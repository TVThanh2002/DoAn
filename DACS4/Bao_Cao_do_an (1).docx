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2F82A" w14:textId="743EBC26" w:rsidR="00285602" w:rsidRPr="00DB4626" w:rsidRDefault="00285602" w:rsidP="00CD45AF">
      <w:pPr>
        <w:widowControl w:val="0"/>
        <w:tabs>
          <w:tab w:val="left" w:pos="993"/>
        </w:tabs>
        <w:spacing w:line="276" w:lineRule="auto"/>
        <w:jc w:val="center"/>
        <w:rPr>
          <w:szCs w:val="28"/>
        </w:rPr>
      </w:pPr>
      <w:bookmarkStart w:id="0" w:name="_Hlk117749279"/>
      <w:bookmarkStart w:id="1" w:name="_Hlk117752955"/>
      <w:r w:rsidRPr="00DB4626">
        <w:rPr>
          <w:szCs w:val="28"/>
        </w:rPr>
        <w:t>TRƯỜNG ĐẠI HỌC CÔNG NGHỆ THÔNG TIN</w:t>
      </w:r>
      <w:r w:rsidRPr="00DB4626">
        <w:rPr>
          <w:szCs w:val="28"/>
        </w:rPr>
        <w:br/>
      </w:r>
      <w:r w:rsidR="007F1302">
        <w:rPr>
          <w:szCs w:val="28"/>
        </w:rPr>
        <w:t>&amp;</w:t>
      </w:r>
      <w:r w:rsidRPr="00DB4626">
        <w:rPr>
          <w:szCs w:val="28"/>
        </w:rPr>
        <w:t xml:space="preserve"> TRUYỀN THÔNG VIỆT- HÀN</w:t>
      </w:r>
    </w:p>
    <w:p w14:paraId="15A74A36" w14:textId="77777777" w:rsidR="00285602" w:rsidRPr="00DB4626" w:rsidRDefault="00285602" w:rsidP="00CD45AF">
      <w:pPr>
        <w:widowControl w:val="0"/>
        <w:tabs>
          <w:tab w:val="left" w:pos="993"/>
        </w:tabs>
        <w:spacing w:line="276" w:lineRule="auto"/>
        <w:jc w:val="center"/>
        <w:rPr>
          <w:b/>
          <w:szCs w:val="28"/>
        </w:rPr>
      </w:pPr>
      <w:r w:rsidRPr="00DB4626">
        <w:rPr>
          <w:b/>
          <w:szCs w:val="28"/>
        </w:rPr>
        <w:t>KHOA KỸ THUẬT MÁY TÍNH VÀ ĐIỆN TỬ</w:t>
      </w:r>
    </w:p>
    <w:p w14:paraId="4DD6C31F" w14:textId="77777777" w:rsidR="00285602" w:rsidRPr="00DB4626" w:rsidRDefault="00285602" w:rsidP="00CD45AF">
      <w:pPr>
        <w:widowControl w:val="0"/>
        <w:tabs>
          <w:tab w:val="left" w:pos="993"/>
        </w:tabs>
        <w:spacing w:line="276" w:lineRule="auto"/>
        <w:jc w:val="center"/>
        <w:rPr>
          <w:b/>
          <w:szCs w:val="28"/>
        </w:rPr>
      </w:pPr>
      <w:r w:rsidRPr="00DB4626">
        <w:rPr>
          <w:b/>
          <w:szCs w:val="28"/>
        </w:rPr>
        <w:sym w:font="Wingdings" w:char="F09D"/>
      </w:r>
      <w:r w:rsidRPr="00DB4626">
        <w:rPr>
          <w:b/>
          <w:szCs w:val="28"/>
        </w:rPr>
        <w:sym w:font="Wingdings" w:char="F026"/>
      </w:r>
      <w:r w:rsidRPr="00DB4626">
        <w:rPr>
          <w:b/>
          <w:szCs w:val="28"/>
        </w:rPr>
        <w:sym w:font="Wingdings" w:char="F09C"/>
      </w:r>
    </w:p>
    <w:p w14:paraId="43085D5E" w14:textId="77777777" w:rsidR="00285602" w:rsidRPr="00DB4626" w:rsidRDefault="00285602" w:rsidP="00CD45AF">
      <w:pPr>
        <w:widowControl w:val="0"/>
        <w:tabs>
          <w:tab w:val="left" w:pos="993"/>
        </w:tabs>
        <w:spacing w:line="276" w:lineRule="auto"/>
        <w:ind w:firstLine="567"/>
        <w:jc w:val="both"/>
        <w:rPr>
          <w:b/>
          <w:szCs w:val="26"/>
        </w:rPr>
      </w:pPr>
    </w:p>
    <w:p w14:paraId="32F2C893" w14:textId="77777777" w:rsidR="00285602" w:rsidRPr="00DB4626" w:rsidRDefault="00285602" w:rsidP="00CD45AF">
      <w:pPr>
        <w:widowControl w:val="0"/>
        <w:tabs>
          <w:tab w:val="left" w:pos="993"/>
        </w:tabs>
        <w:spacing w:line="276" w:lineRule="auto"/>
        <w:jc w:val="center"/>
        <w:rPr>
          <w:b/>
          <w:szCs w:val="26"/>
        </w:rPr>
      </w:pPr>
      <w:r w:rsidRPr="00DB4626">
        <w:rPr>
          <w:b/>
          <w:noProof/>
          <w:szCs w:val="26"/>
          <w:lang w:val="vi-VN" w:eastAsia="vi-VN"/>
        </w:rPr>
        <w:drawing>
          <wp:inline distT="0" distB="0" distL="0" distR="0" wp14:anchorId="4447E1A9" wp14:editId="14A8DC86">
            <wp:extent cx="1945755" cy="1052623"/>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8"/>
                    <a:srcRect l="4307" t="5561" r="6220" b="6478"/>
                    <a:stretch/>
                  </pic:blipFill>
                  <pic:spPr bwMode="auto">
                    <a:xfrm>
                      <a:off x="0" y="0"/>
                      <a:ext cx="1947406" cy="1053516"/>
                    </a:xfrm>
                    <a:prstGeom prst="rect">
                      <a:avLst/>
                    </a:prstGeom>
                    <a:ln>
                      <a:noFill/>
                    </a:ln>
                    <a:extLst>
                      <a:ext uri="{53640926-AAD7-44D8-BBD7-CCE9431645EC}">
                        <a14:shadowObscured xmlns:a14="http://schemas.microsoft.com/office/drawing/2010/main"/>
                      </a:ext>
                    </a:extLst>
                  </pic:spPr>
                </pic:pic>
              </a:graphicData>
            </a:graphic>
          </wp:inline>
        </w:drawing>
      </w:r>
    </w:p>
    <w:p w14:paraId="270578AF" w14:textId="77777777" w:rsidR="00285602" w:rsidRPr="00DB4626" w:rsidRDefault="00285602" w:rsidP="00CD45AF">
      <w:pPr>
        <w:widowControl w:val="0"/>
        <w:tabs>
          <w:tab w:val="left" w:pos="993"/>
        </w:tabs>
        <w:spacing w:line="276" w:lineRule="auto"/>
        <w:jc w:val="both"/>
        <w:rPr>
          <w:b/>
          <w:sz w:val="30"/>
          <w:szCs w:val="30"/>
        </w:rPr>
      </w:pPr>
    </w:p>
    <w:p w14:paraId="17F39DC7" w14:textId="77777777" w:rsidR="00285602" w:rsidRPr="00DB4626" w:rsidRDefault="00285602" w:rsidP="00CD45AF">
      <w:pPr>
        <w:widowControl w:val="0"/>
        <w:tabs>
          <w:tab w:val="left" w:pos="993"/>
        </w:tabs>
        <w:spacing w:line="276" w:lineRule="auto"/>
        <w:jc w:val="center"/>
        <w:rPr>
          <w:b/>
          <w:sz w:val="40"/>
          <w:szCs w:val="30"/>
        </w:rPr>
      </w:pPr>
      <w:r w:rsidRPr="00DB4626">
        <w:rPr>
          <w:b/>
          <w:sz w:val="40"/>
          <w:szCs w:val="30"/>
        </w:rPr>
        <w:t>BÁO CÁO</w:t>
      </w:r>
    </w:p>
    <w:p w14:paraId="77F8AAB7" w14:textId="4845EBAC" w:rsidR="00285602" w:rsidRPr="006A456B" w:rsidRDefault="00152D8A" w:rsidP="00CD45AF">
      <w:pPr>
        <w:widowControl w:val="0"/>
        <w:tabs>
          <w:tab w:val="left" w:pos="993"/>
        </w:tabs>
        <w:spacing w:line="276" w:lineRule="auto"/>
        <w:jc w:val="center"/>
        <w:rPr>
          <w:b/>
          <w:sz w:val="40"/>
          <w:szCs w:val="30"/>
        </w:rPr>
      </w:pPr>
      <w:r w:rsidRPr="00DB4626">
        <w:rPr>
          <w:b/>
          <w:sz w:val="40"/>
          <w:szCs w:val="30"/>
          <w:lang w:val="vi-VN"/>
        </w:rPr>
        <w:t xml:space="preserve">ĐỒ ÁN CƠ SỞ </w:t>
      </w:r>
      <w:r w:rsidR="006A456B">
        <w:rPr>
          <w:b/>
          <w:sz w:val="40"/>
          <w:szCs w:val="30"/>
        </w:rPr>
        <w:t>4</w:t>
      </w:r>
    </w:p>
    <w:p w14:paraId="19BA1D01" w14:textId="77777777" w:rsidR="00285602" w:rsidRPr="00DB4626" w:rsidRDefault="00285602" w:rsidP="00CD45AF">
      <w:pPr>
        <w:widowControl w:val="0"/>
        <w:tabs>
          <w:tab w:val="left" w:pos="993"/>
        </w:tabs>
        <w:spacing w:line="276" w:lineRule="auto"/>
        <w:jc w:val="center"/>
        <w:rPr>
          <w:b/>
          <w:szCs w:val="30"/>
        </w:rPr>
      </w:pPr>
    </w:p>
    <w:p w14:paraId="13F75FD8" w14:textId="12C3AB3A" w:rsidR="00285602" w:rsidRPr="00DB4626" w:rsidRDefault="00285602" w:rsidP="00CD45AF">
      <w:pPr>
        <w:widowControl w:val="0"/>
        <w:tabs>
          <w:tab w:val="left" w:pos="993"/>
        </w:tabs>
        <w:spacing w:line="276" w:lineRule="auto"/>
        <w:jc w:val="center"/>
        <w:rPr>
          <w:b/>
          <w:sz w:val="32"/>
          <w:szCs w:val="32"/>
        </w:rPr>
      </w:pPr>
      <w:r w:rsidRPr="00DB4626">
        <w:rPr>
          <w:b/>
          <w:sz w:val="32"/>
          <w:szCs w:val="32"/>
        </w:rPr>
        <w:t>ĐỀ TÀI:</w:t>
      </w:r>
    </w:p>
    <w:p w14:paraId="778C8D49" w14:textId="108E775B" w:rsidR="00F920B1" w:rsidRPr="00DB4626" w:rsidRDefault="00F920B1" w:rsidP="00CD45AF">
      <w:pPr>
        <w:widowControl w:val="0"/>
        <w:tabs>
          <w:tab w:val="left" w:pos="993"/>
        </w:tabs>
        <w:spacing w:line="276" w:lineRule="auto"/>
        <w:jc w:val="center"/>
        <w:rPr>
          <w:b/>
          <w:sz w:val="40"/>
          <w:szCs w:val="40"/>
        </w:rPr>
      </w:pPr>
      <w:r w:rsidRPr="00DB4626">
        <w:rPr>
          <w:b/>
          <w:sz w:val="40"/>
          <w:szCs w:val="40"/>
        </w:rPr>
        <w:t>XÂY DỰNG HỆ THỐNG ĐIỀU KHIỂN THIẾT BỊ LÀM MÁT THÔNG QUA SMARTPHONE</w:t>
      </w:r>
    </w:p>
    <w:p w14:paraId="2FCCB67D" w14:textId="77777777" w:rsidR="00AA60CA" w:rsidRPr="00DB4626" w:rsidRDefault="00AA60CA" w:rsidP="00F920B1">
      <w:pPr>
        <w:widowControl w:val="0"/>
        <w:tabs>
          <w:tab w:val="left" w:pos="993"/>
        </w:tabs>
        <w:spacing w:line="276" w:lineRule="auto"/>
        <w:jc w:val="both"/>
        <w:rPr>
          <w:b/>
          <w:szCs w:val="26"/>
        </w:rPr>
      </w:pPr>
    </w:p>
    <w:p w14:paraId="5D72570E" w14:textId="2DB910F8" w:rsidR="00285602" w:rsidRPr="00DB4626" w:rsidRDefault="00285602" w:rsidP="00CD45AF">
      <w:pPr>
        <w:widowControl w:val="0"/>
        <w:tabs>
          <w:tab w:val="left" w:pos="993"/>
        </w:tabs>
        <w:spacing w:line="276" w:lineRule="auto"/>
        <w:ind w:firstLine="567"/>
        <w:jc w:val="both"/>
        <w:rPr>
          <w:b/>
          <w:szCs w:val="26"/>
        </w:rPr>
      </w:pPr>
      <w:r w:rsidRPr="00DB4626">
        <w:rPr>
          <w:b/>
          <w:szCs w:val="26"/>
        </w:rPr>
        <w:t xml:space="preserve">    </w:t>
      </w:r>
    </w:p>
    <w:p w14:paraId="068299B1" w14:textId="77777777" w:rsidR="00285602" w:rsidRPr="00DB4626" w:rsidRDefault="00285602" w:rsidP="00CD45AF">
      <w:pPr>
        <w:widowControl w:val="0"/>
        <w:tabs>
          <w:tab w:val="left" w:pos="993"/>
        </w:tabs>
        <w:spacing w:line="276" w:lineRule="auto"/>
        <w:ind w:firstLine="567"/>
        <w:jc w:val="both"/>
        <w:rPr>
          <w:b/>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1"/>
        <w:gridCol w:w="308"/>
        <w:gridCol w:w="2862"/>
        <w:gridCol w:w="222"/>
        <w:gridCol w:w="1263"/>
        <w:gridCol w:w="222"/>
      </w:tblGrid>
      <w:tr w:rsidR="007C7326" w:rsidRPr="00DB4626" w14:paraId="74C89D31" w14:textId="1AE406DE" w:rsidTr="007C7326">
        <w:trPr>
          <w:jc w:val="center"/>
        </w:trPr>
        <w:tc>
          <w:tcPr>
            <w:tcW w:w="0" w:type="auto"/>
          </w:tcPr>
          <w:p w14:paraId="5B4EDA77" w14:textId="205A8FA8" w:rsidR="007C7326" w:rsidRPr="00DB4626" w:rsidRDefault="007C7326" w:rsidP="00CD45AF">
            <w:pPr>
              <w:widowControl w:val="0"/>
              <w:tabs>
                <w:tab w:val="left" w:pos="993"/>
              </w:tabs>
              <w:spacing w:line="276" w:lineRule="auto"/>
              <w:jc w:val="both"/>
              <w:rPr>
                <w:b/>
                <w:szCs w:val="26"/>
              </w:rPr>
            </w:pPr>
          </w:p>
        </w:tc>
        <w:tc>
          <w:tcPr>
            <w:tcW w:w="0" w:type="auto"/>
          </w:tcPr>
          <w:p w14:paraId="7B1FE5C9" w14:textId="6EA08D53" w:rsidR="007C7326" w:rsidRPr="00DB4626" w:rsidRDefault="007C7326" w:rsidP="00CD45AF">
            <w:pPr>
              <w:widowControl w:val="0"/>
              <w:tabs>
                <w:tab w:val="left" w:pos="993"/>
              </w:tabs>
              <w:spacing w:line="276" w:lineRule="auto"/>
              <w:jc w:val="both"/>
              <w:rPr>
                <w:b/>
                <w:szCs w:val="26"/>
              </w:rPr>
            </w:pPr>
          </w:p>
        </w:tc>
        <w:tc>
          <w:tcPr>
            <w:tcW w:w="0" w:type="auto"/>
          </w:tcPr>
          <w:p w14:paraId="11BF5911" w14:textId="21D47531" w:rsidR="007C7326" w:rsidRPr="00DB4626" w:rsidRDefault="007C7326" w:rsidP="00CD45AF">
            <w:pPr>
              <w:widowControl w:val="0"/>
              <w:tabs>
                <w:tab w:val="left" w:pos="993"/>
              </w:tabs>
              <w:spacing w:line="276" w:lineRule="auto"/>
              <w:jc w:val="both"/>
              <w:rPr>
                <w:b/>
                <w:szCs w:val="26"/>
              </w:rPr>
            </w:pPr>
          </w:p>
        </w:tc>
        <w:tc>
          <w:tcPr>
            <w:tcW w:w="0" w:type="auto"/>
          </w:tcPr>
          <w:p w14:paraId="38E836E9" w14:textId="77777777" w:rsidR="007C7326" w:rsidRPr="00DB4626" w:rsidRDefault="007C7326" w:rsidP="00CD45AF">
            <w:pPr>
              <w:widowControl w:val="0"/>
              <w:tabs>
                <w:tab w:val="left" w:pos="993"/>
              </w:tabs>
              <w:spacing w:line="276" w:lineRule="auto"/>
              <w:jc w:val="both"/>
              <w:rPr>
                <w:b/>
                <w:szCs w:val="26"/>
              </w:rPr>
            </w:pPr>
          </w:p>
        </w:tc>
        <w:tc>
          <w:tcPr>
            <w:tcW w:w="0" w:type="auto"/>
          </w:tcPr>
          <w:p w14:paraId="3F8F4E54" w14:textId="77777777" w:rsidR="007C7326" w:rsidRPr="00DB4626" w:rsidRDefault="007C7326" w:rsidP="00CD45AF">
            <w:pPr>
              <w:widowControl w:val="0"/>
              <w:tabs>
                <w:tab w:val="left" w:pos="993"/>
              </w:tabs>
              <w:spacing w:line="276" w:lineRule="auto"/>
              <w:jc w:val="both"/>
              <w:rPr>
                <w:b/>
                <w:szCs w:val="26"/>
              </w:rPr>
            </w:pPr>
          </w:p>
        </w:tc>
        <w:tc>
          <w:tcPr>
            <w:tcW w:w="0" w:type="auto"/>
          </w:tcPr>
          <w:p w14:paraId="77BCC381" w14:textId="77777777" w:rsidR="007C7326" w:rsidRPr="00DB4626" w:rsidRDefault="007C7326" w:rsidP="00CD45AF">
            <w:pPr>
              <w:widowControl w:val="0"/>
              <w:tabs>
                <w:tab w:val="left" w:pos="993"/>
              </w:tabs>
              <w:spacing w:line="276" w:lineRule="auto"/>
              <w:jc w:val="both"/>
              <w:rPr>
                <w:b/>
                <w:szCs w:val="26"/>
              </w:rPr>
            </w:pPr>
          </w:p>
        </w:tc>
      </w:tr>
      <w:tr w:rsidR="007C7326" w:rsidRPr="007C7326" w14:paraId="2FE4C41B" w14:textId="1FA527A6" w:rsidTr="007C7326">
        <w:trPr>
          <w:jc w:val="center"/>
        </w:trPr>
        <w:tc>
          <w:tcPr>
            <w:tcW w:w="0" w:type="auto"/>
          </w:tcPr>
          <w:p w14:paraId="4F434D99" w14:textId="77777777" w:rsidR="007C7326" w:rsidRPr="00DB4626" w:rsidRDefault="007C7326" w:rsidP="00CD45AF">
            <w:pPr>
              <w:widowControl w:val="0"/>
              <w:tabs>
                <w:tab w:val="left" w:pos="993"/>
              </w:tabs>
              <w:spacing w:line="276" w:lineRule="auto"/>
              <w:jc w:val="both"/>
              <w:rPr>
                <w:b/>
                <w:sz w:val="26"/>
                <w:szCs w:val="26"/>
              </w:rPr>
            </w:pPr>
            <w:proofErr w:type="spellStart"/>
            <w:r w:rsidRPr="00DB4626">
              <w:rPr>
                <w:b/>
                <w:sz w:val="26"/>
                <w:szCs w:val="26"/>
              </w:rPr>
              <w:t>Sinh</w:t>
            </w:r>
            <w:proofErr w:type="spellEnd"/>
            <w:r w:rsidRPr="00DB4626">
              <w:rPr>
                <w:b/>
                <w:sz w:val="26"/>
                <w:szCs w:val="26"/>
              </w:rPr>
              <w:t xml:space="preserve"> </w:t>
            </w:r>
            <w:proofErr w:type="spellStart"/>
            <w:r w:rsidRPr="00DB4626">
              <w:rPr>
                <w:b/>
                <w:sz w:val="26"/>
                <w:szCs w:val="26"/>
              </w:rPr>
              <w:t>viên</w:t>
            </w:r>
            <w:proofErr w:type="spellEnd"/>
            <w:r w:rsidRPr="00DB4626">
              <w:rPr>
                <w:b/>
                <w:sz w:val="26"/>
                <w:szCs w:val="26"/>
              </w:rPr>
              <w:t xml:space="preserve"> </w:t>
            </w:r>
            <w:proofErr w:type="spellStart"/>
            <w:r w:rsidRPr="00DB4626">
              <w:rPr>
                <w:b/>
                <w:sz w:val="26"/>
                <w:szCs w:val="26"/>
              </w:rPr>
              <w:t>thực</w:t>
            </w:r>
            <w:proofErr w:type="spellEnd"/>
            <w:r w:rsidRPr="00DB4626">
              <w:rPr>
                <w:b/>
                <w:sz w:val="26"/>
                <w:szCs w:val="26"/>
              </w:rPr>
              <w:t xml:space="preserve"> </w:t>
            </w:r>
            <w:proofErr w:type="spellStart"/>
            <w:r w:rsidRPr="00DB4626">
              <w:rPr>
                <w:b/>
                <w:sz w:val="26"/>
                <w:szCs w:val="26"/>
              </w:rPr>
              <w:t>hiện</w:t>
            </w:r>
            <w:proofErr w:type="spellEnd"/>
          </w:p>
        </w:tc>
        <w:tc>
          <w:tcPr>
            <w:tcW w:w="0" w:type="auto"/>
          </w:tcPr>
          <w:p w14:paraId="6404B687" w14:textId="77777777" w:rsidR="007C7326" w:rsidRPr="00DB4626" w:rsidRDefault="007C7326" w:rsidP="00CD45AF">
            <w:pPr>
              <w:widowControl w:val="0"/>
              <w:tabs>
                <w:tab w:val="left" w:pos="993"/>
              </w:tabs>
              <w:spacing w:line="276" w:lineRule="auto"/>
              <w:jc w:val="both"/>
              <w:rPr>
                <w:b/>
                <w:sz w:val="26"/>
                <w:szCs w:val="26"/>
              </w:rPr>
            </w:pPr>
            <w:r w:rsidRPr="00DB4626">
              <w:rPr>
                <w:b/>
                <w:sz w:val="26"/>
                <w:szCs w:val="26"/>
              </w:rPr>
              <w:t>:</w:t>
            </w:r>
          </w:p>
        </w:tc>
        <w:tc>
          <w:tcPr>
            <w:tcW w:w="0" w:type="auto"/>
          </w:tcPr>
          <w:p w14:paraId="23DB51FB" w14:textId="05407309" w:rsidR="007C7326" w:rsidRPr="00DB4626" w:rsidRDefault="007C7326" w:rsidP="00CD45AF">
            <w:pPr>
              <w:widowControl w:val="0"/>
              <w:tabs>
                <w:tab w:val="left" w:pos="993"/>
              </w:tabs>
              <w:spacing w:line="276" w:lineRule="auto"/>
              <w:jc w:val="both"/>
              <w:rPr>
                <w:b/>
                <w:sz w:val="26"/>
                <w:szCs w:val="26"/>
                <w:lang w:val="vi-VN"/>
              </w:rPr>
            </w:pPr>
            <w:r w:rsidRPr="00DB4626">
              <w:rPr>
                <w:b/>
                <w:sz w:val="26"/>
                <w:szCs w:val="26"/>
                <w:lang w:val="vi-VN"/>
              </w:rPr>
              <w:t>Trần Văn Thanh</w:t>
            </w:r>
          </w:p>
        </w:tc>
        <w:tc>
          <w:tcPr>
            <w:tcW w:w="0" w:type="auto"/>
          </w:tcPr>
          <w:p w14:paraId="1DEEC17B" w14:textId="77777777" w:rsidR="007C7326" w:rsidRPr="00DB4626" w:rsidRDefault="007C7326" w:rsidP="00CD45AF">
            <w:pPr>
              <w:widowControl w:val="0"/>
              <w:tabs>
                <w:tab w:val="left" w:pos="993"/>
              </w:tabs>
              <w:spacing w:line="276" w:lineRule="auto"/>
              <w:jc w:val="both"/>
              <w:rPr>
                <w:b/>
                <w:szCs w:val="26"/>
                <w:lang w:val="vi-VN"/>
              </w:rPr>
            </w:pPr>
          </w:p>
        </w:tc>
        <w:tc>
          <w:tcPr>
            <w:tcW w:w="0" w:type="auto"/>
          </w:tcPr>
          <w:p w14:paraId="6B814BAC" w14:textId="5A4031D6" w:rsidR="007C7326" w:rsidRPr="007C7326" w:rsidRDefault="007C7326" w:rsidP="00CD45AF">
            <w:pPr>
              <w:widowControl w:val="0"/>
              <w:tabs>
                <w:tab w:val="left" w:pos="993"/>
              </w:tabs>
              <w:spacing w:line="276" w:lineRule="auto"/>
              <w:jc w:val="both"/>
              <w:rPr>
                <w:b/>
                <w:sz w:val="26"/>
                <w:szCs w:val="26"/>
                <w:lang w:val="vi-VN"/>
              </w:rPr>
            </w:pPr>
            <w:r w:rsidRPr="007C7326">
              <w:rPr>
                <w:b/>
                <w:sz w:val="26"/>
                <w:szCs w:val="26"/>
                <w:lang w:val="vi-VN"/>
              </w:rPr>
              <w:t>20CE044</w:t>
            </w:r>
          </w:p>
        </w:tc>
        <w:tc>
          <w:tcPr>
            <w:tcW w:w="0" w:type="auto"/>
          </w:tcPr>
          <w:p w14:paraId="5A40E3F8" w14:textId="77777777" w:rsidR="007C7326" w:rsidRPr="007C7326" w:rsidRDefault="007C7326" w:rsidP="00CD45AF">
            <w:pPr>
              <w:widowControl w:val="0"/>
              <w:tabs>
                <w:tab w:val="left" w:pos="993"/>
              </w:tabs>
              <w:spacing w:line="276" w:lineRule="auto"/>
              <w:jc w:val="both"/>
              <w:rPr>
                <w:b/>
                <w:sz w:val="26"/>
                <w:szCs w:val="26"/>
                <w:lang w:val="vi-VN"/>
              </w:rPr>
            </w:pPr>
          </w:p>
        </w:tc>
      </w:tr>
      <w:tr w:rsidR="007C7326" w:rsidRPr="007C7326" w14:paraId="5E0D5E46" w14:textId="06767CE2" w:rsidTr="007C7326">
        <w:trPr>
          <w:jc w:val="center"/>
        </w:trPr>
        <w:tc>
          <w:tcPr>
            <w:tcW w:w="0" w:type="auto"/>
          </w:tcPr>
          <w:p w14:paraId="764402F1" w14:textId="77777777" w:rsidR="007C7326" w:rsidRPr="00DB4626" w:rsidRDefault="007C7326" w:rsidP="00CD45AF">
            <w:pPr>
              <w:widowControl w:val="0"/>
              <w:tabs>
                <w:tab w:val="left" w:pos="993"/>
              </w:tabs>
              <w:spacing w:line="276" w:lineRule="auto"/>
              <w:jc w:val="both"/>
              <w:rPr>
                <w:b/>
                <w:sz w:val="26"/>
                <w:szCs w:val="26"/>
              </w:rPr>
            </w:pPr>
          </w:p>
        </w:tc>
        <w:tc>
          <w:tcPr>
            <w:tcW w:w="0" w:type="auto"/>
          </w:tcPr>
          <w:p w14:paraId="2A31CE2A" w14:textId="77777777" w:rsidR="007C7326" w:rsidRPr="00DB4626" w:rsidRDefault="007C7326" w:rsidP="00CD45AF">
            <w:pPr>
              <w:widowControl w:val="0"/>
              <w:tabs>
                <w:tab w:val="left" w:pos="993"/>
              </w:tabs>
              <w:spacing w:line="276" w:lineRule="auto"/>
              <w:jc w:val="both"/>
              <w:rPr>
                <w:b/>
                <w:sz w:val="26"/>
                <w:szCs w:val="26"/>
              </w:rPr>
            </w:pPr>
          </w:p>
        </w:tc>
        <w:tc>
          <w:tcPr>
            <w:tcW w:w="0" w:type="auto"/>
          </w:tcPr>
          <w:p w14:paraId="53BEE96A" w14:textId="44960909" w:rsidR="007C7326" w:rsidRPr="00DB4626" w:rsidRDefault="007C7326" w:rsidP="00CD45AF">
            <w:pPr>
              <w:widowControl w:val="0"/>
              <w:tabs>
                <w:tab w:val="left" w:pos="993"/>
              </w:tabs>
              <w:spacing w:line="276" w:lineRule="auto"/>
              <w:jc w:val="both"/>
              <w:rPr>
                <w:b/>
                <w:sz w:val="26"/>
                <w:szCs w:val="26"/>
              </w:rPr>
            </w:pPr>
            <w:proofErr w:type="spellStart"/>
            <w:r w:rsidRPr="00DB4626">
              <w:rPr>
                <w:b/>
                <w:sz w:val="26"/>
                <w:szCs w:val="26"/>
              </w:rPr>
              <w:t>Trần</w:t>
            </w:r>
            <w:proofErr w:type="spellEnd"/>
            <w:r w:rsidRPr="00DB4626">
              <w:rPr>
                <w:b/>
                <w:sz w:val="26"/>
                <w:szCs w:val="26"/>
              </w:rPr>
              <w:t xml:space="preserve"> Huỳnh Anh Nhật</w:t>
            </w:r>
          </w:p>
        </w:tc>
        <w:tc>
          <w:tcPr>
            <w:tcW w:w="0" w:type="auto"/>
          </w:tcPr>
          <w:p w14:paraId="0AA1B123" w14:textId="77777777" w:rsidR="007C7326" w:rsidRPr="00DB4626" w:rsidRDefault="007C7326" w:rsidP="00CD45AF">
            <w:pPr>
              <w:widowControl w:val="0"/>
              <w:tabs>
                <w:tab w:val="left" w:pos="993"/>
              </w:tabs>
              <w:spacing w:line="276" w:lineRule="auto"/>
              <w:jc w:val="both"/>
              <w:rPr>
                <w:b/>
                <w:szCs w:val="26"/>
              </w:rPr>
            </w:pPr>
          </w:p>
        </w:tc>
        <w:tc>
          <w:tcPr>
            <w:tcW w:w="0" w:type="auto"/>
          </w:tcPr>
          <w:p w14:paraId="781546AE" w14:textId="0A277B56" w:rsidR="007C7326" w:rsidRPr="007C7326" w:rsidRDefault="007C7326" w:rsidP="00CD45AF">
            <w:pPr>
              <w:widowControl w:val="0"/>
              <w:tabs>
                <w:tab w:val="left" w:pos="993"/>
              </w:tabs>
              <w:spacing w:line="276" w:lineRule="auto"/>
              <w:jc w:val="both"/>
              <w:rPr>
                <w:b/>
                <w:sz w:val="26"/>
                <w:szCs w:val="26"/>
              </w:rPr>
            </w:pPr>
            <w:r w:rsidRPr="007C7326">
              <w:rPr>
                <w:b/>
                <w:sz w:val="26"/>
                <w:szCs w:val="26"/>
                <w:lang w:val="vi-VN"/>
              </w:rPr>
              <w:t>20CE040</w:t>
            </w:r>
          </w:p>
        </w:tc>
        <w:tc>
          <w:tcPr>
            <w:tcW w:w="0" w:type="auto"/>
          </w:tcPr>
          <w:p w14:paraId="63457F8A" w14:textId="77777777" w:rsidR="007C7326" w:rsidRPr="007C7326" w:rsidRDefault="007C7326" w:rsidP="00CD45AF">
            <w:pPr>
              <w:widowControl w:val="0"/>
              <w:tabs>
                <w:tab w:val="left" w:pos="993"/>
              </w:tabs>
              <w:spacing w:line="276" w:lineRule="auto"/>
              <w:jc w:val="both"/>
              <w:rPr>
                <w:b/>
                <w:sz w:val="26"/>
                <w:szCs w:val="26"/>
              </w:rPr>
            </w:pPr>
          </w:p>
        </w:tc>
      </w:tr>
      <w:tr w:rsidR="007C7326" w:rsidRPr="00DB4626" w14:paraId="6B49193A" w14:textId="7C3AB48F" w:rsidTr="007C7326">
        <w:trPr>
          <w:jc w:val="center"/>
        </w:trPr>
        <w:tc>
          <w:tcPr>
            <w:tcW w:w="0" w:type="auto"/>
          </w:tcPr>
          <w:p w14:paraId="41E68A4E" w14:textId="1B7FED58" w:rsidR="007C7326" w:rsidRPr="00DB4626" w:rsidRDefault="007C7326" w:rsidP="00AA60CA">
            <w:pPr>
              <w:widowControl w:val="0"/>
              <w:tabs>
                <w:tab w:val="left" w:pos="993"/>
              </w:tabs>
              <w:spacing w:line="276" w:lineRule="auto"/>
              <w:jc w:val="both"/>
              <w:rPr>
                <w:b/>
                <w:sz w:val="26"/>
                <w:szCs w:val="26"/>
              </w:rPr>
            </w:pPr>
            <w:proofErr w:type="spellStart"/>
            <w:r w:rsidRPr="00DB4626">
              <w:rPr>
                <w:b/>
                <w:sz w:val="26"/>
                <w:szCs w:val="26"/>
              </w:rPr>
              <w:t>Giảng</w:t>
            </w:r>
            <w:proofErr w:type="spellEnd"/>
            <w:r w:rsidRPr="00DB4626">
              <w:rPr>
                <w:b/>
                <w:sz w:val="26"/>
                <w:szCs w:val="26"/>
              </w:rPr>
              <w:t xml:space="preserve"> </w:t>
            </w:r>
            <w:proofErr w:type="spellStart"/>
            <w:r w:rsidRPr="00DB4626">
              <w:rPr>
                <w:b/>
                <w:sz w:val="26"/>
                <w:szCs w:val="26"/>
              </w:rPr>
              <w:t>viên</w:t>
            </w:r>
            <w:proofErr w:type="spellEnd"/>
            <w:r w:rsidRPr="00DB4626">
              <w:rPr>
                <w:b/>
                <w:sz w:val="26"/>
                <w:szCs w:val="26"/>
              </w:rPr>
              <w:t xml:space="preserve"> </w:t>
            </w:r>
            <w:proofErr w:type="spellStart"/>
            <w:r w:rsidRPr="00DB4626">
              <w:rPr>
                <w:b/>
                <w:sz w:val="26"/>
                <w:szCs w:val="26"/>
              </w:rPr>
              <w:t>hướng</w:t>
            </w:r>
            <w:proofErr w:type="spellEnd"/>
            <w:r w:rsidRPr="00DB4626">
              <w:rPr>
                <w:b/>
                <w:sz w:val="26"/>
                <w:szCs w:val="26"/>
              </w:rPr>
              <w:t xml:space="preserve"> </w:t>
            </w:r>
            <w:proofErr w:type="spellStart"/>
            <w:r w:rsidRPr="00DB4626">
              <w:rPr>
                <w:b/>
                <w:sz w:val="26"/>
                <w:szCs w:val="26"/>
              </w:rPr>
              <w:t>dẫn</w:t>
            </w:r>
            <w:proofErr w:type="spellEnd"/>
          </w:p>
        </w:tc>
        <w:tc>
          <w:tcPr>
            <w:tcW w:w="0" w:type="auto"/>
          </w:tcPr>
          <w:p w14:paraId="4454BB3C" w14:textId="15C10D28" w:rsidR="007C7326" w:rsidRPr="00DB4626" w:rsidRDefault="007C7326" w:rsidP="00AA60CA">
            <w:pPr>
              <w:widowControl w:val="0"/>
              <w:tabs>
                <w:tab w:val="left" w:pos="993"/>
              </w:tabs>
              <w:spacing w:line="276" w:lineRule="auto"/>
              <w:jc w:val="both"/>
              <w:rPr>
                <w:b/>
                <w:sz w:val="26"/>
                <w:szCs w:val="26"/>
              </w:rPr>
            </w:pPr>
            <w:r w:rsidRPr="00DB4626">
              <w:rPr>
                <w:b/>
                <w:sz w:val="26"/>
                <w:szCs w:val="26"/>
              </w:rPr>
              <w:t>:</w:t>
            </w:r>
          </w:p>
        </w:tc>
        <w:tc>
          <w:tcPr>
            <w:tcW w:w="0" w:type="auto"/>
          </w:tcPr>
          <w:p w14:paraId="019FD207" w14:textId="41D6A66B" w:rsidR="007C7326" w:rsidRPr="00DB4626" w:rsidRDefault="007C7326" w:rsidP="00AA60CA">
            <w:pPr>
              <w:widowControl w:val="0"/>
              <w:tabs>
                <w:tab w:val="left" w:pos="993"/>
              </w:tabs>
              <w:spacing w:line="276" w:lineRule="auto"/>
              <w:jc w:val="both"/>
              <w:rPr>
                <w:b/>
                <w:sz w:val="26"/>
                <w:szCs w:val="26"/>
                <w:lang w:val="vi-VN"/>
              </w:rPr>
            </w:pPr>
            <w:r w:rsidRPr="00DB4626">
              <w:rPr>
                <w:b/>
                <w:sz w:val="26"/>
                <w:szCs w:val="26"/>
                <w:lang w:val="vi-VN"/>
              </w:rPr>
              <w:t>TS. Vương Công Đạt</w:t>
            </w:r>
          </w:p>
        </w:tc>
        <w:tc>
          <w:tcPr>
            <w:tcW w:w="0" w:type="auto"/>
          </w:tcPr>
          <w:p w14:paraId="732DD393" w14:textId="77777777" w:rsidR="007C7326" w:rsidRPr="00DB4626" w:rsidRDefault="007C7326" w:rsidP="00AA60CA">
            <w:pPr>
              <w:widowControl w:val="0"/>
              <w:tabs>
                <w:tab w:val="left" w:pos="993"/>
              </w:tabs>
              <w:spacing w:line="276" w:lineRule="auto"/>
              <w:jc w:val="both"/>
              <w:rPr>
                <w:b/>
                <w:szCs w:val="26"/>
                <w:lang w:val="vi-VN"/>
              </w:rPr>
            </w:pPr>
          </w:p>
        </w:tc>
        <w:tc>
          <w:tcPr>
            <w:tcW w:w="0" w:type="auto"/>
          </w:tcPr>
          <w:p w14:paraId="401A9188" w14:textId="77777777" w:rsidR="007C7326" w:rsidRPr="00DB4626" w:rsidRDefault="007C7326" w:rsidP="00AA60CA">
            <w:pPr>
              <w:widowControl w:val="0"/>
              <w:tabs>
                <w:tab w:val="left" w:pos="993"/>
              </w:tabs>
              <w:spacing w:line="276" w:lineRule="auto"/>
              <w:jc w:val="both"/>
              <w:rPr>
                <w:b/>
                <w:szCs w:val="26"/>
                <w:lang w:val="vi-VN"/>
              </w:rPr>
            </w:pPr>
          </w:p>
        </w:tc>
        <w:tc>
          <w:tcPr>
            <w:tcW w:w="0" w:type="auto"/>
          </w:tcPr>
          <w:p w14:paraId="564DF43C" w14:textId="77777777" w:rsidR="007C7326" w:rsidRPr="00DB4626" w:rsidRDefault="007C7326" w:rsidP="00AA60CA">
            <w:pPr>
              <w:widowControl w:val="0"/>
              <w:tabs>
                <w:tab w:val="left" w:pos="993"/>
              </w:tabs>
              <w:spacing w:line="276" w:lineRule="auto"/>
              <w:jc w:val="both"/>
              <w:rPr>
                <w:b/>
                <w:szCs w:val="26"/>
                <w:lang w:val="vi-VN"/>
              </w:rPr>
            </w:pPr>
          </w:p>
        </w:tc>
      </w:tr>
      <w:tr w:rsidR="007C7326" w:rsidRPr="00DB4626" w14:paraId="3C26CB51" w14:textId="079F75DF" w:rsidTr="007C7326">
        <w:trPr>
          <w:jc w:val="center"/>
        </w:trPr>
        <w:tc>
          <w:tcPr>
            <w:tcW w:w="0" w:type="auto"/>
          </w:tcPr>
          <w:p w14:paraId="37B5658F" w14:textId="77777777" w:rsidR="007C7326" w:rsidRPr="00DB4626" w:rsidRDefault="007C7326" w:rsidP="00AA60CA">
            <w:pPr>
              <w:widowControl w:val="0"/>
              <w:tabs>
                <w:tab w:val="left" w:pos="993"/>
              </w:tabs>
              <w:spacing w:line="276" w:lineRule="auto"/>
              <w:jc w:val="both"/>
              <w:rPr>
                <w:b/>
                <w:sz w:val="26"/>
                <w:szCs w:val="26"/>
              </w:rPr>
            </w:pPr>
            <w:proofErr w:type="spellStart"/>
            <w:r w:rsidRPr="00DB4626">
              <w:rPr>
                <w:b/>
                <w:sz w:val="26"/>
                <w:szCs w:val="26"/>
              </w:rPr>
              <w:t>Lớp</w:t>
            </w:r>
            <w:proofErr w:type="spellEnd"/>
          </w:p>
        </w:tc>
        <w:tc>
          <w:tcPr>
            <w:tcW w:w="0" w:type="auto"/>
          </w:tcPr>
          <w:p w14:paraId="4505F20B" w14:textId="77777777" w:rsidR="007C7326" w:rsidRPr="00DB4626" w:rsidRDefault="007C7326" w:rsidP="00AA60CA">
            <w:pPr>
              <w:widowControl w:val="0"/>
              <w:tabs>
                <w:tab w:val="left" w:pos="993"/>
              </w:tabs>
              <w:spacing w:line="276" w:lineRule="auto"/>
              <w:jc w:val="both"/>
              <w:rPr>
                <w:b/>
                <w:sz w:val="26"/>
                <w:szCs w:val="26"/>
              </w:rPr>
            </w:pPr>
            <w:r w:rsidRPr="00DB4626">
              <w:rPr>
                <w:b/>
                <w:sz w:val="26"/>
                <w:szCs w:val="26"/>
              </w:rPr>
              <w:t>:</w:t>
            </w:r>
          </w:p>
        </w:tc>
        <w:tc>
          <w:tcPr>
            <w:tcW w:w="0" w:type="auto"/>
          </w:tcPr>
          <w:p w14:paraId="10237AB2" w14:textId="77777777" w:rsidR="007C7326" w:rsidRPr="00DB4626" w:rsidRDefault="007C7326" w:rsidP="00AA60CA">
            <w:pPr>
              <w:widowControl w:val="0"/>
              <w:tabs>
                <w:tab w:val="left" w:pos="993"/>
              </w:tabs>
              <w:spacing w:line="276" w:lineRule="auto"/>
              <w:jc w:val="both"/>
              <w:rPr>
                <w:b/>
                <w:sz w:val="26"/>
                <w:szCs w:val="26"/>
              </w:rPr>
            </w:pPr>
            <w:r w:rsidRPr="00DB4626">
              <w:rPr>
                <w:b/>
                <w:sz w:val="26"/>
                <w:szCs w:val="26"/>
              </w:rPr>
              <w:t>20CE</w:t>
            </w:r>
          </w:p>
        </w:tc>
        <w:tc>
          <w:tcPr>
            <w:tcW w:w="0" w:type="auto"/>
          </w:tcPr>
          <w:p w14:paraId="0B7997D9" w14:textId="77777777" w:rsidR="007C7326" w:rsidRPr="00DB4626" w:rsidRDefault="007C7326" w:rsidP="00AA60CA">
            <w:pPr>
              <w:widowControl w:val="0"/>
              <w:tabs>
                <w:tab w:val="left" w:pos="993"/>
              </w:tabs>
              <w:spacing w:line="276" w:lineRule="auto"/>
              <w:jc w:val="both"/>
              <w:rPr>
                <w:b/>
                <w:szCs w:val="26"/>
              </w:rPr>
            </w:pPr>
          </w:p>
        </w:tc>
        <w:tc>
          <w:tcPr>
            <w:tcW w:w="0" w:type="auto"/>
          </w:tcPr>
          <w:p w14:paraId="52C31D46" w14:textId="77777777" w:rsidR="007C7326" w:rsidRPr="00DB4626" w:rsidRDefault="007C7326" w:rsidP="00AA60CA">
            <w:pPr>
              <w:widowControl w:val="0"/>
              <w:tabs>
                <w:tab w:val="left" w:pos="993"/>
              </w:tabs>
              <w:spacing w:line="276" w:lineRule="auto"/>
              <w:jc w:val="both"/>
              <w:rPr>
                <w:b/>
                <w:szCs w:val="26"/>
              </w:rPr>
            </w:pPr>
          </w:p>
        </w:tc>
        <w:tc>
          <w:tcPr>
            <w:tcW w:w="0" w:type="auto"/>
          </w:tcPr>
          <w:p w14:paraId="2246DE2C" w14:textId="77777777" w:rsidR="007C7326" w:rsidRPr="00DB4626" w:rsidRDefault="007C7326" w:rsidP="00AA60CA">
            <w:pPr>
              <w:widowControl w:val="0"/>
              <w:tabs>
                <w:tab w:val="left" w:pos="993"/>
              </w:tabs>
              <w:spacing w:line="276" w:lineRule="auto"/>
              <w:jc w:val="both"/>
              <w:rPr>
                <w:b/>
                <w:szCs w:val="26"/>
              </w:rPr>
            </w:pPr>
          </w:p>
        </w:tc>
      </w:tr>
    </w:tbl>
    <w:p w14:paraId="3752B54C" w14:textId="77777777" w:rsidR="00285602" w:rsidRPr="00DB4626" w:rsidRDefault="00285602" w:rsidP="00CD45AF">
      <w:pPr>
        <w:widowControl w:val="0"/>
        <w:tabs>
          <w:tab w:val="left" w:pos="993"/>
        </w:tabs>
        <w:spacing w:line="276" w:lineRule="auto"/>
        <w:jc w:val="center"/>
        <w:rPr>
          <w:b/>
          <w:szCs w:val="26"/>
        </w:rPr>
      </w:pPr>
    </w:p>
    <w:p w14:paraId="7B01FA66" w14:textId="77777777" w:rsidR="00285602" w:rsidRPr="00DB4626" w:rsidRDefault="00285602" w:rsidP="00CD45AF">
      <w:pPr>
        <w:widowControl w:val="0"/>
        <w:tabs>
          <w:tab w:val="left" w:pos="993"/>
        </w:tabs>
        <w:spacing w:line="276" w:lineRule="auto"/>
        <w:jc w:val="both"/>
        <w:rPr>
          <w:b/>
          <w:i/>
          <w:szCs w:val="26"/>
        </w:rPr>
      </w:pPr>
    </w:p>
    <w:p w14:paraId="15F01A70" w14:textId="0B254A07" w:rsidR="00285602" w:rsidRPr="00DB4626" w:rsidRDefault="00285602" w:rsidP="00CD45AF">
      <w:pPr>
        <w:widowControl w:val="0"/>
        <w:tabs>
          <w:tab w:val="left" w:pos="993"/>
        </w:tabs>
        <w:spacing w:line="276" w:lineRule="auto"/>
        <w:jc w:val="both"/>
        <w:rPr>
          <w:b/>
          <w:i/>
          <w:szCs w:val="26"/>
        </w:rPr>
      </w:pPr>
    </w:p>
    <w:p w14:paraId="3095A265" w14:textId="7783CAD7" w:rsidR="009C5F37" w:rsidRPr="00DB4626" w:rsidRDefault="009C5F37" w:rsidP="00CD45AF">
      <w:pPr>
        <w:widowControl w:val="0"/>
        <w:tabs>
          <w:tab w:val="left" w:pos="993"/>
        </w:tabs>
        <w:spacing w:line="276" w:lineRule="auto"/>
        <w:jc w:val="both"/>
        <w:rPr>
          <w:b/>
          <w:i/>
          <w:szCs w:val="26"/>
        </w:rPr>
      </w:pPr>
    </w:p>
    <w:p w14:paraId="16098541" w14:textId="0649DEDE" w:rsidR="009C5F37" w:rsidRPr="00DB4626" w:rsidRDefault="009C5F37" w:rsidP="00CD45AF">
      <w:pPr>
        <w:widowControl w:val="0"/>
        <w:tabs>
          <w:tab w:val="left" w:pos="993"/>
        </w:tabs>
        <w:spacing w:line="276" w:lineRule="auto"/>
        <w:jc w:val="both"/>
        <w:rPr>
          <w:b/>
          <w:i/>
          <w:szCs w:val="26"/>
        </w:rPr>
      </w:pPr>
    </w:p>
    <w:p w14:paraId="5AF78C5D" w14:textId="65D0C1F2" w:rsidR="009C5F37" w:rsidRPr="00DB4626" w:rsidRDefault="009C5F37" w:rsidP="00CD45AF">
      <w:pPr>
        <w:widowControl w:val="0"/>
        <w:tabs>
          <w:tab w:val="left" w:pos="993"/>
        </w:tabs>
        <w:spacing w:line="276" w:lineRule="auto"/>
        <w:jc w:val="both"/>
        <w:rPr>
          <w:b/>
          <w:i/>
          <w:szCs w:val="26"/>
        </w:rPr>
      </w:pPr>
    </w:p>
    <w:p w14:paraId="14AD4BEA" w14:textId="5746122B" w:rsidR="009C5F37" w:rsidRPr="00DB4626" w:rsidRDefault="009C5F37" w:rsidP="00CD45AF">
      <w:pPr>
        <w:widowControl w:val="0"/>
        <w:tabs>
          <w:tab w:val="left" w:pos="993"/>
        </w:tabs>
        <w:spacing w:line="276" w:lineRule="auto"/>
        <w:jc w:val="both"/>
        <w:rPr>
          <w:b/>
          <w:i/>
          <w:szCs w:val="26"/>
        </w:rPr>
      </w:pPr>
    </w:p>
    <w:p w14:paraId="3633E45F" w14:textId="7FCCE7CD" w:rsidR="009C5F37" w:rsidRPr="00DB4626" w:rsidRDefault="009C5F37" w:rsidP="00CD45AF">
      <w:pPr>
        <w:widowControl w:val="0"/>
        <w:tabs>
          <w:tab w:val="left" w:pos="993"/>
        </w:tabs>
        <w:spacing w:line="276" w:lineRule="auto"/>
        <w:jc w:val="both"/>
        <w:rPr>
          <w:b/>
          <w:i/>
          <w:szCs w:val="26"/>
        </w:rPr>
      </w:pPr>
    </w:p>
    <w:p w14:paraId="72E594C3" w14:textId="6C88EF41" w:rsidR="009C5F37" w:rsidRPr="00DB4626" w:rsidRDefault="009C5F37" w:rsidP="00CD45AF">
      <w:pPr>
        <w:widowControl w:val="0"/>
        <w:tabs>
          <w:tab w:val="left" w:pos="993"/>
        </w:tabs>
        <w:spacing w:line="276" w:lineRule="auto"/>
        <w:jc w:val="both"/>
        <w:rPr>
          <w:b/>
          <w:i/>
          <w:szCs w:val="26"/>
        </w:rPr>
      </w:pPr>
    </w:p>
    <w:p w14:paraId="5C4F788A" w14:textId="77777777" w:rsidR="009C5F37" w:rsidRPr="00DB4626" w:rsidRDefault="009C5F37" w:rsidP="00CD45AF">
      <w:pPr>
        <w:widowControl w:val="0"/>
        <w:tabs>
          <w:tab w:val="left" w:pos="993"/>
        </w:tabs>
        <w:spacing w:line="276" w:lineRule="auto"/>
        <w:jc w:val="both"/>
        <w:rPr>
          <w:b/>
          <w:i/>
          <w:szCs w:val="26"/>
        </w:rPr>
      </w:pPr>
    </w:p>
    <w:p w14:paraId="3732E612" w14:textId="77777777" w:rsidR="00285602" w:rsidRPr="00DB4626" w:rsidRDefault="00285602" w:rsidP="00CD45AF">
      <w:pPr>
        <w:widowControl w:val="0"/>
        <w:tabs>
          <w:tab w:val="left" w:pos="993"/>
        </w:tabs>
        <w:spacing w:line="276" w:lineRule="auto"/>
        <w:jc w:val="both"/>
        <w:rPr>
          <w:b/>
          <w:i/>
          <w:szCs w:val="26"/>
        </w:rPr>
      </w:pPr>
    </w:p>
    <w:p w14:paraId="0562F58E" w14:textId="2C0188AC" w:rsidR="00285602" w:rsidRPr="00DB4626" w:rsidRDefault="00285602" w:rsidP="00CD45AF">
      <w:pPr>
        <w:widowControl w:val="0"/>
        <w:spacing w:line="276" w:lineRule="auto"/>
        <w:jc w:val="center"/>
        <w:rPr>
          <w:szCs w:val="26"/>
        </w:rPr>
        <w:sectPr w:rsidR="00285602" w:rsidRPr="00DB4626" w:rsidSect="00DB4626">
          <w:pgSz w:w="11907" w:h="16840" w:code="9"/>
          <w:pgMar w:top="1134" w:right="1134" w:bottom="1134" w:left="1701" w:header="720" w:footer="720" w:gutter="0"/>
          <w:pgBorders>
            <w:top w:val="twistedLines1" w:sz="18" w:space="0" w:color="auto"/>
            <w:left w:val="twistedLines1" w:sz="18" w:space="0" w:color="auto"/>
            <w:bottom w:val="twistedLines1" w:sz="18" w:space="0" w:color="auto"/>
            <w:right w:val="twistedLines1" w:sz="18" w:space="0" w:color="auto"/>
          </w:pgBorders>
          <w:pgNumType w:fmt="lowerRoman" w:start="1"/>
          <w:cols w:space="720"/>
          <w:docGrid w:linePitch="381"/>
        </w:sectPr>
      </w:pPr>
      <w:proofErr w:type="spellStart"/>
      <w:r w:rsidRPr="00DB4626">
        <w:rPr>
          <w:b/>
          <w:i/>
          <w:szCs w:val="26"/>
        </w:rPr>
        <w:t>Đà</w:t>
      </w:r>
      <w:proofErr w:type="spellEnd"/>
      <w:r w:rsidRPr="00DB4626">
        <w:rPr>
          <w:b/>
          <w:i/>
          <w:szCs w:val="26"/>
        </w:rPr>
        <w:t xml:space="preserve"> </w:t>
      </w:r>
      <w:proofErr w:type="spellStart"/>
      <w:r w:rsidRPr="00DB4626">
        <w:rPr>
          <w:b/>
          <w:i/>
          <w:szCs w:val="26"/>
        </w:rPr>
        <w:t>Nẵng</w:t>
      </w:r>
      <w:proofErr w:type="spellEnd"/>
      <w:r w:rsidRPr="00DB4626">
        <w:rPr>
          <w:b/>
          <w:i/>
          <w:szCs w:val="26"/>
        </w:rPr>
        <w:t xml:space="preserve">, </w:t>
      </w:r>
      <w:proofErr w:type="spellStart"/>
      <w:r w:rsidRPr="00DB4626">
        <w:rPr>
          <w:b/>
          <w:i/>
          <w:szCs w:val="26"/>
        </w:rPr>
        <w:t>tháng</w:t>
      </w:r>
      <w:proofErr w:type="spellEnd"/>
      <w:r w:rsidRPr="00DB4626">
        <w:rPr>
          <w:b/>
          <w:i/>
          <w:szCs w:val="26"/>
        </w:rPr>
        <w:t xml:space="preserve"> </w:t>
      </w:r>
      <w:r w:rsidR="00E35FDA" w:rsidRPr="00DB4626">
        <w:rPr>
          <w:b/>
          <w:i/>
          <w:szCs w:val="26"/>
        </w:rPr>
        <w:t xml:space="preserve">12 </w:t>
      </w:r>
      <w:proofErr w:type="spellStart"/>
      <w:r w:rsidRPr="00DB4626">
        <w:rPr>
          <w:b/>
          <w:i/>
          <w:szCs w:val="26"/>
        </w:rPr>
        <w:t>năm</w:t>
      </w:r>
      <w:proofErr w:type="spellEnd"/>
      <w:r w:rsidRPr="00DB4626">
        <w:rPr>
          <w:b/>
          <w:i/>
          <w:szCs w:val="26"/>
        </w:rPr>
        <w:t xml:space="preserve"> 2022</w:t>
      </w:r>
    </w:p>
    <w:p w14:paraId="6D61134C" w14:textId="77777777" w:rsidR="003A4019" w:rsidRDefault="003A4019" w:rsidP="003A4019">
      <w:pPr>
        <w:spacing w:line="360" w:lineRule="auto"/>
        <w:rPr>
          <w:b/>
          <w:szCs w:val="26"/>
        </w:rPr>
      </w:pPr>
      <w:bookmarkStart w:id="2" w:name="_Toc119329301"/>
      <w:bookmarkStart w:id="3" w:name="_Toc119329300"/>
      <w:bookmarkStart w:id="4" w:name="_Toc57216370"/>
      <w:bookmarkStart w:id="5" w:name="_Toc7979773"/>
      <w:bookmarkStart w:id="6" w:name="_Toc7979836"/>
      <w:bookmarkStart w:id="7" w:name="_Toc8805988"/>
      <w:bookmarkStart w:id="8" w:name="_Toc9016555"/>
      <w:bookmarkStart w:id="9" w:name="_Toc9522822"/>
      <w:bookmarkStart w:id="10" w:name="_Toc9522924"/>
    </w:p>
    <w:p w14:paraId="402E4724" w14:textId="77777777" w:rsidR="003A4019" w:rsidRPr="00E06DD8" w:rsidRDefault="003A4019" w:rsidP="003A4019">
      <w:pPr>
        <w:spacing w:before="240"/>
        <w:jc w:val="center"/>
        <w:rPr>
          <w:sz w:val="32"/>
          <w:szCs w:val="28"/>
        </w:rPr>
      </w:pPr>
      <w:r w:rsidRPr="00E06DD8">
        <w:rPr>
          <w:szCs w:val="28"/>
        </w:rPr>
        <w:t xml:space="preserve">TRƯỜNG ĐẠI HỌC </w:t>
      </w:r>
      <w:r>
        <w:rPr>
          <w:szCs w:val="28"/>
        </w:rPr>
        <w:t>CÔNG NGHỆ THÔNG TIN &amp;</w:t>
      </w:r>
    </w:p>
    <w:p w14:paraId="4A6C111C" w14:textId="4FD509B8" w:rsidR="003A4019" w:rsidRDefault="003A4019" w:rsidP="003A4019">
      <w:pPr>
        <w:keepNext/>
        <w:spacing w:before="120" w:line="360" w:lineRule="auto"/>
        <w:jc w:val="center"/>
        <w:rPr>
          <w:szCs w:val="28"/>
        </w:rPr>
      </w:pPr>
      <w:r w:rsidRPr="00037843">
        <w:rPr>
          <w:szCs w:val="28"/>
        </w:rPr>
        <w:t xml:space="preserve">TRUYỀN THÔNG VIỆT </w:t>
      </w:r>
      <w:r>
        <w:rPr>
          <w:szCs w:val="28"/>
        </w:rPr>
        <w:t>-</w:t>
      </w:r>
      <w:r w:rsidRPr="00037843">
        <w:rPr>
          <w:szCs w:val="28"/>
        </w:rPr>
        <w:t xml:space="preserve"> HÀN</w:t>
      </w:r>
    </w:p>
    <w:p w14:paraId="32E13D86" w14:textId="77777777" w:rsidR="003A4019" w:rsidRPr="00DB4626" w:rsidRDefault="003A4019" w:rsidP="003A4019">
      <w:pPr>
        <w:widowControl w:val="0"/>
        <w:tabs>
          <w:tab w:val="left" w:pos="993"/>
        </w:tabs>
        <w:spacing w:line="276" w:lineRule="auto"/>
        <w:jc w:val="center"/>
        <w:rPr>
          <w:b/>
          <w:szCs w:val="28"/>
        </w:rPr>
      </w:pPr>
      <w:r w:rsidRPr="00DB4626">
        <w:rPr>
          <w:b/>
          <w:szCs w:val="28"/>
        </w:rPr>
        <w:t>KHOA KỸ THUẬT MÁY TÍNH VÀ ĐIỆN TỬ</w:t>
      </w:r>
    </w:p>
    <w:p w14:paraId="5FB78AE3" w14:textId="77777777" w:rsidR="003A4019" w:rsidRPr="00037843" w:rsidRDefault="003A4019" w:rsidP="003A4019">
      <w:pPr>
        <w:keepNext/>
        <w:spacing w:before="120" w:line="360" w:lineRule="auto"/>
        <w:jc w:val="center"/>
        <w:rPr>
          <w:szCs w:val="28"/>
        </w:rPr>
      </w:pPr>
      <w:r w:rsidRPr="00750B87">
        <w:rPr>
          <w:noProof/>
          <w:szCs w:val="28"/>
          <w:lang w:val="vi-VN" w:eastAsia="vi-VN"/>
        </w:rPr>
        <w:drawing>
          <wp:inline distT="0" distB="0" distL="0" distR="0" wp14:anchorId="71839B24" wp14:editId="60E395EF">
            <wp:extent cx="1257300" cy="73540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1F5818A8" w14:textId="77777777" w:rsidR="003A4019" w:rsidRPr="00911E6D" w:rsidRDefault="003A4019" w:rsidP="003A4019">
      <w:pPr>
        <w:spacing w:after="120" w:line="360" w:lineRule="auto"/>
        <w:rPr>
          <w:szCs w:val="26"/>
        </w:rPr>
      </w:pPr>
    </w:p>
    <w:p w14:paraId="11B6B7FB" w14:textId="77777777" w:rsidR="003A4019" w:rsidRDefault="003A4019" w:rsidP="003A4019">
      <w:pPr>
        <w:spacing w:line="360" w:lineRule="auto"/>
        <w:jc w:val="center"/>
        <w:rPr>
          <w:sz w:val="32"/>
          <w:szCs w:val="32"/>
        </w:rPr>
      </w:pPr>
    </w:p>
    <w:p w14:paraId="314B62FE" w14:textId="77777777" w:rsidR="003A4019" w:rsidRPr="00DB4626" w:rsidRDefault="003A4019" w:rsidP="003A4019">
      <w:pPr>
        <w:widowControl w:val="0"/>
        <w:tabs>
          <w:tab w:val="left" w:pos="993"/>
        </w:tabs>
        <w:spacing w:line="276" w:lineRule="auto"/>
        <w:jc w:val="center"/>
        <w:rPr>
          <w:b/>
          <w:sz w:val="40"/>
          <w:szCs w:val="30"/>
        </w:rPr>
      </w:pPr>
      <w:r w:rsidRPr="00DB4626">
        <w:rPr>
          <w:b/>
          <w:sz w:val="40"/>
          <w:szCs w:val="30"/>
        </w:rPr>
        <w:t>BÁO CÁO</w:t>
      </w:r>
    </w:p>
    <w:p w14:paraId="342177FA" w14:textId="67B5D445" w:rsidR="003A4019" w:rsidRPr="006A456B" w:rsidRDefault="003A4019" w:rsidP="003A4019">
      <w:pPr>
        <w:widowControl w:val="0"/>
        <w:tabs>
          <w:tab w:val="left" w:pos="993"/>
        </w:tabs>
        <w:spacing w:line="276" w:lineRule="auto"/>
        <w:jc w:val="center"/>
        <w:rPr>
          <w:b/>
          <w:sz w:val="40"/>
          <w:szCs w:val="30"/>
        </w:rPr>
      </w:pPr>
      <w:r w:rsidRPr="00DB4626">
        <w:rPr>
          <w:b/>
          <w:sz w:val="40"/>
          <w:szCs w:val="30"/>
          <w:lang w:val="vi-VN"/>
        </w:rPr>
        <w:t xml:space="preserve">ĐỒ ÁN CƠ SỞ </w:t>
      </w:r>
      <w:r w:rsidR="006A456B">
        <w:rPr>
          <w:b/>
          <w:sz w:val="40"/>
          <w:szCs w:val="30"/>
        </w:rPr>
        <w:t>4</w:t>
      </w:r>
    </w:p>
    <w:p w14:paraId="03047329" w14:textId="77777777" w:rsidR="003A4019" w:rsidRPr="00DB4626" w:rsidRDefault="003A4019" w:rsidP="003A4019">
      <w:pPr>
        <w:widowControl w:val="0"/>
        <w:tabs>
          <w:tab w:val="left" w:pos="993"/>
        </w:tabs>
        <w:spacing w:line="276" w:lineRule="auto"/>
        <w:jc w:val="center"/>
        <w:rPr>
          <w:b/>
          <w:szCs w:val="30"/>
        </w:rPr>
      </w:pPr>
    </w:p>
    <w:p w14:paraId="5CC2AE5B" w14:textId="77777777" w:rsidR="003A4019" w:rsidRPr="00DB4626" w:rsidRDefault="003A4019" w:rsidP="003A4019">
      <w:pPr>
        <w:widowControl w:val="0"/>
        <w:tabs>
          <w:tab w:val="left" w:pos="993"/>
        </w:tabs>
        <w:spacing w:line="276" w:lineRule="auto"/>
        <w:jc w:val="center"/>
        <w:rPr>
          <w:b/>
          <w:sz w:val="32"/>
          <w:szCs w:val="32"/>
        </w:rPr>
      </w:pPr>
      <w:r w:rsidRPr="00DB4626">
        <w:rPr>
          <w:b/>
          <w:sz w:val="32"/>
          <w:szCs w:val="32"/>
        </w:rPr>
        <w:t>ĐỀ TÀI:</w:t>
      </w:r>
    </w:p>
    <w:p w14:paraId="33A7B752" w14:textId="77777777" w:rsidR="003A4019" w:rsidRPr="00DB4626" w:rsidRDefault="003A4019" w:rsidP="003A4019">
      <w:pPr>
        <w:widowControl w:val="0"/>
        <w:tabs>
          <w:tab w:val="left" w:pos="993"/>
        </w:tabs>
        <w:spacing w:line="276" w:lineRule="auto"/>
        <w:jc w:val="center"/>
        <w:rPr>
          <w:b/>
          <w:sz w:val="40"/>
          <w:szCs w:val="40"/>
        </w:rPr>
      </w:pPr>
      <w:r w:rsidRPr="00DB4626">
        <w:rPr>
          <w:b/>
          <w:sz w:val="40"/>
          <w:szCs w:val="40"/>
        </w:rPr>
        <w:t>XÂY DỰNG HỆ THỐNG ĐIỀU KHIỂN THIẾT BỊ LÀM MÁT THÔNG QUA SMARTPHONE</w:t>
      </w:r>
    </w:p>
    <w:p w14:paraId="0A3D5B4E" w14:textId="77777777" w:rsidR="003A4019" w:rsidRDefault="003A4019" w:rsidP="003A4019">
      <w:pPr>
        <w:spacing w:line="360" w:lineRule="auto"/>
        <w:jc w:val="center"/>
        <w:rPr>
          <w:sz w:val="30"/>
          <w:szCs w:val="28"/>
        </w:rPr>
      </w:pPr>
    </w:p>
    <w:p w14:paraId="6EE475CE" w14:textId="77777777" w:rsidR="003A4019" w:rsidRDefault="003A4019" w:rsidP="003A4019">
      <w:pPr>
        <w:spacing w:line="360" w:lineRule="auto"/>
        <w:jc w:val="center"/>
        <w:rPr>
          <w:sz w:val="30"/>
          <w:szCs w:val="28"/>
        </w:rPr>
      </w:pPr>
    </w:p>
    <w:p w14:paraId="4D886210" w14:textId="77777777" w:rsidR="003A4019" w:rsidRDefault="003A4019" w:rsidP="003A4019">
      <w:pPr>
        <w:spacing w:after="600" w:line="360" w:lineRule="auto"/>
        <w:jc w:val="center"/>
        <w:rPr>
          <w:b/>
          <w:sz w:val="42"/>
          <w:szCs w:val="4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1"/>
        <w:gridCol w:w="308"/>
        <w:gridCol w:w="2862"/>
        <w:gridCol w:w="1263"/>
        <w:gridCol w:w="222"/>
        <w:gridCol w:w="222"/>
      </w:tblGrid>
      <w:tr w:rsidR="007C7326" w:rsidRPr="00DB4626" w14:paraId="6AB13B96" w14:textId="5496116C" w:rsidTr="007C7326">
        <w:trPr>
          <w:jc w:val="center"/>
        </w:trPr>
        <w:tc>
          <w:tcPr>
            <w:tcW w:w="0" w:type="auto"/>
          </w:tcPr>
          <w:p w14:paraId="37E9D929" w14:textId="77777777" w:rsidR="007C7326" w:rsidRPr="00DB4626" w:rsidRDefault="007C7326" w:rsidP="00184186">
            <w:pPr>
              <w:widowControl w:val="0"/>
              <w:tabs>
                <w:tab w:val="left" w:pos="993"/>
              </w:tabs>
              <w:spacing w:line="276" w:lineRule="auto"/>
              <w:jc w:val="both"/>
              <w:rPr>
                <w:b/>
                <w:sz w:val="26"/>
                <w:szCs w:val="26"/>
              </w:rPr>
            </w:pPr>
            <w:proofErr w:type="spellStart"/>
            <w:r w:rsidRPr="00DB4626">
              <w:rPr>
                <w:b/>
                <w:sz w:val="26"/>
                <w:szCs w:val="26"/>
              </w:rPr>
              <w:t>Sinh</w:t>
            </w:r>
            <w:proofErr w:type="spellEnd"/>
            <w:r w:rsidRPr="00DB4626">
              <w:rPr>
                <w:b/>
                <w:sz w:val="26"/>
                <w:szCs w:val="26"/>
              </w:rPr>
              <w:t xml:space="preserve"> </w:t>
            </w:r>
            <w:proofErr w:type="spellStart"/>
            <w:r w:rsidRPr="00DB4626">
              <w:rPr>
                <w:b/>
                <w:sz w:val="26"/>
                <w:szCs w:val="26"/>
              </w:rPr>
              <w:t>viên</w:t>
            </w:r>
            <w:proofErr w:type="spellEnd"/>
            <w:r w:rsidRPr="00DB4626">
              <w:rPr>
                <w:b/>
                <w:sz w:val="26"/>
                <w:szCs w:val="26"/>
              </w:rPr>
              <w:t xml:space="preserve"> </w:t>
            </w:r>
            <w:proofErr w:type="spellStart"/>
            <w:r w:rsidRPr="00DB4626">
              <w:rPr>
                <w:b/>
                <w:sz w:val="26"/>
                <w:szCs w:val="26"/>
              </w:rPr>
              <w:t>thực</w:t>
            </w:r>
            <w:proofErr w:type="spellEnd"/>
            <w:r w:rsidRPr="00DB4626">
              <w:rPr>
                <w:b/>
                <w:sz w:val="26"/>
                <w:szCs w:val="26"/>
              </w:rPr>
              <w:t xml:space="preserve"> </w:t>
            </w:r>
            <w:proofErr w:type="spellStart"/>
            <w:r w:rsidRPr="00DB4626">
              <w:rPr>
                <w:b/>
                <w:sz w:val="26"/>
                <w:szCs w:val="26"/>
              </w:rPr>
              <w:t>hiện</w:t>
            </w:r>
            <w:proofErr w:type="spellEnd"/>
          </w:p>
        </w:tc>
        <w:tc>
          <w:tcPr>
            <w:tcW w:w="0" w:type="auto"/>
          </w:tcPr>
          <w:p w14:paraId="213CCA12" w14:textId="77777777" w:rsidR="007C7326" w:rsidRPr="00DB4626" w:rsidRDefault="007C7326" w:rsidP="00184186">
            <w:pPr>
              <w:widowControl w:val="0"/>
              <w:tabs>
                <w:tab w:val="left" w:pos="993"/>
              </w:tabs>
              <w:spacing w:line="276" w:lineRule="auto"/>
              <w:jc w:val="both"/>
              <w:rPr>
                <w:b/>
                <w:sz w:val="26"/>
                <w:szCs w:val="26"/>
              </w:rPr>
            </w:pPr>
            <w:r w:rsidRPr="00DB4626">
              <w:rPr>
                <w:b/>
                <w:sz w:val="26"/>
                <w:szCs w:val="26"/>
              </w:rPr>
              <w:t>:</w:t>
            </w:r>
          </w:p>
        </w:tc>
        <w:tc>
          <w:tcPr>
            <w:tcW w:w="0" w:type="auto"/>
          </w:tcPr>
          <w:p w14:paraId="3420D5A7" w14:textId="77777777" w:rsidR="007C7326" w:rsidRPr="00DB4626" w:rsidRDefault="007C7326" w:rsidP="00184186">
            <w:pPr>
              <w:widowControl w:val="0"/>
              <w:tabs>
                <w:tab w:val="left" w:pos="993"/>
              </w:tabs>
              <w:spacing w:line="276" w:lineRule="auto"/>
              <w:jc w:val="both"/>
              <w:rPr>
                <w:b/>
                <w:sz w:val="26"/>
                <w:szCs w:val="26"/>
                <w:lang w:val="vi-VN"/>
              </w:rPr>
            </w:pPr>
            <w:r w:rsidRPr="00DB4626">
              <w:rPr>
                <w:b/>
                <w:sz w:val="26"/>
                <w:szCs w:val="26"/>
                <w:lang w:val="vi-VN"/>
              </w:rPr>
              <w:t>Trần Văn Thanh</w:t>
            </w:r>
          </w:p>
        </w:tc>
        <w:tc>
          <w:tcPr>
            <w:tcW w:w="0" w:type="auto"/>
          </w:tcPr>
          <w:p w14:paraId="1C2751A6" w14:textId="24AE96D5" w:rsidR="007C7326" w:rsidRPr="007C7326" w:rsidRDefault="007C7326" w:rsidP="00184186">
            <w:pPr>
              <w:widowControl w:val="0"/>
              <w:tabs>
                <w:tab w:val="left" w:pos="993"/>
              </w:tabs>
              <w:spacing w:line="276" w:lineRule="auto"/>
              <w:jc w:val="both"/>
              <w:rPr>
                <w:b/>
                <w:sz w:val="26"/>
                <w:szCs w:val="26"/>
                <w:lang w:val="vi-VN"/>
              </w:rPr>
            </w:pPr>
            <w:r w:rsidRPr="007C7326">
              <w:rPr>
                <w:b/>
                <w:sz w:val="26"/>
                <w:szCs w:val="26"/>
                <w:lang w:val="vi-VN"/>
              </w:rPr>
              <w:t>20CE044</w:t>
            </w:r>
          </w:p>
        </w:tc>
        <w:tc>
          <w:tcPr>
            <w:tcW w:w="0" w:type="auto"/>
          </w:tcPr>
          <w:p w14:paraId="2B7418FC" w14:textId="77777777" w:rsidR="007C7326" w:rsidRPr="00DB4626" w:rsidRDefault="007C7326" w:rsidP="00184186">
            <w:pPr>
              <w:widowControl w:val="0"/>
              <w:tabs>
                <w:tab w:val="left" w:pos="993"/>
              </w:tabs>
              <w:spacing w:line="276" w:lineRule="auto"/>
              <w:jc w:val="both"/>
              <w:rPr>
                <w:b/>
                <w:szCs w:val="26"/>
                <w:lang w:val="vi-VN"/>
              </w:rPr>
            </w:pPr>
          </w:p>
        </w:tc>
        <w:tc>
          <w:tcPr>
            <w:tcW w:w="0" w:type="auto"/>
          </w:tcPr>
          <w:p w14:paraId="1FEF408F" w14:textId="77777777" w:rsidR="007C7326" w:rsidRPr="00DB4626" w:rsidRDefault="007C7326" w:rsidP="00184186">
            <w:pPr>
              <w:widowControl w:val="0"/>
              <w:tabs>
                <w:tab w:val="left" w:pos="993"/>
              </w:tabs>
              <w:spacing w:line="276" w:lineRule="auto"/>
              <w:jc w:val="both"/>
              <w:rPr>
                <w:b/>
                <w:szCs w:val="26"/>
                <w:lang w:val="vi-VN"/>
              </w:rPr>
            </w:pPr>
          </w:p>
        </w:tc>
      </w:tr>
      <w:tr w:rsidR="007C7326" w:rsidRPr="00DB4626" w14:paraId="2203A1AF" w14:textId="388C6C97" w:rsidTr="007C7326">
        <w:trPr>
          <w:jc w:val="center"/>
        </w:trPr>
        <w:tc>
          <w:tcPr>
            <w:tcW w:w="0" w:type="auto"/>
          </w:tcPr>
          <w:p w14:paraId="2C47D41E" w14:textId="77777777" w:rsidR="007C7326" w:rsidRPr="00DB4626" w:rsidRDefault="007C7326" w:rsidP="00184186">
            <w:pPr>
              <w:widowControl w:val="0"/>
              <w:tabs>
                <w:tab w:val="left" w:pos="993"/>
              </w:tabs>
              <w:spacing w:line="276" w:lineRule="auto"/>
              <w:jc w:val="both"/>
              <w:rPr>
                <w:b/>
                <w:sz w:val="26"/>
                <w:szCs w:val="26"/>
              </w:rPr>
            </w:pPr>
          </w:p>
        </w:tc>
        <w:tc>
          <w:tcPr>
            <w:tcW w:w="0" w:type="auto"/>
          </w:tcPr>
          <w:p w14:paraId="5AA14895" w14:textId="77777777" w:rsidR="007C7326" w:rsidRPr="00DB4626" w:rsidRDefault="007C7326" w:rsidP="00184186">
            <w:pPr>
              <w:widowControl w:val="0"/>
              <w:tabs>
                <w:tab w:val="left" w:pos="993"/>
              </w:tabs>
              <w:spacing w:line="276" w:lineRule="auto"/>
              <w:jc w:val="both"/>
              <w:rPr>
                <w:b/>
                <w:sz w:val="26"/>
                <w:szCs w:val="26"/>
              </w:rPr>
            </w:pPr>
          </w:p>
        </w:tc>
        <w:tc>
          <w:tcPr>
            <w:tcW w:w="0" w:type="auto"/>
          </w:tcPr>
          <w:p w14:paraId="786A531E" w14:textId="77777777" w:rsidR="007C7326" w:rsidRPr="00DB4626" w:rsidRDefault="007C7326" w:rsidP="00184186">
            <w:pPr>
              <w:widowControl w:val="0"/>
              <w:tabs>
                <w:tab w:val="left" w:pos="993"/>
              </w:tabs>
              <w:spacing w:line="276" w:lineRule="auto"/>
              <w:jc w:val="both"/>
              <w:rPr>
                <w:b/>
                <w:sz w:val="26"/>
                <w:szCs w:val="26"/>
              </w:rPr>
            </w:pPr>
            <w:proofErr w:type="spellStart"/>
            <w:r w:rsidRPr="00DB4626">
              <w:rPr>
                <w:b/>
                <w:sz w:val="26"/>
                <w:szCs w:val="26"/>
              </w:rPr>
              <w:t>Trần</w:t>
            </w:r>
            <w:proofErr w:type="spellEnd"/>
            <w:r w:rsidRPr="00DB4626">
              <w:rPr>
                <w:b/>
                <w:sz w:val="26"/>
                <w:szCs w:val="26"/>
              </w:rPr>
              <w:t xml:space="preserve"> Huỳnh Anh Nhật</w:t>
            </w:r>
          </w:p>
        </w:tc>
        <w:tc>
          <w:tcPr>
            <w:tcW w:w="0" w:type="auto"/>
          </w:tcPr>
          <w:p w14:paraId="7E2EB0FF" w14:textId="51D05B94" w:rsidR="007C7326" w:rsidRPr="007C7326" w:rsidRDefault="007C7326" w:rsidP="00184186">
            <w:pPr>
              <w:widowControl w:val="0"/>
              <w:tabs>
                <w:tab w:val="left" w:pos="993"/>
              </w:tabs>
              <w:spacing w:line="276" w:lineRule="auto"/>
              <w:jc w:val="both"/>
              <w:rPr>
                <w:b/>
                <w:sz w:val="26"/>
                <w:szCs w:val="26"/>
              </w:rPr>
            </w:pPr>
            <w:r w:rsidRPr="007C7326">
              <w:rPr>
                <w:b/>
                <w:sz w:val="26"/>
                <w:szCs w:val="26"/>
                <w:lang w:val="vi-VN"/>
              </w:rPr>
              <w:t>20CE040</w:t>
            </w:r>
          </w:p>
        </w:tc>
        <w:tc>
          <w:tcPr>
            <w:tcW w:w="0" w:type="auto"/>
          </w:tcPr>
          <w:p w14:paraId="6049262A" w14:textId="77777777" w:rsidR="007C7326" w:rsidRPr="00DB4626" w:rsidRDefault="007C7326" w:rsidP="00184186">
            <w:pPr>
              <w:widowControl w:val="0"/>
              <w:tabs>
                <w:tab w:val="left" w:pos="993"/>
              </w:tabs>
              <w:spacing w:line="276" w:lineRule="auto"/>
              <w:jc w:val="both"/>
              <w:rPr>
                <w:b/>
                <w:szCs w:val="26"/>
              </w:rPr>
            </w:pPr>
          </w:p>
        </w:tc>
        <w:tc>
          <w:tcPr>
            <w:tcW w:w="0" w:type="auto"/>
          </w:tcPr>
          <w:p w14:paraId="7149F917" w14:textId="77777777" w:rsidR="007C7326" w:rsidRPr="00DB4626" w:rsidRDefault="007C7326" w:rsidP="00184186">
            <w:pPr>
              <w:widowControl w:val="0"/>
              <w:tabs>
                <w:tab w:val="left" w:pos="993"/>
              </w:tabs>
              <w:spacing w:line="276" w:lineRule="auto"/>
              <w:jc w:val="both"/>
              <w:rPr>
                <w:b/>
                <w:szCs w:val="26"/>
              </w:rPr>
            </w:pPr>
          </w:p>
        </w:tc>
      </w:tr>
      <w:tr w:rsidR="007C7326" w:rsidRPr="00DB4626" w14:paraId="1651CB8B" w14:textId="3DE5CD69" w:rsidTr="007C7326">
        <w:trPr>
          <w:jc w:val="center"/>
        </w:trPr>
        <w:tc>
          <w:tcPr>
            <w:tcW w:w="0" w:type="auto"/>
          </w:tcPr>
          <w:p w14:paraId="005E6CC0" w14:textId="77777777" w:rsidR="007C7326" w:rsidRPr="00DB4626" w:rsidRDefault="007C7326" w:rsidP="00184186">
            <w:pPr>
              <w:widowControl w:val="0"/>
              <w:tabs>
                <w:tab w:val="left" w:pos="993"/>
              </w:tabs>
              <w:spacing w:line="276" w:lineRule="auto"/>
              <w:jc w:val="both"/>
              <w:rPr>
                <w:b/>
                <w:sz w:val="26"/>
                <w:szCs w:val="26"/>
              </w:rPr>
            </w:pPr>
            <w:proofErr w:type="spellStart"/>
            <w:r w:rsidRPr="00DB4626">
              <w:rPr>
                <w:b/>
                <w:sz w:val="26"/>
                <w:szCs w:val="26"/>
              </w:rPr>
              <w:t>Giảng</w:t>
            </w:r>
            <w:proofErr w:type="spellEnd"/>
            <w:r w:rsidRPr="00DB4626">
              <w:rPr>
                <w:b/>
                <w:sz w:val="26"/>
                <w:szCs w:val="26"/>
              </w:rPr>
              <w:t xml:space="preserve"> </w:t>
            </w:r>
            <w:proofErr w:type="spellStart"/>
            <w:r w:rsidRPr="00DB4626">
              <w:rPr>
                <w:b/>
                <w:sz w:val="26"/>
                <w:szCs w:val="26"/>
              </w:rPr>
              <w:t>viên</w:t>
            </w:r>
            <w:proofErr w:type="spellEnd"/>
            <w:r w:rsidRPr="00DB4626">
              <w:rPr>
                <w:b/>
                <w:sz w:val="26"/>
                <w:szCs w:val="26"/>
              </w:rPr>
              <w:t xml:space="preserve"> </w:t>
            </w:r>
            <w:proofErr w:type="spellStart"/>
            <w:r w:rsidRPr="00DB4626">
              <w:rPr>
                <w:b/>
                <w:sz w:val="26"/>
                <w:szCs w:val="26"/>
              </w:rPr>
              <w:t>hướng</w:t>
            </w:r>
            <w:proofErr w:type="spellEnd"/>
            <w:r w:rsidRPr="00DB4626">
              <w:rPr>
                <w:b/>
                <w:sz w:val="26"/>
                <w:szCs w:val="26"/>
              </w:rPr>
              <w:t xml:space="preserve"> </w:t>
            </w:r>
            <w:proofErr w:type="spellStart"/>
            <w:r w:rsidRPr="00DB4626">
              <w:rPr>
                <w:b/>
                <w:sz w:val="26"/>
                <w:szCs w:val="26"/>
              </w:rPr>
              <w:t>dẫn</w:t>
            </w:r>
            <w:proofErr w:type="spellEnd"/>
          </w:p>
        </w:tc>
        <w:tc>
          <w:tcPr>
            <w:tcW w:w="0" w:type="auto"/>
          </w:tcPr>
          <w:p w14:paraId="417EC1BD" w14:textId="77777777" w:rsidR="007C7326" w:rsidRPr="00DB4626" w:rsidRDefault="007C7326" w:rsidP="00184186">
            <w:pPr>
              <w:widowControl w:val="0"/>
              <w:tabs>
                <w:tab w:val="left" w:pos="993"/>
              </w:tabs>
              <w:spacing w:line="276" w:lineRule="auto"/>
              <w:jc w:val="both"/>
              <w:rPr>
                <w:b/>
                <w:sz w:val="26"/>
                <w:szCs w:val="26"/>
              </w:rPr>
            </w:pPr>
            <w:r w:rsidRPr="00DB4626">
              <w:rPr>
                <w:b/>
                <w:sz w:val="26"/>
                <w:szCs w:val="26"/>
              </w:rPr>
              <w:t>:</w:t>
            </w:r>
          </w:p>
        </w:tc>
        <w:tc>
          <w:tcPr>
            <w:tcW w:w="0" w:type="auto"/>
          </w:tcPr>
          <w:p w14:paraId="36DB4E26" w14:textId="77777777" w:rsidR="007C7326" w:rsidRPr="00DB4626" w:rsidRDefault="007C7326" w:rsidP="00184186">
            <w:pPr>
              <w:widowControl w:val="0"/>
              <w:tabs>
                <w:tab w:val="left" w:pos="993"/>
              </w:tabs>
              <w:spacing w:line="276" w:lineRule="auto"/>
              <w:jc w:val="both"/>
              <w:rPr>
                <w:b/>
                <w:sz w:val="26"/>
                <w:szCs w:val="26"/>
                <w:lang w:val="vi-VN"/>
              </w:rPr>
            </w:pPr>
            <w:r w:rsidRPr="00DB4626">
              <w:rPr>
                <w:b/>
                <w:sz w:val="26"/>
                <w:szCs w:val="26"/>
                <w:lang w:val="vi-VN"/>
              </w:rPr>
              <w:t>TS. Vương Công Đạt</w:t>
            </w:r>
          </w:p>
        </w:tc>
        <w:tc>
          <w:tcPr>
            <w:tcW w:w="0" w:type="auto"/>
          </w:tcPr>
          <w:p w14:paraId="3405F7E8" w14:textId="77777777" w:rsidR="007C7326" w:rsidRPr="00DB4626" w:rsidRDefault="007C7326" w:rsidP="00184186">
            <w:pPr>
              <w:widowControl w:val="0"/>
              <w:tabs>
                <w:tab w:val="left" w:pos="993"/>
              </w:tabs>
              <w:spacing w:line="276" w:lineRule="auto"/>
              <w:jc w:val="both"/>
              <w:rPr>
                <w:b/>
                <w:szCs w:val="26"/>
                <w:lang w:val="vi-VN"/>
              </w:rPr>
            </w:pPr>
          </w:p>
        </w:tc>
        <w:tc>
          <w:tcPr>
            <w:tcW w:w="0" w:type="auto"/>
          </w:tcPr>
          <w:p w14:paraId="6404530D" w14:textId="77777777" w:rsidR="007C7326" w:rsidRPr="00DB4626" w:rsidRDefault="007C7326" w:rsidP="00184186">
            <w:pPr>
              <w:widowControl w:val="0"/>
              <w:tabs>
                <w:tab w:val="left" w:pos="993"/>
              </w:tabs>
              <w:spacing w:line="276" w:lineRule="auto"/>
              <w:jc w:val="both"/>
              <w:rPr>
                <w:b/>
                <w:szCs w:val="26"/>
                <w:lang w:val="vi-VN"/>
              </w:rPr>
            </w:pPr>
          </w:p>
        </w:tc>
        <w:tc>
          <w:tcPr>
            <w:tcW w:w="0" w:type="auto"/>
          </w:tcPr>
          <w:p w14:paraId="14F2F669" w14:textId="77777777" w:rsidR="007C7326" w:rsidRPr="00DB4626" w:rsidRDefault="007C7326" w:rsidP="00184186">
            <w:pPr>
              <w:widowControl w:val="0"/>
              <w:tabs>
                <w:tab w:val="left" w:pos="993"/>
              </w:tabs>
              <w:spacing w:line="276" w:lineRule="auto"/>
              <w:jc w:val="both"/>
              <w:rPr>
                <w:b/>
                <w:szCs w:val="26"/>
                <w:lang w:val="vi-VN"/>
              </w:rPr>
            </w:pPr>
          </w:p>
        </w:tc>
      </w:tr>
      <w:tr w:rsidR="007C7326" w:rsidRPr="00DB4626" w14:paraId="26BEBB8E" w14:textId="47E3E812" w:rsidTr="007C7326">
        <w:trPr>
          <w:jc w:val="center"/>
        </w:trPr>
        <w:tc>
          <w:tcPr>
            <w:tcW w:w="0" w:type="auto"/>
          </w:tcPr>
          <w:p w14:paraId="5AFA4EC3" w14:textId="77777777" w:rsidR="007C7326" w:rsidRPr="00DB4626" w:rsidRDefault="007C7326" w:rsidP="00184186">
            <w:pPr>
              <w:widowControl w:val="0"/>
              <w:tabs>
                <w:tab w:val="left" w:pos="993"/>
              </w:tabs>
              <w:spacing w:line="276" w:lineRule="auto"/>
              <w:jc w:val="both"/>
              <w:rPr>
                <w:b/>
                <w:sz w:val="26"/>
                <w:szCs w:val="26"/>
              </w:rPr>
            </w:pPr>
            <w:proofErr w:type="spellStart"/>
            <w:r w:rsidRPr="00DB4626">
              <w:rPr>
                <w:b/>
                <w:sz w:val="26"/>
                <w:szCs w:val="26"/>
              </w:rPr>
              <w:t>Lớp</w:t>
            </w:r>
            <w:proofErr w:type="spellEnd"/>
          </w:p>
        </w:tc>
        <w:tc>
          <w:tcPr>
            <w:tcW w:w="0" w:type="auto"/>
          </w:tcPr>
          <w:p w14:paraId="4FAC82AE" w14:textId="77777777" w:rsidR="007C7326" w:rsidRPr="00DB4626" w:rsidRDefault="007C7326" w:rsidP="00184186">
            <w:pPr>
              <w:widowControl w:val="0"/>
              <w:tabs>
                <w:tab w:val="left" w:pos="993"/>
              </w:tabs>
              <w:spacing w:line="276" w:lineRule="auto"/>
              <w:jc w:val="both"/>
              <w:rPr>
                <w:b/>
                <w:sz w:val="26"/>
                <w:szCs w:val="26"/>
              </w:rPr>
            </w:pPr>
            <w:r w:rsidRPr="00DB4626">
              <w:rPr>
                <w:b/>
                <w:sz w:val="26"/>
                <w:szCs w:val="26"/>
              </w:rPr>
              <w:t>:</w:t>
            </w:r>
          </w:p>
        </w:tc>
        <w:tc>
          <w:tcPr>
            <w:tcW w:w="0" w:type="auto"/>
          </w:tcPr>
          <w:p w14:paraId="281E2002" w14:textId="77777777" w:rsidR="007C7326" w:rsidRPr="00DB4626" w:rsidRDefault="007C7326" w:rsidP="00184186">
            <w:pPr>
              <w:widowControl w:val="0"/>
              <w:tabs>
                <w:tab w:val="left" w:pos="993"/>
              </w:tabs>
              <w:spacing w:line="276" w:lineRule="auto"/>
              <w:jc w:val="both"/>
              <w:rPr>
                <w:b/>
                <w:sz w:val="26"/>
                <w:szCs w:val="26"/>
              </w:rPr>
            </w:pPr>
            <w:r w:rsidRPr="00DB4626">
              <w:rPr>
                <w:b/>
                <w:sz w:val="26"/>
                <w:szCs w:val="26"/>
              </w:rPr>
              <w:t>20CE</w:t>
            </w:r>
          </w:p>
        </w:tc>
        <w:tc>
          <w:tcPr>
            <w:tcW w:w="0" w:type="auto"/>
          </w:tcPr>
          <w:p w14:paraId="0D4AD0C9" w14:textId="77777777" w:rsidR="007C7326" w:rsidRPr="00DB4626" w:rsidRDefault="007C7326" w:rsidP="00184186">
            <w:pPr>
              <w:widowControl w:val="0"/>
              <w:tabs>
                <w:tab w:val="left" w:pos="993"/>
              </w:tabs>
              <w:spacing w:line="276" w:lineRule="auto"/>
              <w:jc w:val="both"/>
              <w:rPr>
                <w:b/>
                <w:szCs w:val="26"/>
              </w:rPr>
            </w:pPr>
          </w:p>
        </w:tc>
        <w:tc>
          <w:tcPr>
            <w:tcW w:w="0" w:type="auto"/>
          </w:tcPr>
          <w:p w14:paraId="0A38651F" w14:textId="77777777" w:rsidR="007C7326" w:rsidRPr="00DB4626" w:rsidRDefault="007C7326" w:rsidP="00184186">
            <w:pPr>
              <w:widowControl w:val="0"/>
              <w:tabs>
                <w:tab w:val="left" w:pos="993"/>
              </w:tabs>
              <w:spacing w:line="276" w:lineRule="auto"/>
              <w:jc w:val="both"/>
              <w:rPr>
                <w:b/>
                <w:szCs w:val="26"/>
              </w:rPr>
            </w:pPr>
          </w:p>
        </w:tc>
        <w:tc>
          <w:tcPr>
            <w:tcW w:w="0" w:type="auto"/>
          </w:tcPr>
          <w:p w14:paraId="308C0F49" w14:textId="77777777" w:rsidR="007C7326" w:rsidRPr="00DB4626" w:rsidRDefault="007C7326" w:rsidP="00184186">
            <w:pPr>
              <w:widowControl w:val="0"/>
              <w:tabs>
                <w:tab w:val="left" w:pos="993"/>
              </w:tabs>
              <w:spacing w:line="276" w:lineRule="auto"/>
              <w:jc w:val="both"/>
              <w:rPr>
                <w:b/>
                <w:szCs w:val="26"/>
              </w:rPr>
            </w:pPr>
          </w:p>
        </w:tc>
      </w:tr>
    </w:tbl>
    <w:p w14:paraId="7E2DED5B" w14:textId="77777777" w:rsidR="003A4019" w:rsidRPr="00DB4626" w:rsidRDefault="003A4019" w:rsidP="003A4019">
      <w:pPr>
        <w:widowControl w:val="0"/>
        <w:tabs>
          <w:tab w:val="left" w:pos="993"/>
        </w:tabs>
        <w:spacing w:line="276" w:lineRule="auto"/>
        <w:jc w:val="center"/>
        <w:rPr>
          <w:b/>
          <w:szCs w:val="26"/>
        </w:rPr>
      </w:pPr>
    </w:p>
    <w:p w14:paraId="42F7B3CB" w14:textId="77777777" w:rsidR="003A4019" w:rsidRPr="00DB4626" w:rsidRDefault="003A4019" w:rsidP="003A4019">
      <w:pPr>
        <w:widowControl w:val="0"/>
        <w:tabs>
          <w:tab w:val="left" w:pos="993"/>
        </w:tabs>
        <w:spacing w:line="276" w:lineRule="auto"/>
        <w:jc w:val="both"/>
        <w:rPr>
          <w:b/>
          <w:i/>
          <w:szCs w:val="26"/>
        </w:rPr>
      </w:pPr>
    </w:p>
    <w:p w14:paraId="7B1E143A" w14:textId="77777777" w:rsidR="003A4019" w:rsidRDefault="003A4019" w:rsidP="003A4019">
      <w:pPr>
        <w:spacing w:after="600" w:line="360" w:lineRule="auto"/>
        <w:jc w:val="center"/>
        <w:rPr>
          <w:b/>
          <w:sz w:val="42"/>
          <w:szCs w:val="42"/>
        </w:rPr>
      </w:pPr>
    </w:p>
    <w:p w14:paraId="63BBD88E" w14:textId="77777777" w:rsidR="003A4019" w:rsidRDefault="003A4019" w:rsidP="003A4019">
      <w:pPr>
        <w:jc w:val="center"/>
        <w:rPr>
          <w:b/>
          <w:bCs/>
        </w:rPr>
      </w:pPr>
    </w:p>
    <w:p w14:paraId="379D9AE3" w14:textId="742E8D0C" w:rsidR="003A4019" w:rsidRPr="003A4019" w:rsidRDefault="003A4019" w:rsidP="003A4019">
      <w:pPr>
        <w:jc w:val="center"/>
        <w:rPr>
          <w:b/>
          <w:bCs/>
        </w:rPr>
      </w:pPr>
      <w:proofErr w:type="spellStart"/>
      <w:r w:rsidRPr="003A4019">
        <w:rPr>
          <w:b/>
          <w:bCs/>
        </w:rPr>
        <w:t>Đà</w:t>
      </w:r>
      <w:proofErr w:type="spellEnd"/>
      <w:r w:rsidRPr="003A4019">
        <w:rPr>
          <w:b/>
          <w:bCs/>
        </w:rPr>
        <w:t xml:space="preserve"> </w:t>
      </w:r>
      <w:proofErr w:type="spellStart"/>
      <w:r w:rsidRPr="003A4019">
        <w:rPr>
          <w:b/>
          <w:bCs/>
        </w:rPr>
        <w:t>Nẵng</w:t>
      </w:r>
      <w:proofErr w:type="spellEnd"/>
      <w:r w:rsidRPr="003A4019">
        <w:rPr>
          <w:b/>
          <w:bCs/>
        </w:rPr>
        <w:t xml:space="preserve">, </w:t>
      </w:r>
      <w:proofErr w:type="spellStart"/>
      <w:r w:rsidRPr="003A4019">
        <w:rPr>
          <w:b/>
          <w:bCs/>
        </w:rPr>
        <w:t>tháng</w:t>
      </w:r>
      <w:proofErr w:type="spellEnd"/>
      <w:r w:rsidRPr="003A4019">
        <w:rPr>
          <w:b/>
          <w:bCs/>
        </w:rPr>
        <w:t xml:space="preserve"> </w:t>
      </w:r>
      <w:r w:rsidR="00C17805">
        <w:rPr>
          <w:b/>
          <w:bCs/>
        </w:rPr>
        <w:t>12</w:t>
      </w:r>
      <w:r w:rsidRPr="003A4019">
        <w:rPr>
          <w:b/>
          <w:bCs/>
        </w:rPr>
        <w:t xml:space="preserve"> </w:t>
      </w:r>
      <w:proofErr w:type="spellStart"/>
      <w:r w:rsidRPr="003A4019">
        <w:rPr>
          <w:b/>
          <w:bCs/>
        </w:rPr>
        <w:t>năm</w:t>
      </w:r>
      <w:proofErr w:type="spellEnd"/>
      <w:r w:rsidRPr="003A4019">
        <w:rPr>
          <w:b/>
          <w:bCs/>
        </w:rPr>
        <w:t xml:space="preserve"> 202</w:t>
      </w:r>
      <w:r w:rsidR="00C17805">
        <w:rPr>
          <w:b/>
          <w:bCs/>
        </w:rPr>
        <w:t>2</w:t>
      </w:r>
    </w:p>
    <w:p w14:paraId="4B1F8E64" w14:textId="77777777" w:rsidR="00911E32" w:rsidRDefault="00911E32">
      <w:pPr>
        <w:spacing w:after="160" w:line="259" w:lineRule="auto"/>
        <w:rPr>
          <w:b/>
          <w:noProof/>
          <w:sz w:val="32"/>
          <w:szCs w:val="32"/>
        </w:rPr>
      </w:pPr>
      <w:r>
        <w:br w:type="page"/>
      </w:r>
    </w:p>
    <w:p w14:paraId="0361D429" w14:textId="1150281D" w:rsidR="003A4019" w:rsidRPr="00DB4626" w:rsidRDefault="003A4019" w:rsidP="00CC0C81">
      <w:pPr>
        <w:pStyle w:val="TOC1"/>
        <w:outlineLvl w:val="9"/>
      </w:pPr>
      <w:r w:rsidRPr="00DB4626">
        <w:lastRenderedPageBreak/>
        <w:t>NHẬN XÉT CỦA GIẢNG VIÊN HƯỚNG DẪN</w:t>
      </w:r>
      <w:bookmarkEnd w:id="2"/>
    </w:p>
    <w:p w14:paraId="5B14E68F" w14:textId="77777777" w:rsidR="003A4019" w:rsidRPr="00DB4626" w:rsidRDefault="003A4019" w:rsidP="003A4019">
      <w:pPr>
        <w:widowControl w:val="0"/>
        <w:tabs>
          <w:tab w:val="right" w:leader="dot" w:pos="9072"/>
        </w:tabs>
        <w:spacing w:line="276" w:lineRule="auto"/>
        <w:jc w:val="both"/>
        <w:rPr>
          <w:bCs/>
          <w:szCs w:val="26"/>
        </w:rPr>
      </w:pPr>
      <w:r w:rsidRPr="00DB4626">
        <w:rPr>
          <w:bCs/>
          <w:szCs w:val="26"/>
        </w:rPr>
        <w:tab/>
      </w:r>
    </w:p>
    <w:p w14:paraId="4BDDE898" w14:textId="77777777" w:rsidR="003A4019" w:rsidRPr="00DB4626" w:rsidRDefault="003A4019" w:rsidP="003A4019">
      <w:pPr>
        <w:widowControl w:val="0"/>
        <w:tabs>
          <w:tab w:val="right" w:leader="dot" w:pos="9072"/>
        </w:tabs>
        <w:spacing w:line="276" w:lineRule="auto"/>
        <w:jc w:val="both"/>
        <w:rPr>
          <w:bCs/>
          <w:szCs w:val="26"/>
        </w:rPr>
      </w:pPr>
      <w:r w:rsidRPr="00DB4626">
        <w:rPr>
          <w:bCs/>
          <w:szCs w:val="26"/>
        </w:rPr>
        <w:tab/>
      </w:r>
    </w:p>
    <w:p w14:paraId="1B30F799" w14:textId="77777777" w:rsidR="003A4019" w:rsidRPr="00DB4626" w:rsidRDefault="003A4019" w:rsidP="003A4019">
      <w:pPr>
        <w:widowControl w:val="0"/>
        <w:tabs>
          <w:tab w:val="right" w:leader="dot" w:pos="9072"/>
        </w:tabs>
        <w:spacing w:line="276" w:lineRule="auto"/>
        <w:jc w:val="both"/>
        <w:rPr>
          <w:bCs/>
          <w:szCs w:val="26"/>
        </w:rPr>
      </w:pPr>
      <w:r w:rsidRPr="00DB4626">
        <w:rPr>
          <w:bCs/>
          <w:szCs w:val="26"/>
        </w:rPr>
        <w:tab/>
      </w:r>
    </w:p>
    <w:p w14:paraId="40975D08" w14:textId="77777777" w:rsidR="003A4019" w:rsidRPr="00DB4626" w:rsidRDefault="003A4019" w:rsidP="003A4019">
      <w:pPr>
        <w:widowControl w:val="0"/>
        <w:tabs>
          <w:tab w:val="right" w:leader="dot" w:pos="9072"/>
        </w:tabs>
        <w:spacing w:line="276" w:lineRule="auto"/>
        <w:jc w:val="both"/>
        <w:rPr>
          <w:bCs/>
          <w:szCs w:val="26"/>
        </w:rPr>
      </w:pPr>
      <w:r w:rsidRPr="00DB4626">
        <w:rPr>
          <w:bCs/>
          <w:szCs w:val="26"/>
        </w:rPr>
        <w:tab/>
      </w:r>
    </w:p>
    <w:p w14:paraId="09D8DB72" w14:textId="77777777" w:rsidR="003A4019" w:rsidRPr="00DB4626" w:rsidRDefault="003A4019" w:rsidP="003A4019">
      <w:pPr>
        <w:widowControl w:val="0"/>
        <w:tabs>
          <w:tab w:val="right" w:leader="dot" w:pos="9072"/>
        </w:tabs>
        <w:spacing w:line="276" w:lineRule="auto"/>
        <w:jc w:val="both"/>
        <w:rPr>
          <w:bCs/>
          <w:szCs w:val="26"/>
        </w:rPr>
      </w:pPr>
      <w:r w:rsidRPr="00DB4626">
        <w:rPr>
          <w:bCs/>
          <w:szCs w:val="26"/>
        </w:rPr>
        <w:tab/>
      </w:r>
    </w:p>
    <w:p w14:paraId="5F67483A" w14:textId="77777777" w:rsidR="003A4019" w:rsidRPr="00DB4626" w:rsidRDefault="003A4019" w:rsidP="003A4019">
      <w:pPr>
        <w:widowControl w:val="0"/>
        <w:tabs>
          <w:tab w:val="right" w:leader="dot" w:pos="9072"/>
        </w:tabs>
        <w:spacing w:line="276" w:lineRule="auto"/>
        <w:jc w:val="both"/>
        <w:rPr>
          <w:bCs/>
          <w:szCs w:val="26"/>
        </w:rPr>
      </w:pPr>
      <w:r w:rsidRPr="00DB4626">
        <w:rPr>
          <w:bCs/>
          <w:szCs w:val="26"/>
        </w:rPr>
        <w:tab/>
      </w:r>
    </w:p>
    <w:p w14:paraId="184AD288" w14:textId="77777777" w:rsidR="003A4019" w:rsidRPr="00DB4626" w:rsidRDefault="003A4019" w:rsidP="003A4019">
      <w:pPr>
        <w:widowControl w:val="0"/>
        <w:tabs>
          <w:tab w:val="right" w:leader="dot" w:pos="9072"/>
        </w:tabs>
        <w:spacing w:line="276" w:lineRule="auto"/>
        <w:jc w:val="both"/>
        <w:rPr>
          <w:bCs/>
          <w:szCs w:val="26"/>
        </w:rPr>
      </w:pPr>
      <w:r w:rsidRPr="00DB4626">
        <w:rPr>
          <w:bCs/>
          <w:szCs w:val="26"/>
        </w:rPr>
        <w:tab/>
      </w:r>
    </w:p>
    <w:p w14:paraId="097B6FBF" w14:textId="77777777" w:rsidR="003A4019" w:rsidRPr="00DB4626" w:rsidRDefault="003A4019" w:rsidP="003A4019">
      <w:pPr>
        <w:widowControl w:val="0"/>
        <w:tabs>
          <w:tab w:val="right" w:leader="dot" w:pos="9072"/>
        </w:tabs>
        <w:spacing w:line="276" w:lineRule="auto"/>
        <w:jc w:val="both"/>
        <w:rPr>
          <w:bCs/>
          <w:szCs w:val="26"/>
        </w:rPr>
      </w:pPr>
      <w:r w:rsidRPr="00DB4626">
        <w:rPr>
          <w:bCs/>
          <w:szCs w:val="26"/>
        </w:rPr>
        <w:tab/>
      </w:r>
    </w:p>
    <w:p w14:paraId="5F7A98AC" w14:textId="77777777" w:rsidR="003A4019" w:rsidRPr="00DB4626" w:rsidRDefault="003A4019" w:rsidP="003A4019">
      <w:pPr>
        <w:widowControl w:val="0"/>
        <w:tabs>
          <w:tab w:val="right" w:leader="dot" w:pos="9072"/>
        </w:tabs>
        <w:spacing w:line="276" w:lineRule="auto"/>
        <w:jc w:val="both"/>
        <w:rPr>
          <w:bCs/>
          <w:szCs w:val="26"/>
        </w:rPr>
      </w:pPr>
      <w:r w:rsidRPr="00DB4626">
        <w:rPr>
          <w:bCs/>
          <w:szCs w:val="26"/>
        </w:rPr>
        <w:tab/>
      </w:r>
    </w:p>
    <w:p w14:paraId="7D3FF7B7" w14:textId="77777777" w:rsidR="003A4019" w:rsidRPr="00DB4626" w:rsidRDefault="003A4019" w:rsidP="003A4019">
      <w:pPr>
        <w:widowControl w:val="0"/>
        <w:tabs>
          <w:tab w:val="right" w:leader="dot" w:pos="9072"/>
        </w:tabs>
        <w:spacing w:line="276" w:lineRule="auto"/>
        <w:jc w:val="both"/>
        <w:rPr>
          <w:bCs/>
          <w:szCs w:val="26"/>
        </w:rPr>
      </w:pPr>
      <w:r w:rsidRPr="00DB4626">
        <w:rPr>
          <w:bCs/>
          <w:szCs w:val="26"/>
        </w:rPr>
        <w:tab/>
      </w:r>
    </w:p>
    <w:p w14:paraId="1A0F23A4" w14:textId="77777777" w:rsidR="003A4019" w:rsidRPr="00DB4626" w:rsidRDefault="003A4019" w:rsidP="003A4019">
      <w:pPr>
        <w:widowControl w:val="0"/>
        <w:tabs>
          <w:tab w:val="right" w:leader="dot" w:pos="9072"/>
        </w:tabs>
        <w:spacing w:line="276" w:lineRule="auto"/>
        <w:jc w:val="both"/>
        <w:rPr>
          <w:bCs/>
          <w:szCs w:val="26"/>
        </w:rPr>
      </w:pPr>
      <w:r w:rsidRPr="00DB4626">
        <w:rPr>
          <w:bCs/>
          <w:szCs w:val="26"/>
        </w:rPr>
        <w:tab/>
      </w:r>
    </w:p>
    <w:p w14:paraId="51D6FD4E" w14:textId="77777777" w:rsidR="003A4019" w:rsidRPr="00DB4626" w:rsidRDefault="003A4019" w:rsidP="003A4019">
      <w:pPr>
        <w:widowControl w:val="0"/>
        <w:tabs>
          <w:tab w:val="right" w:leader="dot" w:pos="9072"/>
        </w:tabs>
        <w:spacing w:line="276" w:lineRule="auto"/>
        <w:jc w:val="both"/>
        <w:rPr>
          <w:bCs/>
          <w:szCs w:val="26"/>
        </w:rPr>
      </w:pPr>
      <w:r w:rsidRPr="00DB4626">
        <w:rPr>
          <w:bCs/>
          <w:szCs w:val="26"/>
        </w:rPr>
        <w:tab/>
      </w:r>
    </w:p>
    <w:p w14:paraId="3FC0720D" w14:textId="77777777" w:rsidR="003A4019" w:rsidRPr="00DB4626" w:rsidRDefault="003A4019" w:rsidP="003A4019">
      <w:pPr>
        <w:widowControl w:val="0"/>
        <w:tabs>
          <w:tab w:val="right" w:leader="dot" w:pos="9072"/>
        </w:tabs>
        <w:spacing w:line="276" w:lineRule="auto"/>
        <w:jc w:val="both"/>
        <w:rPr>
          <w:bCs/>
          <w:szCs w:val="26"/>
        </w:rPr>
      </w:pPr>
      <w:r w:rsidRPr="00DB4626">
        <w:rPr>
          <w:bCs/>
          <w:szCs w:val="26"/>
        </w:rPr>
        <w:tab/>
      </w:r>
    </w:p>
    <w:p w14:paraId="54E438F5" w14:textId="77777777" w:rsidR="003A4019" w:rsidRPr="00DB4626" w:rsidRDefault="003A4019" w:rsidP="003A4019">
      <w:pPr>
        <w:widowControl w:val="0"/>
        <w:tabs>
          <w:tab w:val="right" w:leader="dot" w:pos="9072"/>
        </w:tabs>
        <w:spacing w:line="276" w:lineRule="auto"/>
        <w:jc w:val="both"/>
        <w:rPr>
          <w:bCs/>
          <w:szCs w:val="26"/>
        </w:rPr>
      </w:pPr>
      <w:r w:rsidRPr="00DB4626">
        <w:rPr>
          <w:bCs/>
          <w:szCs w:val="26"/>
        </w:rPr>
        <w:tab/>
      </w:r>
    </w:p>
    <w:p w14:paraId="5269FFD8" w14:textId="77777777" w:rsidR="003A4019" w:rsidRPr="00DB4626" w:rsidRDefault="003A4019" w:rsidP="003A4019">
      <w:pPr>
        <w:widowControl w:val="0"/>
        <w:tabs>
          <w:tab w:val="right" w:leader="dot" w:pos="9072"/>
        </w:tabs>
        <w:spacing w:line="276" w:lineRule="auto"/>
        <w:jc w:val="both"/>
        <w:rPr>
          <w:bCs/>
          <w:szCs w:val="26"/>
        </w:rPr>
      </w:pPr>
      <w:r w:rsidRPr="00DB4626">
        <w:rPr>
          <w:bCs/>
          <w:szCs w:val="26"/>
        </w:rPr>
        <w:tab/>
      </w:r>
    </w:p>
    <w:p w14:paraId="4788F070" w14:textId="77777777" w:rsidR="003A4019" w:rsidRPr="00DB4626" w:rsidRDefault="003A4019" w:rsidP="003A4019">
      <w:pPr>
        <w:widowControl w:val="0"/>
        <w:tabs>
          <w:tab w:val="right" w:leader="dot" w:pos="9072"/>
        </w:tabs>
        <w:spacing w:line="276" w:lineRule="auto"/>
        <w:jc w:val="both"/>
        <w:rPr>
          <w:bCs/>
          <w:szCs w:val="26"/>
        </w:rPr>
      </w:pPr>
      <w:r w:rsidRPr="00DB4626">
        <w:rPr>
          <w:bCs/>
          <w:szCs w:val="26"/>
        </w:rPr>
        <w:tab/>
      </w:r>
    </w:p>
    <w:p w14:paraId="6B7CD2E6" w14:textId="77777777" w:rsidR="003A4019" w:rsidRPr="00DB4626" w:rsidRDefault="003A4019" w:rsidP="003A4019">
      <w:pPr>
        <w:widowControl w:val="0"/>
        <w:tabs>
          <w:tab w:val="right" w:leader="dot" w:pos="9072"/>
        </w:tabs>
        <w:spacing w:line="276" w:lineRule="auto"/>
        <w:jc w:val="both"/>
        <w:rPr>
          <w:bCs/>
          <w:szCs w:val="26"/>
        </w:rPr>
      </w:pPr>
      <w:r w:rsidRPr="00DB4626">
        <w:rPr>
          <w:bCs/>
          <w:szCs w:val="26"/>
        </w:rPr>
        <w:tab/>
      </w:r>
    </w:p>
    <w:p w14:paraId="2EB3B612" w14:textId="77777777" w:rsidR="003A4019" w:rsidRPr="00DB4626" w:rsidRDefault="003A4019" w:rsidP="003A4019">
      <w:pPr>
        <w:widowControl w:val="0"/>
        <w:tabs>
          <w:tab w:val="right" w:leader="dot" w:pos="9072"/>
        </w:tabs>
        <w:spacing w:line="276" w:lineRule="auto"/>
        <w:jc w:val="both"/>
        <w:rPr>
          <w:bCs/>
          <w:szCs w:val="26"/>
        </w:rPr>
      </w:pPr>
      <w:r w:rsidRPr="00DB4626">
        <w:rPr>
          <w:bCs/>
          <w:szCs w:val="26"/>
        </w:rPr>
        <w:tab/>
      </w:r>
    </w:p>
    <w:p w14:paraId="3F5C9566" w14:textId="77777777" w:rsidR="003A4019" w:rsidRPr="00DB4626" w:rsidRDefault="003A4019" w:rsidP="003A4019">
      <w:pPr>
        <w:widowControl w:val="0"/>
        <w:tabs>
          <w:tab w:val="center" w:pos="7088"/>
        </w:tabs>
        <w:spacing w:line="276" w:lineRule="auto"/>
        <w:jc w:val="both"/>
        <w:rPr>
          <w:b/>
          <w:bCs/>
          <w:szCs w:val="26"/>
        </w:rPr>
      </w:pPr>
      <w:r w:rsidRPr="00DB4626">
        <w:rPr>
          <w:b/>
          <w:bCs/>
          <w:szCs w:val="26"/>
        </w:rPr>
        <w:tab/>
      </w:r>
      <w:proofErr w:type="spellStart"/>
      <w:r w:rsidRPr="00DB4626">
        <w:rPr>
          <w:b/>
          <w:bCs/>
          <w:szCs w:val="26"/>
        </w:rPr>
        <w:t>Giảng</w:t>
      </w:r>
      <w:proofErr w:type="spellEnd"/>
      <w:r w:rsidRPr="00DB4626">
        <w:rPr>
          <w:b/>
          <w:bCs/>
          <w:szCs w:val="26"/>
        </w:rPr>
        <w:t xml:space="preserve"> </w:t>
      </w:r>
      <w:proofErr w:type="spellStart"/>
      <w:r w:rsidRPr="00DB4626">
        <w:rPr>
          <w:b/>
          <w:bCs/>
          <w:szCs w:val="26"/>
        </w:rPr>
        <w:t>viên</w:t>
      </w:r>
      <w:proofErr w:type="spellEnd"/>
      <w:r w:rsidRPr="00DB4626">
        <w:rPr>
          <w:b/>
          <w:bCs/>
          <w:szCs w:val="26"/>
        </w:rPr>
        <w:t xml:space="preserve"> </w:t>
      </w:r>
      <w:proofErr w:type="spellStart"/>
      <w:r w:rsidRPr="00DB4626">
        <w:rPr>
          <w:b/>
          <w:bCs/>
          <w:szCs w:val="26"/>
        </w:rPr>
        <w:t>hướng</w:t>
      </w:r>
      <w:proofErr w:type="spellEnd"/>
      <w:r w:rsidRPr="00DB4626">
        <w:rPr>
          <w:b/>
          <w:bCs/>
          <w:szCs w:val="26"/>
        </w:rPr>
        <w:t xml:space="preserve"> </w:t>
      </w:r>
      <w:proofErr w:type="spellStart"/>
      <w:r w:rsidRPr="00DB4626">
        <w:rPr>
          <w:b/>
          <w:bCs/>
          <w:szCs w:val="26"/>
        </w:rPr>
        <w:t>dẫn</w:t>
      </w:r>
      <w:proofErr w:type="spellEnd"/>
    </w:p>
    <w:p w14:paraId="5DDC411F" w14:textId="77777777" w:rsidR="003A4019" w:rsidRPr="00DB4626" w:rsidRDefault="003A4019" w:rsidP="003A4019">
      <w:pPr>
        <w:widowControl w:val="0"/>
        <w:spacing w:after="160" w:line="276" w:lineRule="auto"/>
        <w:rPr>
          <w:b/>
          <w:noProof/>
          <w:sz w:val="30"/>
          <w:szCs w:val="26"/>
        </w:rPr>
      </w:pPr>
      <w:bookmarkStart w:id="11" w:name="_Toc7979774"/>
      <w:bookmarkStart w:id="12" w:name="_Toc7979837"/>
      <w:bookmarkStart w:id="13" w:name="_Toc8805989"/>
      <w:bookmarkStart w:id="14" w:name="_Toc9016556"/>
      <w:bookmarkStart w:id="15" w:name="_Toc9522823"/>
      <w:bookmarkStart w:id="16" w:name="_Toc9522925"/>
      <w:bookmarkStart w:id="17" w:name="_Toc57216371"/>
      <w:r w:rsidRPr="00DB4626">
        <w:br w:type="page"/>
      </w:r>
      <w:bookmarkEnd w:id="11"/>
      <w:bookmarkEnd w:id="12"/>
      <w:bookmarkEnd w:id="13"/>
      <w:bookmarkEnd w:id="14"/>
      <w:bookmarkEnd w:id="15"/>
      <w:bookmarkEnd w:id="16"/>
      <w:bookmarkEnd w:id="17"/>
    </w:p>
    <w:p w14:paraId="3C3B2C86" w14:textId="77777777" w:rsidR="008C254B" w:rsidRDefault="008C254B" w:rsidP="003A4019">
      <w:pPr>
        <w:pStyle w:val="TOC1"/>
        <w:sectPr w:rsidR="008C254B" w:rsidSect="008310A6">
          <w:footerReference w:type="default" r:id="rId10"/>
          <w:pgSz w:w="11907" w:h="16840" w:code="9"/>
          <w:pgMar w:top="1134" w:right="1134" w:bottom="1134" w:left="1701" w:header="720" w:footer="720" w:gutter="0"/>
          <w:pgNumType w:fmt="lowerRoman" w:start="1"/>
          <w:cols w:space="720"/>
          <w:docGrid w:linePitch="381"/>
        </w:sectPr>
      </w:pPr>
    </w:p>
    <w:p w14:paraId="1C093FA4" w14:textId="4485A072" w:rsidR="00285602" w:rsidRPr="00DB4626" w:rsidRDefault="00285602" w:rsidP="003A4019">
      <w:pPr>
        <w:pStyle w:val="TOC1"/>
      </w:pPr>
      <w:bookmarkStart w:id="18" w:name="_Toc122707898"/>
      <w:bookmarkStart w:id="19" w:name="_Toc122777665"/>
      <w:r w:rsidRPr="00DB4626">
        <w:lastRenderedPageBreak/>
        <w:t>LỜI CẢM ƠN</w:t>
      </w:r>
      <w:bookmarkEnd w:id="3"/>
      <w:bookmarkEnd w:id="18"/>
      <w:bookmarkEnd w:id="19"/>
    </w:p>
    <w:p w14:paraId="29DB299B" w14:textId="2C4B5336" w:rsidR="00285602" w:rsidRPr="00DB4626" w:rsidRDefault="00F920B1" w:rsidP="006C4F60">
      <w:pPr>
        <w:widowControl w:val="0"/>
        <w:spacing w:line="360" w:lineRule="auto"/>
        <w:ind w:firstLine="284"/>
        <w:jc w:val="both"/>
        <w:rPr>
          <w:bCs/>
          <w:szCs w:val="26"/>
        </w:rPr>
      </w:pPr>
      <w:proofErr w:type="spellStart"/>
      <w:r w:rsidRPr="00DB4626">
        <w:rPr>
          <w:szCs w:val="26"/>
        </w:rPr>
        <w:t>Chúng</w:t>
      </w:r>
      <w:proofErr w:type="spellEnd"/>
      <w:r w:rsidRPr="00DB4626">
        <w:rPr>
          <w:szCs w:val="26"/>
        </w:rPr>
        <w:t xml:space="preserve"> </w:t>
      </w:r>
      <w:proofErr w:type="spellStart"/>
      <w:r w:rsidRPr="00DB4626">
        <w:rPr>
          <w:szCs w:val="26"/>
        </w:rPr>
        <w:t>e</w:t>
      </w:r>
      <w:r w:rsidR="00285602" w:rsidRPr="00DB4626">
        <w:rPr>
          <w:szCs w:val="26"/>
        </w:rPr>
        <w:t>m</w:t>
      </w:r>
      <w:proofErr w:type="spellEnd"/>
      <w:r w:rsidR="00285602" w:rsidRPr="00DB4626">
        <w:rPr>
          <w:szCs w:val="26"/>
        </w:rPr>
        <w:t xml:space="preserve"> </w:t>
      </w:r>
      <w:proofErr w:type="spellStart"/>
      <w:r w:rsidR="00285602" w:rsidRPr="00DB4626">
        <w:rPr>
          <w:szCs w:val="26"/>
        </w:rPr>
        <w:t>xin</w:t>
      </w:r>
      <w:proofErr w:type="spellEnd"/>
      <w:r w:rsidR="00285602" w:rsidRPr="00DB4626">
        <w:rPr>
          <w:szCs w:val="26"/>
        </w:rPr>
        <w:t xml:space="preserve"> </w:t>
      </w:r>
      <w:proofErr w:type="spellStart"/>
      <w:r w:rsidR="00285602" w:rsidRPr="00DB4626">
        <w:rPr>
          <w:szCs w:val="26"/>
        </w:rPr>
        <w:t>trân</w:t>
      </w:r>
      <w:proofErr w:type="spellEnd"/>
      <w:r w:rsidR="00285602" w:rsidRPr="00DB4626">
        <w:rPr>
          <w:szCs w:val="26"/>
        </w:rPr>
        <w:t xml:space="preserve"> </w:t>
      </w:r>
      <w:proofErr w:type="spellStart"/>
      <w:r w:rsidR="00285602" w:rsidRPr="00DB4626">
        <w:rPr>
          <w:szCs w:val="26"/>
        </w:rPr>
        <w:t>trọng</w:t>
      </w:r>
      <w:proofErr w:type="spellEnd"/>
      <w:r w:rsidR="00285602" w:rsidRPr="00DB4626">
        <w:rPr>
          <w:szCs w:val="26"/>
        </w:rPr>
        <w:t xml:space="preserve"> </w:t>
      </w:r>
      <w:proofErr w:type="spellStart"/>
      <w:r w:rsidR="00285602" w:rsidRPr="00DB4626">
        <w:rPr>
          <w:szCs w:val="26"/>
        </w:rPr>
        <w:t>cảm</w:t>
      </w:r>
      <w:proofErr w:type="spellEnd"/>
      <w:r w:rsidR="00285602" w:rsidRPr="00DB4626">
        <w:rPr>
          <w:szCs w:val="26"/>
        </w:rPr>
        <w:t xml:space="preserve"> </w:t>
      </w:r>
      <w:proofErr w:type="spellStart"/>
      <w:r w:rsidR="00285602" w:rsidRPr="00DB4626">
        <w:rPr>
          <w:szCs w:val="26"/>
        </w:rPr>
        <w:t>ơn</w:t>
      </w:r>
      <w:proofErr w:type="spellEnd"/>
      <w:r w:rsidR="00285602" w:rsidRPr="00DB4626">
        <w:rPr>
          <w:szCs w:val="26"/>
        </w:rPr>
        <w:t xml:space="preserve"> </w:t>
      </w:r>
      <w:proofErr w:type="spellStart"/>
      <w:r w:rsidR="00285602" w:rsidRPr="00DB4626">
        <w:rPr>
          <w:bCs/>
          <w:szCs w:val="26"/>
        </w:rPr>
        <w:t>chân</w:t>
      </w:r>
      <w:proofErr w:type="spellEnd"/>
      <w:r w:rsidR="00285602" w:rsidRPr="00DB4626">
        <w:rPr>
          <w:bCs/>
          <w:szCs w:val="26"/>
        </w:rPr>
        <w:t xml:space="preserve"> </w:t>
      </w:r>
      <w:proofErr w:type="spellStart"/>
      <w:r w:rsidR="00285602" w:rsidRPr="00DB4626">
        <w:rPr>
          <w:bCs/>
          <w:szCs w:val="26"/>
        </w:rPr>
        <w:t>thành</w:t>
      </w:r>
      <w:proofErr w:type="spellEnd"/>
      <w:r w:rsidR="00285602" w:rsidRPr="00DB4626">
        <w:rPr>
          <w:bCs/>
          <w:szCs w:val="26"/>
        </w:rPr>
        <w:t xml:space="preserve"> </w:t>
      </w:r>
      <w:proofErr w:type="spellStart"/>
      <w:r w:rsidR="00285602" w:rsidRPr="00DB4626">
        <w:rPr>
          <w:bCs/>
          <w:szCs w:val="26"/>
        </w:rPr>
        <w:t>đến</w:t>
      </w:r>
      <w:proofErr w:type="spellEnd"/>
      <w:r w:rsidR="00285602" w:rsidRPr="00DB4626">
        <w:rPr>
          <w:bCs/>
          <w:szCs w:val="26"/>
        </w:rPr>
        <w:t xml:space="preserve"> ban </w:t>
      </w:r>
      <w:proofErr w:type="spellStart"/>
      <w:r w:rsidR="00285602" w:rsidRPr="00DB4626">
        <w:rPr>
          <w:bCs/>
          <w:szCs w:val="26"/>
        </w:rPr>
        <w:t>giám</w:t>
      </w:r>
      <w:proofErr w:type="spellEnd"/>
      <w:r w:rsidR="00285602" w:rsidRPr="00DB4626">
        <w:rPr>
          <w:bCs/>
          <w:szCs w:val="26"/>
        </w:rPr>
        <w:t xml:space="preserve"> </w:t>
      </w:r>
      <w:proofErr w:type="spellStart"/>
      <w:r w:rsidR="00285602" w:rsidRPr="00DB4626">
        <w:rPr>
          <w:bCs/>
          <w:szCs w:val="26"/>
        </w:rPr>
        <w:t>hiệu</w:t>
      </w:r>
      <w:proofErr w:type="spellEnd"/>
      <w:r w:rsidR="00285602" w:rsidRPr="00DB4626">
        <w:rPr>
          <w:bCs/>
          <w:szCs w:val="26"/>
        </w:rPr>
        <w:t xml:space="preserve"> </w:t>
      </w:r>
      <w:proofErr w:type="spellStart"/>
      <w:r w:rsidR="00285602" w:rsidRPr="00DB4626">
        <w:rPr>
          <w:bCs/>
          <w:szCs w:val="26"/>
        </w:rPr>
        <w:t>nhà</w:t>
      </w:r>
      <w:proofErr w:type="spellEnd"/>
      <w:r w:rsidR="00285602" w:rsidRPr="00DB4626">
        <w:rPr>
          <w:bCs/>
          <w:szCs w:val="26"/>
        </w:rPr>
        <w:t xml:space="preserve"> </w:t>
      </w:r>
      <w:proofErr w:type="spellStart"/>
      <w:r w:rsidR="00285602" w:rsidRPr="00DB4626">
        <w:rPr>
          <w:bCs/>
          <w:szCs w:val="26"/>
        </w:rPr>
        <w:t>trường</w:t>
      </w:r>
      <w:proofErr w:type="spellEnd"/>
      <w:r w:rsidR="00285602" w:rsidRPr="00DB4626">
        <w:rPr>
          <w:bCs/>
          <w:szCs w:val="26"/>
        </w:rPr>
        <w:t xml:space="preserve">, </w:t>
      </w:r>
      <w:proofErr w:type="spellStart"/>
      <w:r w:rsidR="00285602" w:rsidRPr="00DB4626">
        <w:rPr>
          <w:bCs/>
          <w:szCs w:val="26"/>
        </w:rPr>
        <w:t>cùng</w:t>
      </w:r>
      <w:proofErr w:type="spellEnd"/>
      <w:r w:rsidR="00285602" w:rsidRPr="00DB4626">
        <w:rPr>
          <w:bCs/>
          <w:szCs w:val="26"/>
        </w:rPr>
        <w:t xml:space="preserve"> </w:t>
      </w:r>
      <w:proofErr w:type="spellStart"/>
      <w:r w:rsidR="00285602" w:rsidRPr="00DB4626">
        <w:rPr>
          <w:bCs/>
          <w:szCs w:val="26"/>
        </w:rPr>
        <w:t>các</w:t>
      </w:r>
      <w:proofErr w:type="spellEnd"/>
      <w:r w:rsidR="00285602" w:rsidRPr="00DB4626">
        <w:rPr>
          <w:bCs/>
          <w:szCs w:val="26"/>
        </w:rPr>
        <w:t xml:space="preserve"> </w:t>
      </w:r>
      <w:proofErr w:type="spellStart"/>
      <w:r w:rsidR="00285602" w:rsidRPr="00DB4626">
        <w:rPr>
          <w:bCs/>
          <w:szCs w:val="26"/>
        </w:rPr>
        <w:t>thầy</w:t>
      </w:r>
      <w:proofErr w:type="spellEnd"/>
      <w:r w:rsidR="00285602" w:rsidRPr="00DB4626">
        <w:rPr>
          <w:bCs/>
          <w:szCs w:val="26"/>
        </w:rPr>
        <w:t xml:space="preserve"> </w:t>
      </w:r>
      <w:proofErr w:type="spellStart"/>
      <w:r w:rsidR="00285602" w:rsidRPr="00DB4626">
        <w:rPr>
          <w:bCs/>
          <w:szCs w:val="26"/>
        </w:rPr>
        <w:t>cô</w:t>
      </w:r>
      <w:proofErr w:type="spellEnd"/>
      <w:r w:rsidR="00285602" w:rsidRPr="00DB4626">
        <w:rPr>
          <w:bCs/>
          <w:szCs w:val="26"/>
        </w:rPr>
        <w:t xml:space="preserve"> </w:t>
      </w:r>
      <w:proofErr w:type="spellStart"/>
      <w:r w:rsidR="00285602" w:rsidRPr="00DB4626">
        <w:rPr>
          <w:bCs/>
          <w:szCs w:val="26"/>
        </w:rPr>
        <w:t>đã</w:t>
      </w:r>
      <w:proofErr w:type="spellEnd"/>
      <w:r w:rsidR="00285602" w:rsidRPr="00DB4626">
        <w:rPr>
          <w:bCs/>
          <w:szCs w:val="26"/>
        </w:rPr>
        <w:t xml:space="preserve"> </w:t>
      </w:r>
      <w:proofErr w:type="spellStart"/>
      <w:r w:rsidR="00285602" w:rsidRPr="00DB4626">
        <w:rPr>
          <w:bCs/>
          <w:szCs w:val="26"/>
        </w:rPr>
        <w:t>tận</w:t>
      </w:r>
      <w:proofErr w:type="spellEnd"/>
      <w:r w:rsidR="00285602" w:rsidRPr="00DB4626">
        <w:rPr>
          <w:bCs/>
          <w:szCs w:val="26"/>
        </w:rPr>
        <w:t xml:space="preserve"> </w:t>
      </w:r>
      <w:proofErr w:type="spellStart"/>
      <w:r w:rsidR="00285602" w:rsidRPr="00DB4626">
        <w:rPr>
          <w:bCs/>
          <w:szCs w:val="26"/>
        </w:rPr>
        <w:t>tình</w:t>
      </w:r>
      <w:proofErr w:type="spellEnd"/>
      <w:r w:rsidR="00285602" w:rsidRPr="00DB4626">
        <w:rPr>
          <w:bCs/>
          <w:szCs w:val="26"/>
        </w:rPr>
        <w:t xml:space="preserve"> </w:t>
      </w:r>
      <w:proofErr w:type="spellStart"/>
      <w:r w:rsidR="00285602" w:rsidRPr="00DB4626">
        <w:rPr>
          <w:bCs/>
          <w:szCs w:val="26"/>
        </w:rPr>
        <w:t>chỉ</w:t>
      </w:r>
      <w:proofErr w:type="spellEnd"/>
      <w:r w:rsidR="00285602" w:rsidRPr="00DB4626">
        <w:rPr>
          <w:bCs/>
          <w:szCs w:val="26"/>
        </w:rPr>
        <w:t xml:space="preserve"> </w:t>
      </w:r>
      <w:proofErr w:type="spellStart"/>
      <w:r w:rsidR="00285602" w:rsidRPr="00DB4626">
        <w:rPr>
          <w:bCs/>
          <w:szCs w:val="26"/>
        </w:rPr>
        <w:t>bảo</w:t>
      </w:r>
      <w:proofErr w:type="spellEnd"/>
      <w:r w:rsidR="00285602" w:rsidRPr="00DB4626">
        <w:rPr>
          <w:bCs/>
          <w:szCs w:val="26"/>
        </w:rPr>
        <w:t xml:space="preserve"> </w:t>
      </w:r>
      <w:proofErr w:type="spellStart"/>
      <w:r w:rsidR="00285602" w:rsidRPr="00DB4626">
        <w:rPr>
          <w:bCs/>
          <w:szCs w:val="26"/>
        </w:rPr>
        <w:t>giảng</w:t>
      </w:r>
      <w:proofErr w:type="spellEnd"/>
      <w:r w:rsidR="00285602" w:rsidRPr="00DB4626">
        <w:rPr>
          <w:bCs/>
          <w:szCs w:val="26"/>
        </w:rPr>
        <w:t xml:space="preserve"> </w:t>
      </w:r>
      <w:proofErr w:type="spellStart"/>
      <w:r w:rsidR="00285602" w:rsidRPr="00DB4626">
        <w:rPr>
          <w:bCs/>
          <w:szCs w:val="26"/>
        </w:rPr>
        <w:t>dạy</w:t>
      </w:r>
      <w:proofErr w:type="spellEnd"/>
      <w:r w:rsidR="00285602" w:rsidRPr="00DB4626">
        <w:rPr>
          <w:bCs/>
          <w:szCs w:val="26"/>
        </w:rPr>
        <w:t xml:space="preserve">, </w:t>
      </w:r>
      <w:proofErr w:type="spellStart"/>
      <w:r w:rsidR="00285602" w:rsidRPr="00DB4626">
        <w:rPr>
          <w:bCs/>
          <w:szCs w:val="26"/>
        </w:rPr>
        <w:t>cung</w:t>
      </w:r>
      <w:proofErr w:type="spellEnd"/>
      <w:r w:rsidR="00285602" w:rsidRPr="00DB4626">
        <w:rPr>
          <w:bCs/>
          <w:szCs w:val="26"/>
        </w:rPr>
        <w:t xml:space="preserve"> </w:t>
      </w:r>
      <w:proofErr w:type="spellStart"/>
      <w:r w:rsidR="00285602" w:rsidRPr="00DB4626">
        <w:rPr>
          <w:bCs/>
          <w:szCs w:val="26"/>
        </w:rPr>
        <w:t>cấp</w:t>
      </w:r>
      <w:proofErr w:type="spellEnd"/>
      <w:r w:rsidR="00285602" w:rsidRPr="00DB4626">
        <w:rPr>
          <w:bCs/>
          <w:szCs w:val="26"/>
        </w:rPr>
        <w:t xml:space="preserve"> </w:t>
      </w:r>
      <w:proofErr w:type="spellStart"/>
      <w:r w:rsidR="008E7BF5">
        <w:rPr>
          <w:bCs/>
          <w:szCs w:val="26"/>
        </w:rPr>
        <w:t>kiến</w:t>
      </w:r>
      <w:proofErr w:type="spellEnd"/>
      <w:r w:rsidR="00285602" w:rsidRPr="00DB4626">
        <w:rPr>
          <w:bCs/>
          <w:szCs w:val="26"/>
        </w:rPr>
        <w:t xml:space="preserve"> </w:t>
      </w:r>
      <w:proofErr w:type="spellStart"/>
      <w:r w:rsidR="00285602" w:rsidRPr="00DB4626">
        <w:rPr>
          <w:bCs/>
          <w:szCs w:val="26"/>
        </w:rPr>
        <w:t>thức</w:t>
      </w:r>
      <w:proofErr w:type="spellEnd"/>
      <w:r w:rsidR="00285602" w:rsidRPr="00DB4626">
        <w:rPr>
          <w:bCs/>
          <w:szCs w:val="26"/>
        </w:rPr>
        <w:t xml:space="preserve"> </w:t>
      </w:r>
      <w:proofErr w:type="spellStart"/>
      <w:r w:rsidR="00285602" w:rsidRPr="00DB4626">
        <w:rPr>
          <w:bCs/>
          <w:szCs w:val="26"/>
        </w:rPr>
        <w:t>nền</w:t>
      </w:r>
      <w:proofErr w:type="spellEnd"/>
      <w:r w:rsidR="00285602" w:rsidRPr="00DB4626">
        <w:rPr>
          <w:bCs/>
          <w:szCs w:val="26"/>
        </w:rPr>
        <w:t xml:space="preserve"> </w:t>
      </w:r>
      <w:proofErr w:type="spellStart"/>
      <w:r w:rsidR="00285602" w:rsidRPr="00DB4626">
        <w:rPr>
          <w:bCs/>
          <w:szCs w:val="26"/>
        </w:rPr>
        <w:t>tảng</w:t>
      </w:r>
      <w:proofErr w:type="spellEnd"/>
      <w:r w:rsidR="00285602" w:rsidRPr="00DB4626">
        <w:rPr>
          <w:bCs/>
          <w:szCs w:val="26"/>
        </w:rPr>
        <w:t xml:space="preserve"> </w:t>
      </w:r>
      <w:proofErr w:type="spellStart"/>
      <w:r w:rsidR="00285602" w:rsidRPr="00DB4626">
        <w:rPr>
          <w:bCs/>
          <w:szCs w:val="26"/>
        </w:rPr>
        <w:t>tạo</w:t>
      </w:r>
      <w:proofErr w:type="spellEnd"/>
      <w:r w:rsidR="00285602" w:rsidRPr="00DB4626">
        <w:rPr>
          <w:bCs/>
          <w:szCs w:val="26"/>
        </w:rPr>
        <w:t xml:space="preserve"> </w:t>
      </w:r>
      <w:proofErr w:type="spellStart"/>
      <w:r w:rsidR="00285602" w:rsidRPr="00DB4626">
        <w:rPr>
          <w:bCs/>
          <w:szCs w:val="26"/>
        </w:rPr>
        <w:t>điều</w:t>
      </w:r>
      <w:proofErr w:type="spellEnd"/>
      <w:r w:rsidR="00285602" w:rsidRPr="00DB4626">
        <w:rPr>
          <w:bCs/>
          <w:szCs w:val="26"/>
        </w:rPr>
        <w:t xml:space="preserve"> </w:t>
      </w:r>
      <w:proofErr w:type="spellStart"/>
      <w:r w:rsidR="00285602" w:rsidRPr="00DB4626">
        <w:rPr>
          <w:bCs/>
          <w:szCs w:val="26"/>
        </w:rPr>
        <w:t>kiện</w:t>
      </w:r>
      <w:proofErr w:type="spellEnd"/>
      <w:r w:rsidR="00285602" w:rsidRPr="00DB4626">
        <w:rPr>
          <w:bCs/>
          <w:szCs w:val="26"/>
        </w:rPr>
        <w:t xml:space="preserve"> </w:t>
      </w:r>
      <w:proofErr w:type="spellStart"/>
      <w:r w:rsidR="00285602" w:rsidRPr="00DB4626">
        <w:rPr>
          <w:bCs/>
          <w:szCs w:val="26"/>
        </w:rPr>
        <w:t>tốt</w:t>
      </w:r>
      <w:proofErr w:type="spellEnd"/>
      <w:r w:rsidR="00285602" w:rsidRPr="00DB4626">
        <w:rPr>
          <w:bCs/>
          <w:szCs w:val="26"/>
        </w:rPr>
        <w:t xml:space="preserve"> </w:t>
      </w:r>
      <w:proofErr w:type="spellStart"/>
      <w:r w:rsidR="00285602" w:rsidRPr="00DB4626">
        <w:rPr>
          <w:bCs/>
          <w:szCs w:val="26"/>
        </w:rPr>
        <w:t>nhất</w:t>
      </w:r>
      <w:proofErr w:type="spellEnd"/>
      <w:r w:rsidR="00285602" w:rsidRPr="00DB4626">
        <w:rPr>
          <w:bCs/>
          <w:szCs w:val="26"/>
        </w:rPr>
        <w:t xml:space="preserve"> </w:t>
      </w:r>
      <w:proofErr w:type="spellStart"/>
      <w:r w:rsidR="00285602" w:rsidRPr="00DB4626">
        <w:rPr>
          <w:bCs/>
          <w:szCs w:val="26"/>
        </w:rPr>
        <w:t>để</w:t>
      </w:r>
      <w:proofErr w:type="spellEnd"/>
      <w:r w:rsidR="00285602" w:rsidRPr="00DB4626">
        <w:rPr>
          <w:bCs/>
          <w:szCs w:val="26"/>
        </w:rPr>
        <w:t xml:space="preserve"> </w:t>
      </w:r>
      <w:proofErr w:type="spellStart"/>
      <w:r w:rsidR="00285602" w:rsidRPr="00DB4626">
        <w:rPr>
          <w:bCs/>
          <w:szCs w:val="26"/>
        </w:rPr>
        <w:t>chúng</w:t>
      </w:r>
      <w:proofErr w:type="spellEnd"/>
      <w:r w:rsidR="00285602" w:rsidRPr="00DB4626">
        <w:rPr>
          <w:bCs/>
          <w:szCs w:val="26"/>
        </w:rPr>
        <w:t xml:space="preserve"> </w:t>
      </w:r>
      <w:proofErr w:type="spellStart"/>
      <w:r w:rsidR="00285602" w:rsidRPr="00DB4626">
        <w:rPr>
          <w:bCs/>
          <w:szCs w:val="26"/>
        </w:rPr>
        <w:t>em</w:t>
      </w:r>
      <w:proofErr w:type="spellEnd"/>
      <w:r w:rsidR="00285602" w:rsidRPr="00DB4626">
        <w:rPr>
          <w:bCs/>
          <w:szCs w:val="26"/>
        </w:rPr>
        <w:t xml:space="preserve"> </w:t>
      </w:r>
      <w:proofErr w:type="spellStart"/>
      <w:r w:rsidR="00285602" w:rsidRPr="00DB4626">
        <w:rPr>
          <w:bCs/>
          <w:szCs w:val="26"/>
        </w:rPr>
        <w:t>học</w:t>
      </w:r>
      <w:proofErr w:type="spellEnd"/>
      <w:r w:rsidR="00285602" w:rsidRPr="00DB4626">
        <w:rPr>
          <w:bCs/>
          <w:szCs w:val="26"/>
        </w:rPr>
        <w:t xml:space="preserve"> </w:t>
      </w:r>
      <w:proofErr w:type="spellStart"/>
      <w:r w:rsidR="00285602" w:rsidRPr="00DB4626">
        <w:rPr>
          <w:bCs/>
          <w:szCs w:val="26"/>
        </w:rPr>
        <w:t>tập</w:t>
      </w:r>
      <w:proofErr w:type="spellEnd"/>
      <w:r w:rsidR="00285602" w:rsidRPr="00DB4626">
        <w:rPr>
          <w:bCs/>
          <w:szCs w:val="26"/>
        </w:rPr>
        <w:t xml:space="preserve"> </w:t>
      </w:r>
      <w:proofErr w:type="spellStart"/>
      <w:r w:rsidR="00285602" w:rsidRPr="00DB4626">
        <w:rPr>
          <w:bCs/>
          <w:szCs w:val="26"/>
        </w:rPr>
        <w:t>trau</w:t>
      </w:r>
      <w:proofErr w:type="spellEnd"/>
      <w:r w:rsidR="00285602" w:rsidRPr="00DB4626">
        <w:rPr>
          <w:bCs/>
          <w:szCs w:val="26"/>
        </w:rPr>
        <w:t xml:space="preserve"> </w:t>
      </w:r>
      <w:proofErr w:type="spellStart"/>
      <w:r w:rsidR="00285602" w:rsidRPr="00DB4626">
        <w:rPr>
          <w:bCs/>
          <w:szCs w:val="26"/>
        </w:rPr>
        <w:t>dồi</w:t>
      </w:r>
      <w:proofErr w:type="spellEnd"/>
      <w:r w:rsidR="00285602" w:rsidRPr="00DB4626">
        <w:rPr>
          <w:bCs/>
          <w:szCs w:val="26"/>
        </w:rPr>
        <w:t xml:space="preserve">. </w:t>
      </w:r>
    </w:p>
    <w:p w14:paraId="57D7ED88" w14:textId="18867583" w:rsidR="00285602" w:rsidRPr="00DB4626" w:rsidRDefault="00285602" w:rsidP="006C4F60">
      <w:pPr>
        <w:widowControl w:val="0"/>
        <w:spacing w:line="360" w:lineRule="auto"/>
        <w:ind w:firstLine="284"/>
        <w:jc w:val="both"/>
        <w:rPr>
          <w:bCs/>
          <w:szCs w:val="26"/>
        </w:rPr>
      </w:pPr>
      <w:proofErr w:type="spellStart"/>
      <w:r w:rsidRPr="00DB4626">
        <w:rPr>
          <w:bCs/>
          <w:szCs w:val="26"/>
        </w:rPr>
        <w:t>Đặc</w:t>
      </w:r>
      <w:proofErr w:type="spellEnd"/>
      <w:r w:rsidRPr="00DB4626">
        <w:rPr>
          <w:bCs/>
          <w:szCs w:val="26"/>
        </w:rPr>
        <w:t xml:space="preserve"> </w:t>
      </w:r>
      <w:proofErr w:type="spellStart"/>
      <w:r w:rsidRPr="00DB4626">
        <w:rPr>
          <w:bCs/>
          <w:szCs w:val="26"/>
        </w:rPr>
        <w:t>biệt</w:t>
      </w:r>
      <w:proofErr w:type="spellEnd"/>
      <w:r w:rsidRPr="00DB4626">
        <w:rPr>
          <w:bCs/>
          <w:szCs w:val="26"/>
        </w:rPr>
        <w:t xml:space="preserve"> </w:t>
      </w:r>
      <w:proofErr w:type="spellStart"/>
      <w:r w:rsidRPr="00DB4626">
        <w:rPr>
          <w:bCs/>
          <w:szCs w:val="26"/>
        </w:rPr>
        <w:t>em</w:t>
      </w:r>
      <w:proofErr w:type="spellEnd"/>
      <w:r w:rsidRPr="00DB4626">
        <w:rPr>
          <w:bCs/>
          <w:szCs w:val="26"/>
        </w:rPr>
        <w:t xml:space="preserve"> </w:t>
      </w:r>
      <w:proofErr w:type="spellStart"/>
      <w:r w:rsidRPr="00DB4626">
        <w:rPr>
          <w:bCs/>
          <w:szCs w:val="26"/>
        </w:rPr>
        <w:t>xin</w:t>
      </w:r>
      <w:proofErr w:type="spellEnd"/>
      <w:r w:rsidRPr="00DB4626">
        <w:rPr>
          <w:bCs/>
          <w:szCs w:val="26"/>
        </w:rPr>
        <w:t xml:space="preserve"> </w:t>
      </w:r>
      <w:proofErr w:type="spellStart"/>
      <w:r w:rsidRPr="00DB4626">
        <w:rPr>
          <w:bCs/>
          <w:szCs w:val="26"/>
        </w:rPr>
        <w:t>chân</w:t>
      </w:r>
      <w:proofErr w:type="spellEnd"/>
      <w:r w:rsidRPr="00DB4626">
        <w:rPr>
          <w:bCs/>
          <w:szCs w:val="26"/>
        </w:rPr>
        <w:t xml:space="preserve"> </w:t>
      </w:r>
      <w:proofErr w:type="spellStart"/>
      <w:r w:rsidRPr="00DB4626">
        <w:rPr>
          <w:bCs/>
          <w:szCs w:val="26"/>
        </w:rPr>
        <w:t>thành</w:t>
      </w:r>
      <w:proofErr w:type="spellEnd"/>
      <w:r w:rsidRPr="00DB4626">
        <w:rPr>
          <w:bCs/>
          <w:szCs w:val="26"/>
        </w:rPr>
        <w:t xml:space="preserve"> </w:t>
      </w:r>
      <w:proofErr w:type="spellStart"/>
      <w:r w:rsidRPr="00DB4626">
        <w:rPr>
          <w:bCs/>
          <w:szCs w:val="26"/>
        </w:rPr>
        <w:t>cảm</w:t>
      </w:r>
      <w:proofErr w:type="spellEnd"/>
      <w:r w:rsidRPr="00DB4626">
        <w:rPr>
          <w:bCs/>
          <w:szCs w:val="26"/>
        </w:rPr>
        <w:t xml:space="preserve"> </w:t>
      </w:r>
      <w:proofErr w:type="spellStart"/>
      <w:r w:rsidRPr="00DB4626">
        <w:rPr>
          <w:bCs/>
          <w:szCs w:val="26"/>
        </w:rPr>
        <w:t>ơn</w:t>
      </w:r>
      <w:proofErr w:type="spellEnd"/>
      <w:r w:rsidRPr="00DB4626">
        <w:rPr>
          <w:bCs/>
          <w:szCs w:val="26"/>
        </w:rPr>
        <w:t xml:space="preserve"> </w:t>
      </w:r>
      <w:r w:rsidR="00F920B1" w:rsidRPr="00DB4626">
        <w:rPr>
          <w:bCs/>
          <w:szCs w:val="26"/>
        </w:rPr>
        <w:t>TS. Vương Công Đạt</w:t>
      </w:r>
      <w:r w:rsidRPr="00DB4626">
        <w:rPr>
          <w:bCs/>
          <w:szCs w:val="26"/>
        </w:rPr>
        <w:t xml:space="preserve"> </w:t>
      </w:r>
      <w:proofErr w:type="spellStart"/>
      <w:r w:rsidRPr="00DB4626">
        <w:rPr>
          <w:bCs/>
          <w:szCs w:val="26"/>
        </w:rPr>
        <w:t>đã</w:t>
      </w:r>
      <w:proofErr w:type="spellEnd"/>
      <w:r w:rsidRPr="00DB4626">
        <w:rPr>
          <w:bCs/>
          <w:szCs w:val="26"/>
        </w:rPr>
        <w:t xml:space="preserve"> </w:t>
      </w:r>
      <w:proofErr w:type="spellStart"/>
      <w:r w:rsidRPr="00DB4626">
        <w:rPr>
          <w:bCs/>
          <w:szCs w:val="26"/>
        </w:rPr>
        <w:t>nhiệt</w:t>
      </w:r>
      <w:proofErr w:type="spellEnd"/>
      <w:r w:rsidRPr="00DB4626">
        <w:rPr>
          <w:bCs/>
          <w:szCs w:val="26"/>
        </w:rPr>
        <w:t xml:space="preserve"> </w:t>
      </w:r>
      <w:proofErr w:type="spellStart"/>
      <w:r w:rsidRPr="00DB4626">
        <w:rPr>
          <w:bCs/>
          <w:szCs w:val="26"/>
        </w:rPr>
        <w:t>tình</w:t>
      </w:r>
      <w:proofErr w:type="spellEnd"/>
      <w:r w:rsidRPr="00DB4626">
        <w:rPr>
          <w:bCs/>
          <w:szCs w:val="26"/>
        </w:rPr>
        <w:t xml:space="preserve"> </w:t>
      </w:r>
      <w:proofErr w:type="spellStart"/>
      <w:r w:rsidRPr="00DB4626">
        <w:rPr>
          <w:bCs/>
          <w:szCs w:val="26"/>
        </w:rPr>
        <w:t>hướng</w:t>
      </w:r>
      <w:proofErr w:type="spellEnd"/>
      <w:r w:rsidRPr="00DB4626">
        <w:rPr>
          <w:bCs/>
          <w:szCs w:val="26"/>
        </w:rPr>
        <w:t xml:space="preserve"> </w:t>
      </w:r>
      <w:proofErr w:type="spellStart"/>
      <w:r w:rsidRPr="00DB4626">
        <w:rPr>
          <w:bCs/>
          <w:szCs w:val="26"/>
        </w:rPr>
        <w:t>dẫn</w:t>
      </w:r>
      <w:proofErr w:type="spellEnd"/>
      <w:r w:rsidRPr="00DB4626">
        <w:rPr>
          <w:bCs/>
          <w:szCs w:val="26"/>
        </w:rPr>
        <w:t xml:space="preserve"> </w:t>
      </w:r>
      <w:proofErr w:type="spellStart"/>
      <w:r w:rsidRPr="00DB4626">
        <w:rPr>
          <w:bCs/>
          <w:szCs w:val="26"/>
        </w:rPr>
        <w:t>chúng</w:t>
      </w:r>
      <w:proofErr w:type="spellEnd"/>
      <w:r w:rsidRPr="00DB4626">
        <w:rPr>
          <w:bCs/>
          <w:szCs w:val="26"/>
        </w:rPr>
        <w:t xml:space="preserve"> </w:t>
      </w:r>
      <w:proofErr w:type="spellStart"/>
      <w:r w:rsidRPr="00DB4626">
        <w:rPr>
          <w:bCs/>
          <w:szCs w:val="26"/>
        </w:rPr>
        <w:t>em</w:t>
      </w:r>
      <w:proofErr w:type="spellEnd"/>
      <w:r w:rsidRPr="00DB4626">
        <w:rPr>
          <w:bCs/>
          <w:szCs w:val="26"/>
        </w:rPr>
        <w:t xml:space="preserve"> </w:t>
      </w:r>
      <w:proofErr w:type="spellStart"/>
      <w:r w:rsidRPr="00DB4626">
        <w:rPr>
          <w:bCs/>
          <w:szCs w:val="26"/>
        </w:rPr>
        <w:t>trong</w:t>
      </w:r>
      <w:proofErr w:type="spellEnd"/>
      <w:r w:rsidRPr="00DB4626">
        <w:rPr>
          <w:bCs/>
          <w:szCs w:val="26"/>
        </w:rPr>
        <w:t xml:space="preserve"> </w:t>
      </w:r>
      <w:proofErr w:type="spellStart"/>
      <w:r w:rsidRPr="00DB4626">
        <w:rPr>
          <w:bCs/>
          <w:szCs w:val="26"/>
        </w:rPr>
        <w:t>suốt</w:t>
      </w:r>
      <w:proofErr w:type="spellEnd"/>
      <w:r w:rsidRPr="00DB4626">
        <w:rPr>
          <w:bCs/>
          <w:szCs w:val="26"/>
        </w:rPr>
        <w:t xml:space="preserve"> </w:t>
      </w:r>
      <w:proofErr w:type="spellStart"/>
      <w:r w:rsidRPr="00DB4626">
        <w:rPr>
          <w:bCs/>
          <w:szCs w:val="26"/>
        </w:rPr>
        <w:t>quá</w:t>
      </w:r>
      <w:proofErr w:type="spellEnd"/>
      <w:r w:rsidRPr="00DB4626">
        <w:rPr>
          <w:bCs/>
          <w:szCs w:val="26"/>
        </w:rPr>
        <w:t xml:space="preserve"> </w:t>
      </w:r>
      <w:proofErr w:type="spellStart"/>
      <w:r w:rsidRPr="00DB4626">
        <w:rPr>
          <w:bCs/>
          <w:szCs w:val="26"/>
        </w:rPr>
        <w:t>trình</w:t>
      </w:r>
      <w:proofErr w:type="spellEnd"/>
      <w:r w:rsidRPr="00DB4626">
        <w:rPr>
          <w:bCs/>
          <w:szCs w:val="26"/>
        </w:rPr>
        <w:t xml:space="preserve"> </w:t>
      </w:r>
      <w:proofErr w:type="spellStart"/>
      <w:r w:rsidRPr="00DB4626">
        <w:rPr>
          <w:bCs/>
          <w:szCs w:val="26"/>
        </w:rPr>
        <w:t>xây</w:t>
      </w:r>
      <w:proofErr w:type="spellEnd"/>
      <w:r w:rsidRPr="00DB4626">
        <w:rPr>
          <w:bCs/>
          <w:szCs w:val="26"/>
        </w:rPr>
        <w:t xml:space="preserve"> </w:t>
      </w:r>
      <w:proofErr w:type="spellStart"/>
      <w:r w:rsidRPr="00DB4626">
        <w:rPr>
          <w:bCs/>
          <w:szCs w:val="26"/>
        </w:rPr>
        <w:t>dựng</w:t>
      </w:r>
      <w:proofErr w:type="spellEnd"/>
      <w:r w:rsidRPr="00DB4626">
        <w:rPr>
          <w:bCs/>
          <w:szCs w:val="26"/>
        </w:rPr>
        <w:t xml:space="preserve"> </w:t>
      </w:r>
      <w:proofErr w:type="spellStart"/>
      <w:r w:rsidR="00E35FDA" w:rsidRPr="00DB4626">
        <w:rPr>
          <w:bCs/>
          <w:szCs w:val="26"/>
        </w:rPr>
        <w:t>sản</w:t>
      </w:r>
      <w:proofErr w:type="spellEnd"/>
      <w:r w:rsidR="00E35FDA" w:rsidRPr="00DB4626">
        <w:rPr>
          <w:bCs/>
          <w:szCs w:val="26"/>
        </w:rPr>
        <w:t xml:space="preserve"> </w:t>
      </w:r>
      <w:proofErr w:type="spellStart"/>
      <w:r w:rsidR="00E35FDA" w:rsidRPr="00DB4626">
        <w:rPr>
          <w:bCs/>
          <w:szCs w:val="26"/>
        </w:rPr>
        <w:t>phẩm</w:t>
      </w:r>
      <w:proofErr w:type="spellEnd"/>
      <w:r w:rsidR="00A206B8">
        <w:rPr>
          <w:bCs/>
          <w:szCs w:val="26"/>
        </w:rPr>
        <w:t>.</w:t>
      </w:r>
    </w:p>
    <w:p w14:paraId="11C06C86" w14:textId="6D4E1AB2" w:rsidR="00285602" w:rsidRPr="00DB4626" w:rsidRDefault="00285602" w:rsidP="006C4F60">
      <w:pPr>
        <w:widowControl w:val="0"/>
        <w:spacing w:line="360" w:lineRule="auto"/>
        <w:ind w:firstLine="284"/>
        <w:jc w:val="both"/>
        <w:rPr>
          <w:bCs/>
          <w:szCs w:val="26"/>
        </w:rPr>
      </w:pPr>
      <w:r w:rsidRPr="00DB4626">
        <w:rPr>
          <w:bCs/>
          <w:szCs w:val="26"/>
        </w:rPr>
        <w:t xml:space="preserve">Trong </w:t>
      </w:r>
      <w:proofErr w:type="spellStart"/>
      <w:r w:rsidRPr="00DB4626">
        <w:rPr>
          <w:bCs/>
          <w:szCs w:val="26"/>
        </w:rPr>
        <w:t>quá</w:t>
      </w:r>
      <w:proofErr w:type="spellEnd"/>
      <w:r w:rsidRPr="00DB4626">
        <w:rPr>
          <w:bCs/>
          <w:szCs w:val="26"/>
        </w:rPr>
        <w:t xml:space="preserve"> </w:t>
      </w:r>
      <w:proofErr w:type="spellStart"/>
      <w:r w:rsidRPr="00DB4626">
        <w:rPr>
          <w:bCs/>
          <w:szCs w:val="26"/>
        </w:rPr>
        <w:t>trình</w:t>
      </w:r>
      <w:proofErr w:type="spellEnd"/>
      <w:r w:rsidRPr="00DB4626">
        <w:rPr>
          <w:bCs/>
          <w:szCs w:val="26"/>
        </w:rPr>
        <w:t xml:space="preserve"> </w:t>
      </w:r>
      <w:proofErr w:type="spellStart"/>
      <w:r w:rsidRPr="00DB4626">
        <w:rPr>
          <w:bCs/>
          <w:szCs w:val="26"/>
        </w:rPr>
        <w:t>thực</w:t>
      </w:r>
      <w:proofErr w:type="spellEnd"/>
      <w:r w:rsidRPr="00DB4626">
        <w:rPr>
          <w:bCs/>
          <w:szCs w:val="26"/>
        </w:rPr>
        <w:t xml:space="preserve"> </w:t>
      </w:r>
      <w:proofErr w:type="spellStart"/>
      <w:r w:rsidRPr="00DB4626">
        <w:rPr>
          <w:bCs/>
          <w:szCs w:val="26"/>
        </w:rPr>
        <w:t>hiện</w:t>
      </w:r>
      <w:proofErr w:type="spellEnd"/>
      <w:r w:rsidRPr="00DB4626">
        <w:rPr>
          <w:bCs/>
          <w:szCs w:val="26"/>
        </w:rPr>
        <w:t xml:space="preserve"> </w:t>
      </w:r>
      <w:proofErr w:type="spellStart"/>
      <w:r w:rsidRPr="00DB4626">
        <w:rPr>
          <w:bCs/>
          <w:szCs w:val="26"/>
        </w:rPr>
        <w:t>đề</w:t>
      </w:r>
      <w:proofErr w:type="spellEnd"/>
      <w:r w:rsidRPr="00DB4626">
        <w:rPr>
          <w:bCs/>
          <w:szCs w:val="26"/>
        </w:rPr>
        <w:t xml:space="preserve"> </w:t>
      </w:r>
      <w:proofErr w:type="spellStart"/>
      <w:r w:rsidRPr="00DB4626">
        <w:rPr>
          <w:bCs/>
          <w:szCs w:val="26"/>
        </w:rPr>
        <w:t>tài</w:t>
      </w:r>
      <w:proofErr w:type="spellEnd"/>
      <w:r w:rsidRPr="00DB4626">
        <w:rPr>
          <w:bCs/>
          <w:szCs w:val="26"/>
        </w:rPr>
        <w:t xml:space="preserve">, </w:t>
      </w:r>
      <w:proofErr w:type="spellStart"/>
      <w:r w:rsidRPr="00DB4626">
        <w:rPr>
          <w:bCs/>
          <w:szCs w:val="26"/>
        </w:rPr>
        <w:t>chúng</w:t>
      </w:r>
      <w:proofErr w:type="spellEnd"/>
      <w:r w:rsidRPr="00DB4626">
        <w:rPr>
          <w:bCs/>
          <w:szCs w:val="26"/>
        </w:rPr>
        <w:t xml:space="preserve"> </w:t>
      </w:r>
      <w:proofErr w:type="spellStart"/>
      <w:r w:rsidRPr="00DB4626">
        <w:rPr>
          <w:bCs/>
          <w:szCs w:val="26"/>
        </w:rPr>
        <w:t>em</w:t>
      </w:r>
      <w:proofErr w:type="spellEnd"/>
      <w:r w:rsidRPr="00DB4626">
        <w:rPr>
          <w:bCs/>
          <w:szCs w:val="26"/>
        </w:rPr>
        <w:t xml:space="preserve"> </w:t>
      </w:r>
      <w:proofErr w:type="spellStart"/>
      <w:r w:rsidRPr="00DB4626">
        <w:rPr>
          <w:bCs/>
          <w:szCs w:val="26"/>
        </w:rPr>
        <w:t>đã</w:t>
      </w:r>
      <w:proofErr w:type="spellEnd"/>
      <w:r w:rsidRPr="00DB4626">
        <w:rPr>
          <w:bCs/>
          <w:szCs w:val="26"/>
        </w:rPr>
        <w:t xml:space="preserve"> </w:t>
      </w:r>
      <w:proofErr w:type="spellStart"/>
      <w:r w:rsidRPr="00DB4626">
        <w:rPr>
          <w:bCs/>
          <w:szCs w:val="26"/>
        </w:rPr>
        <w:t>rất</w:t>
      </w:r>
      <w:proofErr w:type="spellEnd"/>
      <w:r w:rsidRPr="00DB4626">
        <w:rPr>
          <w:bCs/>
          <w:szCs w:val="26"/>
        </w:rPr>
        <w:t xml:space="preserve"> </w:t>
      </w:r>
      <w:proofErr w:type="spellStart"/>
      <w:r w:rsidRPr="00DB4626">
        <w:rPr>
          <w:bCs/>
          <w:szCs w:val="26"/>
        </w:rPr>
        <w:t>cố</w:t>
      </w:r>
      <w:proofErr w:type="spellEnd"/>
      <w:r w:rsidRPr="00DB4626">
        <w:rPr>
          <w:bCs/>
          <w:szCs w:val="26"/>
        </w:rPr>
        <w:t xml:space="preserve"> </w:t>
      </w:r>
      <w:proofErr w:type="spellStart"/>
      <w:r w:rsidRPr="00DB4626">
        <w:rPr>
          <w:bCs/>
          <w:szCs w:val="26"/>
        </w:rPr>
        <w:t>gắng</w:t>
      </w:r>
      <w:proofErr w:type="spellEnd"/>
      <w:r w:rsidRPr="00DB4626">
        <w:rPr>
          <w:bCs/>
          <w:szCs w:val="26"/>
        </w:rPr>
        <w:t xml:space="preserve"> </w:t>
      </w:r>
      <w:proofErr w:type="spellStart"/>
      <w:r w:rsidRPr="00DB4626">
        <w:rPr>
          <w:bCs/>
          <w:szCs w:val="26"/>
        </w:rPr>
        <w:t>n</w:t>
      </w:r>
      <w:r w:rsidR="00F920B1" w:rsidRPr="00DB4626">
        <w:rPr>
          <w:bCs/>
          <w:szCs w:val="26"/>
        </w:rPr>
        <w:t>ỗ</w:t>
      </w:r>
      <w:proofErr w:type="spellEnd"/>
      <w:r w:rsidRPr="00DB4626">
        <w:rPr>
          <w:bCs/>
          <w:szCs w:val="26"/>
        </w:rPr>
        <w:t xml:space="preserve"> </w:t>
      </w:r>
      <w:proofErr w:type="spellStart"/>
      <w:r w:rsidRPr="00DB4626">
        <w:rPr>
          <w:bCs/>
          <w:szCs w:val="26"/>
        </w:rPr>
        <w:t>lực</w:t>
      </w:r>
      <w:proofErr w:type="spellEnd"/>
      <w:r w:rsidRPr="00DB4626">
        <w:rPr>
          <w:bCs/>
          <w:szCs w:val="26"/>
        </w:rPr>
        <w:t xml:space="preserve"> </w:t>
      </w:r>
      <w:proofErr w:type="spellStart"/>
      <w:r w:rsidRPr="00DB4626">
        <w:rPr>
          <w:bCs/>
          <w:szCs w:val="26"/>
        </w:rPr>
        <w:t>tuy</w:t>
      </w:r>
      <w:proofErr w:type="spellEnd"/>
      <w:r w:rsidRPr="00DB4626">
        <w:rPr>
          <w:bCs/>
          <w:szCs w:val="26"/>
        </w:rPr>
        <w:t xml:space="preserve"> </w:t>
      </w:r>
      <w:proofErr w:type="spellStart"/>
      <w:r w:rsidRPr="00DB4626">
        <w:rPr>
          <w:bCs/>
          <w:szCs w:val="26"/>
        </w:rPr>
        <w:t>nhiên</w:t>
      </w:r>
      <w:proofErr w:type="spellEnd"/>
      <w:r w:rsidRPr="00DB4626">
        <w:rPr>
          <w:bCs/>
          <w:szCs w:val="26"/>
        </w:rPr>
        <w:t xml:space="preserve"> </w:t>
      </w:r>
      <w:proofErr w:type="spellStart"/>
      <w:r w:rsidRPr="00DB4626">
        <w:rPr>
          <w:bCs/>
          <w:szCs w:val="26"/>
        </w:rPr>
        <w:t>không</w:t>
      </w:r>
      <w:proofErr w:type="spellEnd"/>
      <w:r w:rsidRPr="00DB4626">
        <w:rPr>
          <w:bCs/>
          <w:szCs w:val="26"/>
        </w:rPr>
        <w:t xml:space="preserve"> </w:t>
      </w:r>
      <w:proofErr w:type="spellStart"/>
      <w:r w:rsidRPr="00DB4626">
        <w:rPr>
          <w:bCs/>
          <w:szCs w:val="26"/>
        </w:rPr>
        <w:t>tránh</w:t>
      </w:r>
      <w:proofErr w:type="spellEnd"/>
      <w:r w:rsidRPr="00DB4626">
        <w:rPr>
          <w:bCs/>
          <w:szCs w:val="26"/>
        </w:rPr>
        <w:t xml:space="preserve"> </w:t>
      </w:r>
      <w:proofErr w:type="spellStart"/>
      <w:r w:rsidRPr="00DB4626">
        <w:rPr>
          <w:bCs/>
          <w:szCs w:val="26"/>
        </w:rPr>
        <w:t>khỏi</w:t>
      </w:r>
      <w:proofErr w:type="spellEnd"/>
      <w:r w:rsidRPr="00DB4626">
        <w:rPr>
          <w:bCs/>
          <w:szCs w:val="26"/>
        </w:rPr>
        <w:t xml:space="preserve"> </w:t>
      </w:r>
      <w:proofErr w:type="spellStart"/>
      <w:r w:rsidRPr="00DB4626">
        <w:rPr>
          <w:bCs/>
          <w:szCs w:val="26"/>
        </w:rPr>
        <w:t>sai</w:t>
      </w:r>
      <w:proofErr w:type="spellEnd"/>
      <w:r w:rsidRPr="00DB4626">
        <w:rPr>
          <w:bCs/>
          <w:szCs w:val="26"/>
        </w:rPr>
        <w:t xml:space="preserve"> </w:t>
      </w:r>
      <w:proofErr w:type="spellStart"/>
      <w:r w:rsidRPr="00DB4626">
        <w:rPr>
          <w:bCs/>
          <w:szCs w:val="26"/>
        </w:rPr>
        <w:t>sót</w:t>
      </w:r>
      <w:proofErr w:type="spellEnd"/>
      <w:r w:rsidRPr="00DB4626">
        <w:rPr>
          <w:bCs/>
          <w:szCs w:val="26"/>
        </w:rPr>
        <w:t xml:space="preserve">. </w:t>
      </w:r>
      <w:proofErr w:type="spellStart"/>
      <w:r w:rsidRPr="00DB4626">
        <w:rPr>
          <w:bCs/>
          <w:szCs w:val="26"/>
        </w:rPr>
        <w:t>Chúng</w:t>
      </w:r>
      <w:proofErr w:type="spellEnd"/>
      <w:r w:rsidRPr="00DB4626">
        <w:rPr>
          <w:bCs/>
          <w:szCs w:val="26"/>
        </w:rPr>
        <w:t xml:space="preserve"> </w:t>
      </w:r>
      <w:proofErr w:type="spellStart"/>
      <w:r w:rsidRPr="00DB4626">
        <w:rPr>
          <w:bCs/>
          <w:szCs w:val="26"/>
        </w:rPr>
        <w:t>em</w:t>
      </w:r>
      <w:proofErr w:type="spellEnd"/>
      <w:r w:rsidRPr="00DB4626">
        <w:rPr>
          <w:bCs/>
          <w:szCs w:val="26"/>
        </w:rPr>
        <w:t xml:space="preserve"> </w:t>
      </w:r>
      <w:proofErr w:type="spellStart"/>
      <w:r w:rsidRPr="00DB4626">
        <w:rPr>
          <w:bCs/>
          <w:szCs w:val="26"/>
        </w:rPr>
        <w:t>mong</w:t>
      </w:r>
      <w:proofErr w:type="spellEnd"/>
      <w:r w:rsidRPr="00DB4626">
        <w:rPr>
          <w:bCs/>
          <w:szCs w:val="26"/>
        </w:rPr>
        <w:t xml:space="preserve"> </w:t>
      </w:r>
      <w:proofErr w:type="spellStart"/>
      <w:r w:rsidRPr="00DB4626">
        <w:rPr>
          <w:bCs/>
          <w:szCs w:val="26"/>
        </w:rPr>
        <w:t>nhận</w:t>
      </w:r>
      <w:proofErr w:type="spellEnd"/>
      <w:r w:rsidRPr="00DB4626">
        <w:rPr>
          <w:bCs/>
          <w:szCs w:val="26"/>
        </w:rPr>
        <w:t xml:space="preserve"> </w:t>
      </w:r>
      <w:proofErr w:type="spellStart"/>
      <w:r w:rsidRPr="00DB4626">
        <w:rPr>
          <w:bCs/>
          <w:szCs w:val="26"/>
        </w:rPr>
        <w:t>được</w:t>
      </w:r>
      <w:proofErr w:type="spellEnd"/>
      <w:r w:rsidRPr="00DB4626">
        <w:rPr>
          <w:bCs/>
          <w:szCs w:val="26"/>
        </w:rPr>
        <w:t xml:space="preserve"> </w:t>
      </w:r>
      <w:proofErr w:type="spellStart"/>
      <w:r w:rsidRPr="00DB4626">
        <w:rPr>
          <w:bCs/>
          <w:szCs w:val="26"/>
        </w:rPr>
        <w:t>sự</w:t>
      </w:r>
      <w:proofErr w:type="spellEnd"/>
      <w:r w:rsidRPr="00DB4626">
        <w:rPr>
          <w:bCs/>
          <w:szCs w:val="26"/>
        </w:rPr>
        <w:t xml:space="preserve"> </w:t>
      </w:r>
      <w:proofErr w:type="spellStart"/>
      <w:r w:rsidRPr="00DB4626">
        <w:rPr>
          <w:bCs/>
          <w:szCs w:val="26"/>
        </w:rPr>
        <w:t>góp</w:t>
      </w:r>
      <w:proofErr w:type="spellEnd"/>
      <w:r w:rsidRPr="00DB4626">
        <w:rPr>
          <w:bCs/>
          <w:szCs w:val="26"/>
        </w:rPr>
        <w:t xml:space="preserve"> ý </w:t>
      </w:r>
      <w:proofErr w:type="spellStart"/>
      <w:r w:rsidRPr="00DB4626">
        <w:rPr>
          <w:bCs/>
          <w:szCs w:val="26"/>
        </w:rPr>
        <w:t>của</w:t>
      </w:r>
      <w:proofErr w:type="spellEnd"/>
      <w:r w:rsidRPr="00DB4626">
        <w:rPr>
          <w:bCs/>
          <w:szCs w:val="26"/>
        </w:rPr>
        <w:t xml:space="preserve"> </w:t>
      </w:r>
      <w:proofErr w:type="spellStart"/>
      <w:r w:rsidRPr="00DB4626">
        <w:rPr>
          <w:bCs/>
          <w:szCs w:val="26"/>
        </w:rPr>
        <w:t>thầy</w:t>
      </w:r>
      <w:proofErr w:type="spellEnd"/>
      <w:r w:rsidRPr="00DB4626">
        <w:rPr>
          <w:bCs/>
          <w:szCs w:val="26"/>
        </w:rPr>
        <w:t xml:space="preserve"> </w:t>
      </w:r>
      <w:proofErr w:type="spellStart"/>
      <w:r w:rsidRPr="00DB4626">
        <w:rPr>
          <w:bCs/>
          <w:szCs w:val="26"/>
        </w:rPr>
        <w:t>cô</w:t>
      </w:r>
      <w:proofErr w:type="spellEnd"/>
      <w:r w:rsidRPr="00DB4626">
        <w:rPr>
          <w:bCs/>
          <w:szCs w:val="26"/>
        </w:rPr>
        <w:t xml:space="preserve"> </w:t>
      </w:r>
      <w:proofErr w:type="spellStart"/>
      <w:r w:rsidRPr="00DB4626">
        <w:rPr>
          <w:bCs/>
          <w:szCs w:val="26"/>
        </w:rPr>
        <w:t>giáo</w:t>
      </w:r>
      <w:proofErr w:type="spellEnd"/>
      <w:r w:rsidRPr="00DB4626">
        <w:rPr>
          <w:bCs/>
          <w:szCs w:val="26"/>
        </w:rPr>
        <w:t xml:space="preserve"> </w:t>
      </w:r>
      <w:proofErr w:type="spellStart"/>
      <w:r w:rsidRPr="00DB4626">
        <w:rPr>
          <w:bCs/>
          <w:szCs w:val="26"/>
        </w:rPr>
        <w:t>và</w:t>
      </w:r>
      <w:proofErr w:type="spellEnd"/>
      <w:r w:rsidRPr="00DB4626">
        <w:rPr>
          <w:bCs/>
          <w:szCs w:val="26"/>
        </w:rPr>
        <w:t xml:space="preserve"> </w:t>
      </w:r>
      <w:proofErr w:type="spellStart"/>
      <w:r w:rsidRPr="00DB4626">
        <w:rPr>
          <w:bCs/>
          <w:szCs w:val="26"/>
        </w:rPr>
        <w:t>từ</w:t>
      </w:r>
      <w:proofErr w:type="spellEnd"/>
      <w:r w:rsidRPr="00DB4626">
        <w:rPr>
          <w:bCs/>
          <w:szCs w:val="26"/>
        </w:rPr>
        <w:t xml:space="preserve"> </w:t>
      </w:r>
      <w:proofErr w:type="spellStart"/>
      <w:r w:rsidRPr="00DB4626">
        <w:rPr>
          <w:bCs/>
          <w:szCs w:val="26"/>
        </w:rPr>
        <w:t>phía</w:t>
      </w:r>
      <w:proofErr w:type="spellEnd"/>
      <w:r w:rsidRPr="00DB4626">
        <w:rPr>
          <w:bCs/>
          <w:szCs w:val="26"/>
        </w:rPr>
        <w:t xml:space="preserve"> </w:t>
      </w:r>
      <w:proofErr w:type="spellStart"/>
      <w:r w:rsidRPr="00DB4626">
        <w:rPr>
          <w:bCs/>
          <w:szCs w:val="26"/>
        </w:rPr>
        <w:t>hội</w:t>
      </w:r>
      <w:proofErr w:type="spellEnd"/>
      <w:r w:rsidRPr="00DB4626">
        <w:rPr>
          <w:bCs/>
          <w:szCs w:val="26"/>
        </w:rPr>
        <w:t xml:space="preserve"> </w:t>
      </w:r>
      <w:proofErr w:type="spellStart"/>
      <w:r w:rsidRPr="00DB4626">
        <w:rPr>
          <w:bCs/>
          <w:szCs w:val="26"/>
        </w:rPr>
        <w:t>đồng</w:t>
      </w:r>
      <w:proofErr w:type="spellEnd"/>
      <w:r w:rsidRPr="00DB4626">
        <w:rPr>
          <w:bCs/>
          <w:szCs w:val="26"/>
        </w:rPr>
        <w:t xml:space="preserve"> </w:t>
      </w:r>
      <w:proofErr w:type="spellStart"/>
      <w:r w:rsidRPr="00DB4626">
        <w:rPr>
          <w:bCs/>
          <w:szCs w:val="26"/>
        </w:rPr>
        <w:t>nhà</w:t>
      </w:r>
      <w:proofErr w:type="spellEnd"/>
      <w:r w:rsidRPr="00DB4626">
        <w:rPr>
          <w:bCs/>
          <w:szCs w:val="26"/>
        </w:rPr>
        <w:t xml:space="preserve"> </w:t>
      </w:r>
      <w:proofErr w:type="spellStart"/>
      <w:r w:rsidRPr="00DB4626">
        <w:rPr>
          <w:bCs/>
          <w:szCs w:val="26"/>
        </w:rPr>
        <w:t>trường</w:t>
      </w:r>
      <w:proofErr w:type="spellEnd"/>
      <w:r w:rsidRPr="00DB4626">
        <w:rPr>
          <w:bCs/>
          <w:szCs w:val="26"/>
        </w:rPr>
        <w:t xml:space="preserve"> </w:t>
      </w:r>
      <w:proofErr w:type="spellStart"/>
      <w:r w:rsidRPr="00DB4626">
        <w:rPr>
          <w:bCs/>
          <w:szCs w:val="26"/>
        </w:rPr>
        <w:t>để</w:t>
      </w:r>
      <w:proofErr w:type="spellEnd"/>
      <w:r w:rsidRPr="00DB4626">
        <w:rPr>
          <w:bCs/>
          <w:szCs w:val="26"/>
        </w:rPr>
        <w:t xml:space="preserve"> </w:t>
      </w:r>
      <w:proofErr w:type="spellStart"/>
      <w:r w:rsidRPr="00DB4626">
        <w:rPr>
          <w:bCs/>
          <w:szCs w:val="26"/>
        </w:rPr>
        <w:t>có</w:t>
      </w:r>
      <w:proofErr w:type="spellEnd"/>
      <w:r w:rsidRPr="00DB4626">
        <w:rPr>
          <w:bCs/>
          <w:szCs w:val="26"/>
        </w:rPr>
        <w:t xml:space="preserve"> </w:t>
      </w:r>
      <w:proofErr w:type="spellStart"/>
      <w:r w:rsidRPr="00DB4626">
        <w:rPr>
          <w:bCs/>
          <w:szCs w:val="26"/>
        </w:rPr>
        <w:t>thể</w:t>
      </w:r>
      <w:proofErr w:type="spellEnd"/>
      <w:r w:rsidRPr="00DB4626">
        <w:rPr>
          <w:bCs/>
          <w:szCs w:val="26"/>
        </w:rPr>
        <w:t xml:space="preserve"> </w:t>
      </w:r>
      <w:proofErr w:type="spellStart"/>
      <w:r w:rsidRPr="00DB4626">
        <w:rPr>
          <w:bCs/>
          <w:szCs w:val="26"/>
        </w:rPr>
        <w:t>thực</w:t>
      </w:r>
      <w:proofErr w:type="spellEnd"/>
      <w:r w:rsidRPr="00DB4626">
        <w:rPr>
          <w:bCs/>
          <w:szCs w:val="26"/>
        </w:rPr>
        <w:t xml:space="preserve"> </w:t>
      </w:r>
      <w:proofErr w:type="spellStart"/>
      <w:r w:rsidRPr="00DB4626">
        <w:rPr>
          <w:bCs/>
          <w:szCs w:val="26"/>
        </w:rPr>
        <w:t>hiện</w:t>
      </w:r>
      <w:proofErr w:type="spellEnd"/>
      <w:r w:rsidRPr="00DB4626">
        <w:rPr>
          <w:bCs/>
          <w:szCs w:val="26"/>
        </w:rPr>
        <w:t xml:space="preserve"> </w:t>
      </w:r>
      <w:proofErr w:type="spellStart"/>
      <w:r w:rsidRPr="00DB4626">
        <w:rPr>
          <w:bCs/>
          <w:szCs w:val="26"/>
        </w:rPr>
        <w:t>hoàn</w:t>
      </w:r>
      <w:proofErr w:type="spellEnd"/>
      <w:r w:rsidRPr="00DB4626">
        <w:rPr>
          <w:bCs/>
          <w:szCs w:val="26"/>
        </w:rPr>
        <w:t xml:space="preserve"> </w:t>
      </w:r>
      <w:proofErr w:type="spellStart"/>
      <w:r w:rsidRPr="00DB4626">
        <w:rPr>
          <w:bCs/>
          <w:szCs w:val="26"/>
        </w:rPr>
        <w:t>chỉnh</w:t>
      </w:r>
      <w:proofErr w:type="spellEnd"/>
      <w:r w:rsidRPr="00DB4626">
        <w:rPr>
          <w:bCs/>
          <w:szCs w:val="26"/>
        </w:rPr>
        <w:t xml:space="preserve"> </w:t>
      </w:r>
      <w:proofErr w:type="spellStart"/>
      <w:r w:rsidRPr="00DB4626">
        <w:rPr>
          <w:bCs/>
          <w:szCs w:val="26"/>
        </w:rPr>
        <w:t>hơn</w:t>
      </w:r>
      <w:proofErr w:type="spellEnd"/>
      <w:r w:rsidRPr="00DB4626">
        <w:rPr>
          <w:bCs/>
          <w:szCs w:val="26"/>
        </w:rPr>
        <w:t xml:space="preserve"> ở </w:t>
      </w:r>
      <w:proofErr w:type="spellStart"/>
      <w:r w:rsidRPr="00DB4626">
        <w:rPr>
          <w:bCs/>
          <w:szCs w:val="26"/>
        </w:rPr>
        <w:t>những</w:t>
      </w:r>
      <w:proofErr w:type="spellEnd"/>
      <w:r w:rsidRPr="00DB4626">
        <w:rPr>
          <w:bCs/>
          <w:szCs w:val="26"/>
        </w:rPr>
        <w:t xml:space="preserve"> </w:t>
      </w:r>
      <w:proofErr w:type="spellStart"/>
      <w:r w:rsidRPr="00DB4626">
        <w:rPr>
          <w:bCs/>
          <w:szCs w:val="26"/>
        </w:rPr>
        <w:t>chủ</w:t>
      </w:r>
      <w:proofErr w:type="spellEnd"/>
      <w:r w:rsidRPr="00DB4626">
        <w:rPr>
          <w:bCs/>
          <w:szCs w:val="26"/>
        </w:rPr>
        <w:t xml:space="preserve"> </w:t>
      </w:r>
      <w:proofErr w:type="spellStart"/>
      <w:r w:rsidRPr="00DB4626">
        <w:rPr>
          <w:bCs/>
          <w:szCs w:val="26"/>
        </w:rPr>
        <w:t>đề</w:t>
      </w:r>
      <w:proofErr w:type="spellEnd"/>
      <w:r w:rsidR="00A206B8">
        <w:rPr>
          <w:bCs/>
          <w:szCs w:val="26"/>
        </w:rPr>
        <w:t>.</w:t>
      </w:r>
    </w:p>
    <w:p w14:paraId="1E101CA9" w14:textId="77777777" w:rsidR="00285602" w:rsidRPr="00DB4626" w:rsidRDefault="00285602" w:rsidP="00DB4626">
      <w:pPr>
        <w:widowControl w:val="0"/>
        <w:spacing w:line="360" w:lineRule="auto"/>
        <w:ind w:firstLine="567"/>
        <w:jc w:val="right"/>
        <w:rPr>
          <w:bCs/>
          <w:szCs w:val="26"/>
        </w:rPr>
      </w:pPr>
      <w:proofErr w:type="spellStart"/>
      <w:r w:rsidRPr="00DB4626">
        <w:rPr>
          <w:bCs/>
          <w:i/>
          <w:iCs/>
          <w:szCs w:val="26"/>
        </w:rPr>
        <w:t>Chúng</w:t>
      </w:r>
      <w:proofErr w:type="spellEnd"/>
      <w:r w:rsidRPr="00DB4626">
        <w:rPr>
          <w:bCs/>
          <w:i/>
          <w:iCs/>
          <w:szCs w:val="26"/>
        </w:rPr>
        <w:t xml:space="preserve"> </w:t>
      </w:r>
      <w:proofErr w:type="spellStart"/>
      <w:r w:rsidRPr="00DB4626">
        <w:rPr>
          <w:bCs/>
          <w:i/>
          <w:iCs/>
          <w:szCs w:val="26"/>
        </w:rPr>
        <w:t>em</w:t>
      </w:r>
      <w:proofErr w:type="spellEnd"/>
      <w:r w:rsidRPr="00DB4626">
        <w:rPr>
          <w:bCs/>
          <w:i/>
          <w:iCs/>
          <w:szCs w:val="26"/>
        </w:rPr>
        <w:t xml:space="preserve"> </w:t>
      </w:r>
      <w:proofErr w:type="spellStart"/>
      <w:r w:rsidRPr="00DB4626">
        <w:rPr>
          <w:bCs/>
          <w:i/>
          <w:iCs/>
          <w:szCs w:val="26"/>
        </w:rPr>
        <w:t>xin</w:t>
      </w:r>
      <w:proofErr w:type="spellEnd"/>
      <w:r w:rsidRPr="00DB4626">
        <w:rPr>
          <w:bCs/>
          <w:i/>
          <w:iCs/>
          <w:szCs w:val="26"/>
        </w:rPr>
        <w:t xml:space="preserve"> </w:t>
      </w:r>
      <w:proofErr w:type="spellStart"/>
      <w:r w:rsidRPr="00DB4626">
        <w:rPr>
          <w:bCs/>
          <w:i/>
          <w:iCs/>
          <w:szCs w:val="26"/>
        </w:rPr>
        <w:t>chân</w:t>
      </w:r>
      <w:proofErr w:type="spellEnd"/>
      <w:r w:rsidRPr="00DB4626">
        <w:rPr>
          <w:bCs/>
          <w:i/>
          <w:iCs/>
          <w:szCs w:val="26"/>
        </w:rPr>
        <w:t xml:space="preserve"> </w:t>
      </w:r>
      <w:proofErr w:type="spellStart"/>
      <w:r w:rsidRPr="00DB4626">
        <w:rPr>
          <w:bCs/>
          <w:i/>
          <w:iCs/>
          <w:szCs w:val="26"/>
        </w:rPr>
        <w:t>thành</w:t>
      </w:r>
      <w:proofErr w:type="spellEnd"/>
      <w:r w:rsidRPr="00DB4626">
        <w:rPr>
          <w:bCs/>
          <w:i/>
          <w:iCs/>
          <w:szCs w:val="26"/>
        </w:rPr>
        <w:t xml:space="preserve"> </w:t>
      </w:r>
      <w:proofErr w:type="spellStart"/>
      <w:r w:rsidRPr="00DB4626">
        <w:rPr>
          <w:bCs/>
          <w:i/>
          <w:iCs/>
          <w:szCs w:val="26"/>
        </w:rPr>
        <w:t>cảm</w:t>
      </w:r>
      <w:proofErr w:type="spellEnd"/>
      <w:r w:rsidRPr="00DB4626">
        <w:rPr>
          <w:bCs/>
          <w:i/>
          <w:iCs/>
          <w:szCs w:val="26"/>
        </w:rPr>
        <w:t xml:space="preserve"> </w:t>
      </w:r>
      <w:proofErr w:type="spellStart"/>
      <w:r w:rsidRPr="00DB4626">
        <w:rPr>
          <w:bCs/>
          <w:i/>
          <w:iCs/>
          <w:szCs w:val="26"/>
        </w:rPr>
        <w:t>ơn</w:t>
      </w:r>
      <w:proofErr w:type="spellEnd"/>
      <w:r w:rsidRPr="00DB4626">
        <w:rPr>
          <w:bCs/>
          <w:szCs w:val="26"/>
        </w:rPr>
        <w:t xml:space="preserve">! </w:t>
      </w:r>
    </w:p>
    <w:p w14:paraId="6B2839E9" w14:textId="77777777" w:rsidR="00285602" w:rsidRPr="00DB4626" w:rsidRDefault="00285602" w:rsidP="00CD45AF">
      <w:pPr>
        <w:widowControl w:val="0"/>
        <w:spacing w:after="160" w:line="276" w:lineRule="auto"/>
        <w:rPr>
          <w:b/>
          <w:noProof/>
          <w:sz w:val="30"/>
          <w:szCs w:val="26"/>
        </w:rPr>
      </w:pPr>
      <w:r w:rsidRPr="00DB4626">
        <w:br w:type="page"/>
      </w:r>
    </w:p>
    <w:p w14:paraId="6F755B7A" w14:textId="1DA05AF6" w:rsidR="00F02583" w:rsidRPr="00DB4626" w:rsidRDefault="00616668" w:rsidP="003A4019">
      <w:pPr>
        <w:pStyle w:val="TOC1"/>
      </w:pPr>
      <w:bookmarkStart w:id="20" w:name="_Toc119329410"/>
      <w:bookmarkStart w:id="21" w:name="_Toc122707899"/>
      <w:bookmarkStart w:id="22" w:name="_Toc122777666"/>
      <w:bookmarkStart w:id="23" w:name="_Toc9622089"/>
      <w:bookmarkStart w:id="24" w:name="_Toc9522927"/>
      <w:bookmarkStart w:id="25" w:name="_Toc9522825"/>
      <w:bookmarkStart w:id="26" w:name="_Toc9016558"/>
      <w:bookmarkStart w:id="27" w:name="_Toc8805990"/>
      <w:bookmarkStart w:id="28" w:name="_Toc7979838"/>
      <w:bookmarkStart w:id="29" w:name="_Toc7979775"/>
      <w:bookmarkStart w:id="30" w:name="_Toc6688591"/>
      <w:bookmarkStart w:id="31" w:name="_Toc6684123"/>
      <w:bookmarkStart w:id="32" w:name="_Toc6684062"/>
      <w:bookmarkStart w:id="33" w:name="_Toc119329302"/>
      <w:bookmarkStart w:id="34" w:name="_Toc6684063"/>
      <w:bookmarkStart w:id="35" w:name="_Toc6684124"/>
      <w:bookmarkStart w:id="36" w:name="_Toc6688592"/>
      <w:bookmarkStart w:id="37" w:name="_Toc7253358"/>
      <w:bookmarkStart w:id="38" w:name="_Toc7978865"/>
      <w:bookmarkStart w:id="39" w:name="_Toc8805991"/>
      <w:bookmarkStart w:id="40" w:name="_Toc9016559"/>
      <w:bookmarkEnd w:id="4"/>
      <w:bookmarkEnd w:id="5"/>
      <w:bookmarkEnd w:id="6"/>
      <w:bookmarkEnd w:id="7"/>
      <w:bookmarkEnd w:id="8"/>
      <w:bookmarkEnd w:id="9"/>
      <w:bookmarkEnd w:id="10"/>
      <w:r w:rsidRPr="00DB4626">
        <w:lastRenderedPageBreak/>
        <w:t>MỤC</w:t>
      </w:r>
      <w:bookmarkEnd w:id="20"/>
      <w:r w:rsidR="00181475">
        <w:t xml:space="preserve"> LỤC</w:t>
      </w:r>
      <w:bookmarkEnd w:id="21"/>
      <w:bookmarkEnd w:id="22"/>
    </w:p>
    <w:sdt>
      <w:sdtPr>
        <w:rPr>
          <w:rFonts w:ascii="Times New Roman" w:hAnsi="Times New Roman"/>
          <w:b/>
          <w:bCs w:val="0"/>
          <w:i w:val="0"/>
          <w:color w:val="auto"/>
          <w:sz w:val="26"/>
          <w:szCs w:val="24"/>
        </w:rPr>
        <w:id w:val="-766930286"/>
        <w:docPartObj>
          <w:docPartGallery w:val="Table of Contents"/>
          <w:docPartUnique/>
        </w:docPartObj>
      </w:sdtPr>
      <w:sdtEndPr>
        <w:rPr>
          <w:b w:val="0"/>
          <w:noProof/>
          <w:color w:val="000000"/>
          <w:szCs w:val="27"/>
        </w:rPr>
      </w:sdtEndPr>
      <w:sdtContent>
        <w:p w14:paraId="04434146" w14:textId="69159B15" w:rsidR="00F02583" w:rsidRPr="00DB4626" w:rsidRDefault="00F02583" w:rsidP="00CC0C81">
          <w:pPr>
            <w:pStyle w:val="TOCHeading"/>
            <w:numPr>
              <w:ilvl w:val="0"/>
              <w:numId w:val="0"/>
            </w:numPr>
            <w:spacing w:before="0"/>
            <w:jc w:val="left"/>
            <w:rPr>
              <w:rFonts w:ascii="Times New Roman" w:hAnsi="Times New Roman"/>
            </w:rPr>
          </w:pPr>
        </w:p>
        <w:p w14:paraId="2596A52E" w14:textId="6601AB64" w:rsidR="00B949C1" w:rsidRDefault="00F02583" w:rsidP="00B949C1">
          <w:pPr>
            <w:pStyle w:val="TOC1"/>
            <w:outlineLvl w:val="9"/>
            <w:rPr>
              <w:rFonts w:asciiTheme="minorHAnsi" w:eastAsiaTheme="minorEastAsia" w:hAnsiTheme="minorHAnsi" w:cstheme="minorBidi"/>
              <w:b w:val="0"/>
              <w:color w:val="auto"/>
              <w:spacing w:val="0"/>
              <w:sz w:val="22"/>
              <w:szCs w:val="22"/>
            </w:rPr>
          </w:pPr>
          <w:r w:rsidRPr="00DB4626">
            <w:fldChar w:fldCharType="begin"/>
          </w:r>
          <w:r w:rsidRPr="00DB4626">
            <w:instrText xml:space="preserve"> TOC \o "1-3" \h \z \u </w:instrText>
          </w:r>
          <w:r w:rsidRPr="00DB4626">
            <w:fldChar w:fldCharType="separate"/>
          </w:r>
          <w:hyperlink w:anchor="_Toc122777665" w:history="1">
            <w:r w:rsidR="00B949C1" w:rsidRPr="000A3A18">
              <w:rPr>
                <w:rStyle w:val="Hyperlink"/>
              </w:rPr>
              <w:t>LỜI CẢM ƠN</w:t>
            </w:r>
            <w:r w:rsidR="00B949C1">
              <w:rPr>
                <w:webHidden/>
              </w:rPr>
              <w:tab/>
            </w:r>
            <w:r w:rsidR="00B949C1">
              <w:rPr>
                <w:webHidden/>
              </w:rPr>
              <w:fldChar w:fldCharType="begin"/>
            </w:r>
            <w:r w:rsidR="00B949C1">
              <w:rPr>
                <w:webHidden/>
              </w:rPr>
              <w:instrText xml:space="preserve"> PAGEREF _Toc122777665 \h </w:instrText>
            </w:r>
            <w:r w:rsidR="00B949C1">
              <w:rPr>
                <w:webHidden/>
              </w:rPr>
            </w:r>
            <w:r w:rsidR="00B949C1">
              <w:rPr>
                <w:webHidden/>
              </w:rPr>
              <w:fldChar w:fldCharType="separate"/>
            </w:r>
            <w:r w:rsidR="00B949C1">
              <w:rPr>
                <w:webHidden/>
              </w:rPr>
              <w:t>1</w:t>
            </w:r>
            <w:r w:rsidR="00B949C1">
              <w:rPr>
                <w:webHidden/>
              </w:rPr>
              <w:fldChar w:fldCharType="end"/>
            </w:r>
          </w:hyperlink>
        </w:p>
        <w:p w14:paraId="1F4B8E36" w14:textId="34342FCA" w:rsidR="00B949C1" w:rsidRDefault="00000000" w:rsidP="00B949C1">
          <w:pPr>
            <w:pStyle w:val="TOC1"/>
            <w:outlineLvl w:val="9"/>
            <w:rPr>
              <w:rFonts w:asciiTheme="minorHAnsi" w:eastAsiaTheme="minorEastAsia" w:hAnsiTheme="minorHAnsi" w:cstheme="minorBidi"/>
              <w:b w:val="0"/>
              <w:color w:val="auto"/>
              <w:spacing w:val="0"/>
              <w:sz w:val="22"/>
              <w:szCs w:val="22"/>
            </w:rPr>
          </w:pPr>
          <w:hyperlink w:anchor="_Toc122777666" w:history="1">
            <w:r w:rsidR="00B949C1" w:rsidRPr="000A3A18">
              <w:rPr>
                <w:rStyle w:val="Hyperlink"/>
              </w:rPr>
              <w:t>MỤC LỤC</w:t>
            </w:r>
            <w:r w:rsidR="00B949C1">
              <w:rPr>
                <w:webHidden/>
              </w:rPr>
              <w:tab/>
            </w:r>
            <w:r w:rsidR="00B949C1">
              <w:rPr>
                <w:webHidden/>
              </w:rPr>
              <w:fldChar w:fldCharType="begin"/>
            </w:r>
            <w:r w:rsidR="00B949C1">
              <w:rPr>
                <w:webHidden/>
              </w:rPr>
              <w:instrText xml:space="preserve"> PAGEREF _Toc122777666 \h </w:instrText>
            </w:r>
            <w:r w:rsidR="00B949C1">
              <w:rPr>
                <w:webHidden/>
              </w:rPr>
            </w:r>
            <w:r w:rsidR="00B949C1">
              <w:rPr>
                <w:webHidden/>
              </w:rPr>
              <w:fldChar w:fldCharType="separate"/>
            </w:r>
            <w:r w:rsidR="00B949C1">
              <w:rPr>
                <w:webHidden/>
              </w:rPr>
              <w:t>2</w:t>
            </w:r>
            <w:r w:rsidR="00B949C1">
              <w:rPr>
                <w:webHidden/>
              </w:rPr>
              <w:fldChar w:fldCharType="end"/>
            </w:r>
          </w:hyperlink>
        </w:p>
        <w:p w14:paraId="309B5F72" w14:textId="5C13D165" w:rsidR="00B949C1" w:rsidRDefault="00000000" w:rsidP="00B949C1">
          <w:pPr>
            <w:pStyle w:val="TOC1"/>
            <w:outlineLvl w:val="9"/>
            <w:rPr>
              <w:rFonts w:asciiTheme="minorHAnsi" w:eastAsiaTheme="minorEastAsia" w:hAnsiTheme="minorHAnsi" w:cstheme="minorBidi"/>
              <w:b w:val="0"/>
              <w:color w:val="auto"/>
              <w:spacing w:val="0"/>
              <w:sz w:val="22"/>
              <w:szCs w:val="22"/>
            </w:rPr>
          </w:pPr>
          <w:hyperlink w:anchor="_Toc122777667" w:history="1">
            <w:r w:rsidR="00B949C1" w:rsidRPr="000A3A18">
              <w:rPr>
                <w:rStyle w:val="Hyperlink"/>
              </w:rPr>
              <w:t>DANH MỤC HÌNH ẢNH</w:t>
            </w:r>
            <w:r w:rsidR="00B949C1">
              <w:rPr>
                <w:webHidden/>
              </w:rPr>
              <w:tab/>
            </w:r>
            <w:r w:rsidR="00B949C1">
              <w:rPr>
                <w:webHidden/>
              </w:rPr>
              <w:fldChar w:fldCharType="begin"/>
            </w:r>
            <w:r w:rsidR="00B949C1">
              <w:rPr>
                <w:webHidden/>
              </w:rPr>
              <w:instrText xml:space="preserve"> PAGEREF _Toc122777667 \h </w:instrText>
            </w:r>
            <w:r w:rsidR="00B949C1">
              <w:rPr>
                <w:webHidden/>
              </w:rPr>
            </w:r>
            <w:r w:rsidR="00B949C1">
              <w:rPr>
                <w:webHidden/>
              </w:rPr>
              <w:fldChar w:fldCharType="separate"/>
            </w:r>
            <w:r w:rsidR="00B949C1">
              <w:rPr>
                <w:webHidden/>
              </w:rPr>
              <w:t>4</w:t>
            </w:r>
            <w:r w:rsidR="00B949C1">
              <w:rPr>
                <w:webHidden/>
              </w:rPr>
              <w:fldChar w:fldCharType="end"/>
            </w:r>
          </w:hyperlink>
        </w:p>
        <w:p w14:paraId="53A96A3C" w14:textId="2D2E8D4F" w:rsidR="00B949C1" w:rsidRDefault="00000000" w:rsidP="00B949C1">
          <w:pPr>
            <w:pStyle w:val="TOC1"/>
            <w:outlineLvl w:val="9"/>
            <w:rPr>
              <w:rFonts w:asciiTheme="minorHAnsi" w:eastAsiaTheme="minorEastAsia" w:hAnsiTheme="minorHAnsi" w:cstheme="minorBidi"/>
              <w:b w:val="0"/>
              <w:color w:val="auto"/>
              <w:spacing w:val="0"/>
              <w:sz w:val="22"/>
              <w:szCs w:val="22"/>
            </w:rPr>
          </w:pPr>
          <w:hyperlink w:anchor="_Toc122777668" w:history="1">
            <w:r w:rsidR="00B949C1" w:rsidRPr="000A3A18">
              <w:rPr>
                <w:rStyle w:val="Hyperlink"/>
              </w:rPr>
              <w:t>MỞ ĐẦU</w:t>
            </w:r>
            <w:r w:rsidR="00B949C1">
              <w:rPr>
                <w:webHidden/>
              </w:rPr>
              <w:tab/>
            </w:r>
            <w:r w:rsidR="00B949C1">
              <w:rPr>
                <w:webHidden/>
              </w:rPr>
              <w:fldChar w:fldCharType="begin"/>
            </w:r>
            <w:r w:rsidR="00B949C1">
              <w:rPr>
                <w:webHidden/>
              </w:rPr>
              <w:instrText xml:space="preserve"> PAGEREF _Toc122777668 \h </w:instrText>
            </w:r>
            <w:r w:rsidR="00B949C1">
              <w:rPr>
                <w:webHidden/>
              </w:rPr>
            </w:r>
            <w:r w:rsidR="00B949C1">
              <w:rPr>
                <w:webHidden/>
              </w:rPr>
              <w:fldChar w:fldCharType="separate"/>
            </w:r>
            <w:r w:rsidR="00B949C1">
              <w:rPr>
                <w:webHidden/>
              </w:rPr>
              <w:t>5</w:t>
            </w:r>
            <w:r w:rsidR="00B949C1">
              <w:rPr>
                <w:webHidden/>
              </w:rPr>
              <w:fldChar w:fldCharType="end"/>
            </w:r>
          </w:hyperlink>
        </w:p>
        <w:p w14:paraId="255D6720" w14:textId="5E8F6F5D" w:rsidR="00B949C1" w:rsidRDefault="00000000" w:rsidP="00B949C1">
          <w:pPr>
            <w:pStyle w:val="TOC2"/>
            <w:rPr>
              <w:rFonts w:asciiTheme="minorHAnsi" w:eastAsiaTheme="minorEastAsia" w:hAnsiTheme="minorHAnsi" w:cstheme="minorBidi"/>
              <w:color w:val="auto"/>
              <w:spacing w:val="0"/>
              <w:sz w:val="22"/>
              <w:szCs w:val="22"/>
            </w:rPr>
          </w:pPr>
          <w:hyperlink w:anchor="_Toc122777669" w:history="1">
            <w:r w:rsidR="00B949C1" w:rsidRPr="000A3A18">
              <w:rPr>
                <w:rStyle w:val="Hyperlink"/>
              </w:rPr>
              <w:t>1. Giới thiệu</w:t>
            </w:r>
            <w:r w:rsidR="00B949C1">
              <w:rPr>
                <w:webHidden/>
              </w:rPr>
              <w:tab/>
            </w:r>
            <w:r w:rsidR="00B949C1">
              <w:rPr>
                <w:webHidden/>
              </w:rPr>
              <w:fldChar w:fldCharType="begin"/>
            </w:r>
            <w:r w:rsidR="00B949C1">
              <w:rPr>
                <w:webHidden/>
              </w:rPr>
              <w:instrText xml:space="preserve"> PAGEREF _Toc122777669 \h </w:instrText>
            </w:r>
            <w:r w:rsidR="00B949C1">
              <w:rPr>
                <w:webHidden/>
              </w:rPr>
            </w:r>
            <w:r w:rsidR="00B949C1">
              <w:rPr>
                <w:webHidden/>
              </w:rPr>
              <w:fldChar w:fldCharType="separate"/>
            </w:r>
            <w:r w:rsidR="00B949C1">
              <w:rPr>
                <w:webHidden/>
              </w:rPr>
              <w:t>5</w:t>
            </w:r>
            <w:r w:rsidR="00B949C1">
              <w:rPr>
                <w:webHidden/>
              </w:rPr>
              <w:fldChar w:fldCharType="end"/>
            </w:r>
          </w:hyperlink>
        </w:p>
        <w:p w14:paraId="0B49FC9D" w14:textId="2089801C" w:rsidR="00B949C1" w:rsidRPr="00B949C1" w:rsidRDefault="00000000" w:rsidP="00B949C1">
          <w:pPr>
            <w:pStyle w:val="TOC2"/>
            <w:rPr>
              <w:rFonts w:asciiTheme="minorHAnsi" w:eastAsiaTheme="minorEastAsia" w:hAnsiTheme="minorHAnsi" w:cstheme="minorBidi"/>
              <w:color w:val="auto"/>
              <w:spacing w:val="0"/>
              <w:sz w:val="22"/>
              <w:szCs w:val="22"/>
            </w:rPr>
          </w:pPr>
          <w:hyperlink w:anchor="_Toc122777670" w:history="1">
            <w:r w:rsidR="00B949C1" w:rsidRPr="00B949C1">
              <w:rPr>
                <w:rStyle w:val="Hyperlink"/>
              </w:rPr>
              <w:t>2. Mục tiêu của đề tài</w:t>
            </w:r>
            <w:r w:rsidR="00B949C1" w:rsidRPr="00B949C1">
              <w:rPr>
                <w:webHidden/>
              </w:rPr>
              <w:tab/>
            </w:r>
            <w:r w:rsidR="00B949C1" w:rsidRPr="00B949C1">
              <w:rPr>
                <w:webHidden/>
              </w:rPr>
              <w:fldChar w:fldCharType="begin"/>
            </w:r>
            <w:r w:rsidR="00B949C1" w:rsidRPr="00B949C1">
              <w:rPr>
                <w:webHidden/>
              </w:rPr>
              <w:instrText xml:space="preserve"> PAGEREF _Toc122777670 \h </w:instrText>
            </w:r>
            <w:r w:rsidR="00B949C1" w:rsidRPr="00B949C1">
              <w:rPr>
                <w:webHidden/>
              </w:rPr>
            </w:r>
            <w:r w:rsidR="00B949C1" w:rsidRPr="00B949C1">
              <w:rPr>
                <w:webHidden/>
              </w:rPr>
              <w:fldChar w:fldCharType="separate"/>
            </w:r>
            <w:r w:rsidR="00B949C1" w:rsidRPr="00B949C1">
              <w:rPr>
                <w:webHidden/>
              </w:rPr>
              <w:t>5</w:t>
            </w:r>
            <w:r w:rsidR="00B949C1" w:rsidRPr="00B949C1">
              <w:rPr>
                <w:webHidden/>
              </w:rPr>
              <w:fldChar w:fldCharType="end"/>
            </w:r>
          </w:hyperlink>
        </w:p>
        <w:p w14:paraId="306CB92D" w14:textId="67FD5537" w:rsidR="00B949C1" w:rsidRPr="00B949C1" w:rsidRDefault="00000000" w:rsidP="00B949C1">
          <w:pPr>
            <w:pStyle w:val="TOC2"/>
            <w:rPr>
              <w:rFonts w:asciiTheme="minorHAnsi" w:eastAsiaTheme="minorEastAsia" w:hAnsiTheme="minorHAnsi" w:cstheme="minorBidi"/>
              <w:color w:val="auto"/>
              <w:spacing w:val="0"/>
              <w:sz w:val="22"/>
              <w:szCs w:val="22"/>
            </w:rPr>
          </w:pPr>
          <w:hyperlink w:anchor="_Toc122777671" w:history="1">
            <w:r w:rsidR="00B949C1" w:rsidRPr="00B949C1">
              <w:rPr>
                <w:rStyle w:val="Hyperlink"/>
              </w:rPr>
              <w:t>3. Nội dung và kế hoạch thực hiện</w:t>
            </w:r>
            <w:r w:rsidR="00B949C1" w:rsidRPr="00B949C1">
              <w:rPr>
                <w:webHidden/>
              </w:rPr>
              <w:tab/>
            </w:r>
            <w:r w:rsidR="00B949C1" w:rsidRPr="00B949C1">
              <w:rPr>
                <w:webHidden/>
              </w:rPr>
              <w:fldChar w:fldCharType="begin"/>
            </w:r>
            <w:r w:rsidR="00B949C1" w:rsidRPr="00B949C1">
              <w:rPr>
                <w:webHidden/>
              </w:rPr>
              <w:instrText xml:space="preserve"> PAGEREF _Toc122777671 \h </w:instrText>
            </w:r>
            <w:r w:rsidR="00B949C1" w:rsidRPr="00B949C1">
              <w:rPr>
                <w:webHidden/>
              </w:rPr>
            </w:r>
            <w:r w:rsidR="00B949C1" w:rsidRPr="00B949C1">
              <w:rPr>
                <w:webHidden/>
              </w:rPr>
              <w:fldChar w:fldCharType="separate"/>
            </w:r>
            <w:r w:rsidR="00B949C1" w:rsidRPr="00B949C1">
              <w:rPr>
                <w:webHidden/>
              </w:rPr>
              <w:t>5</w:t>
            </w:r>
            <w:r w:rsidR="00B949C1" w:rsidRPr="00B949C1">
              <w:rPr>
                <w:webHidden/>
              </w:rPr>
              <w:fldChar w:fldCharType="end"/>
            </w:r>
          </w:hyperlink>
        </w:p>
        <w:p w14:paraId="5608B848" w14:textId="439A25CC" w:rsidR="00B949C1" w:rsidRPr="00B949C1" w:rsidRDefault="00000000" w:rsidP="00B949C1">
          <w:pPr>
            <w:pStyle w:val="TOC2"/>
            <w:rPr>
              <w:rFonts w:asciiTheme="minorHAnsi" w:eastAsiaTheme="minorEastAsia" w:hAnsiTheme="minorHAnsi" w:cstheme="minorBidi"/>
              <w:color w:val="auto"/>
              <w:spacing w:val="0"/>
              <w:sz w:val="22"/>
              <w:szCs w:val="22"/>
            </w:rPr>
          </w:pPr>
          <w:hyperlink w:anchor="_Toc122777672" w:history="1">
            <w:r w:rsidR="00B949C1" w:rsidRPr="00B949C1">
              <w:rPr>
                <w:rStyle w:val="Hyperlink"/>
              </w:rPr>
              <w:t>4. Bố cục báo cáo</w:t>
            </w:r>
            <w:r w:rsidR="00B949C1" w:rsidRPr="00B949C1">
              <w:rPr>
                <w:webHidden/>
              </w:rPr>
              <w:tab/>
            </w:r>
            <w:r w:rsidR="00B949C1" w:rsidRPr="00B949C1">
              <w:rPr>
                <w:webHidden/>
              </w:rPr>
              <w:fldChar w:fldCharType="begin"/>
            </w:r>
            <w:r w:rsidR="00B949C1" w:rsidRPr="00B949C1">
              <w:rPr>
                <w:webHidden/>
              </w:rPr>
              <w:instrText xml:space="preserve"> PAGEREF _Toc122777672 \h </w:instrText>
            </w:r>
            <w:r w:rsidR="00B949C1" w:rsidRPr="00B949C1">
              <w:rPr>
                <w:webHidden/>
              </w:rPr>
            </w:r>
            <w:r w:rsidR="00B949C1" w:rsidRPr="00B949C1">
              <w:rPr>
                <w:webHidden/>
              </w:rPr>
              <w:fldChar w:fldCharType="separate"/>
            </w:r>
            <w:r w:rsidR="00B949C1" w:rsidRPr="00B949C1">
              <w:rPr>
                <w:webHidden/>
              </w:rPr>
              <w:t>5</w:t>
            </w:r>
            <w:r w:rsidR="00B949C1" w:rsidRPr="00B949C1">
              <w:rPr>
                <w:webHidden/>
              </w:rPr>
              <w:fldChar w:fldCharType="end"/>
            </w:r>
          </w:hyperlink>
        </w:p>
        <w:p w14:paraId="27928031" w14:textId="76416B35" w:rsidR="00B949C1" w:rsidRDefault="00000000" w:rsidP="00B949C1">
          <w:pPr>
            <w:pStyle w:val="TOC1"/>
            <w:outlineLvl w:val="9"/>
            <w:rPr>
              <w:rFonts w:asciiTheme="minorHAnsi" w:eastAsiaTheme="minorEastAsia" w:hAnsiTheme="minorHAnsi" w:cstheme="minorBidi"/>
              <w:b w:val="0"/>
              <w:color w:val="auto"/>
              <w:spacing w:val="0"/>
              <w:sz w:val="22"/>
              <w:szCs w:val="22"/>
            </w:rPr>
          </w:pPr>
          <w:hyperlink w:anchor="_Toc122777673" w:history="1">
            <w:r w:rsidR="00B949C1" w:rsidRPr="000A3A18">
              <w:rPr>
                <w:rStyle w:val="Hyperlink"/>
                <w:lang w:val="vi-VN"/>
              </w:rPr>
              <w:t>CHƯƠNG 1.</w:t>
            </w:r>
            <w:r w:rsidR="00B949C1" w:rsidRPr="000A3A18">
              <w:rPr>
                <w:rStyle w:val="Hyperlink"/>
              </w:rPr>
              <w:t xml:space="preserve"> TỔNG QUAN VỀ ĐỀ TÀI</w:t>
            </w:r>
            <w:r w:rsidR="00B949C1">
              <w:rPr>
                <w:webHidden/>
              </w:rPr>
              <w:tab/>
            </w:r>
            <w:r w:rsidR="00B949C1">
              <w:rPr>
                <w:webHidden/>
              </w:rPr>
              <w:fldChar w:fldCharType="begin"/>
            </w:r>
            <w:r w:rsidR="00B949C1">
              <w:rPr>
                <w:webHidden/>
              </w:rPr>
              <w:instrText xml:space="preserve"> PAGEREF _Toc122777673 \h </w:instrText>
            </w:r>
            <w:r w:rsidR="00B949C1">
              <w:rPr>
                <w:webHidden/>
              </w:rPr>
            </w:r>
            <w:r w:rsidR="00B949C1">
              <w:rPr>
                <w:webHidden/>
              </w:rPr>
              <w:fldChar w:fldCharType="separate"/>
            </w:r>
            <w:r w:rsidR="00B949C1">
              <w:rPr>
                <w:webHidden/>
              </w:rPr>
              <w:t>7</w:t>
            </w:r>
            <w:r w:rsidR="00B949C1">
              <w:rPr>
                <w:webHidden/>
              </w:rPr>
              <w:fldChar w:fldCharType="end"/>
            </w:r>
          </w:hyperlink>
        </w:p>
        <w:p w14:paraId="3A4CB011" w14:textId="6DFF1348" w:rsidR="00B949C1" w:rsidRDefault="00000000" w:rsidP="00B949C1">
          <w:pPr>
            <w:pStyle w:val="TOC2"/>
            <w:rPr>
              <w:rFonts w:asciiTheme="minorHAnsi" w:eastAsiaTheme="minorEastAsia" w:hAnsiTheme="minorHAnsi" w:cstheme="minorBidi"/>
              <w:color w:val="auto"/>
              <w:spacing w:val="0"/>
              <w:sz w:val="22"/>
              <w:szCs w:val="22"/>
            </w:rPr>
          </w:pPr>
          <w:hyperlink w:anchor="_Toc122777674" w:history="1">
            <w:r w:rsidR="00B949C1" w:rsidRPr="000A3A18">
              <w:rPr>
                <w:rStyle w:val="Hyperlink"/>
              </w:rPr>
              <w:t>1.1. Giới thiệu về đề tài</w:t>
            </w:r>
            <w:r w:rsidR="00B949C1">
              <w:rPr>
                <w:webHidden/>
              </w:rPr>
              <w:tab/>
            </w:r>
            <w:r w:rsidR="00B949C1">
              <w:rPr>
                <w:webHidden/>
              </w:rPr>
              <w:fldChar w:fldCharType="begin"/>
            </w:r>
            <w:r w:rsidR="00B949C1">
              <w:rPr>
                <w:webHidden/>
              </w:rPr>
              <w:instrText xml:space="preserve"> PAGEREF _Toc122777674 \h </w:instrText>
            </w:r>
            <w:r w:rsidR="00B949C1">
              <w:rPr>
                <w:webHidden/>
              </w:rPr>
            </w:r>
            <w:r w:rsidR="00B949C1">
              <w:rPr>
                <w:webHidden/>
              </w:rPr>
              <w:fldChar w:fldCharType="separate"/>
            </w:r>
            <w:r w:rsidR="00B949C1">
              <w:rPr>
                <w:webHidden/>
              </w:rPr>
              <w:t>7</w:t>
            </w:r>
            <w:r w:rsidR="00B949C1">
              <w:rPr>
                <w:webHidden/>
              </w:rPr>
              <w:fldChar w:fldCharType="end"/>
            </w:r>
          </w:hyperlink>
        </w:p>
        <w:p w14:paraId="2B0B54F8" w14:textId="59861573" w:rsidR="00B949C1" w:rsidRDefault="00000000" w:rsidP="00B949C1">
          <w:pPr>
            <w:pStyle w:val="TOC3"/>
            <w:rPr>
              <w:rFonts w:asciiTheme="minorHAnsi" w:eastAsiaTheme="minorEastAsia" w:hAnsiTheme="minorHAnsi" w:cstheme="minorBidi"/>
              <w:noProof/>
              <w:color w:val="auto"/>
              <w:spacing w:val="0"/>
              <w:sz w:val="22"/>
              <w:szCs w:val="22"/>
            </w:rPr>
          </w:pPr>
          <w:hyperlink w:anchor="_Toc122777675" w:history="1">
            <w:r w:rsidR="00B949C1" w:rsidRPr="000A3A18">
              <w:rPr>
                <w:rStyle w:val="Hyperlink"/>
                <w:noProof/>
              </w:rPr>
              <w:t>1.1.1. Đặt vấn đề</w:t>
            </w:r>
            <w:r w:rsidR="00B949C1">
              <w:rPr>
                <w:noProof/>
                <w:webHidden/>
              </w:rPr>
              <w:tab/>
            </w:r>
            <w:r w:rsidR="00B949C1">
              <w:rPr>
                <w:noProof/>
                <w:webHidden/>
              </w:rPr>
              <w:fldChar w:fldCharType="begin"/>
            </w:r>
            <w:r w:rsidR="00B949C1">
              <w:rPr>
                <w:noProof/>
                <w:webHidden/>
              </w:rPr>
              <w:instrText xml:space="preserve"> PAGEREF _Toc122777675 \h </w:instrText>
            </w:r>
            <w:r w:rsidR="00B949C1">
              <w:rPr>
                <w:noProof/>
                <w:webHidden/>
              </w:rPr>
            </w:r>
            <w:r w:rsidR="00B949C1">
              <w:rPr>
                <w:noProof/>
                <w:webHidden/>
              </w:rPr>
              <w:fldChar w:fldCharType="separate"/>
            </w:r>
            <w:r w:rsidR="00B949C1">
              <w:rPr>
                <w:noProof/>
                <w:webHidden/>
              </w:rPr>
              <w:t>7</w:t>
            </w:r>
            <w:r w:rsidR="00B949C1">
              <w:rPr>
                <w:noProof/>
                <w:webHidden/>
              </w:rPr>
              <w:fldChar w:fldCharType="end"/>
            </w:r>
          </w:hyperlink>
        </w:p>
        <w:p w14:paraId="6CC76AEF" w14:textId="324FF0C5" w:rsidR="00B949C1" w:rsidRDefault="00000000" w:rsidP="00B949C1">
          <w:pPr>
            <w:pStyle w:val="TOC3"/>
            <w:rPr>
              <w:rFonts w:asciiTheme="minorHAnsi" w:eastAsiaTheme="minorEastAsia" w:hAnsiTheme="minorHAnsi" w:cstheme="minorBidi"/>
              <w:noProof/>
              <w:color w:val="auto"/>
              <w:spacing w:val="0"/>
              <w:sz w:val="22"/>
              <w:szCs w:val="22"/>
            </w:rPr>
          </w:pPr>
          <w:hyperlink w:anchor="_Toc122777676" w:history="1">
            <w:r w:rsidR="00B949C1" w:rsidRPr="000A3A18">
              <w:rPr>
                <w:rStyle w:val="Hyperlink"/>
                <w:noProof/>
              </w:rPr>
              <w:t>1.1.2. Ý tưởng</w:t>
            </w:r>
            <w:r w:rsidR="00B949C1">
              <w:rPr>
                <w:noProof/>
                <w:webHidden/>
              </w:rPr>
              <w:tab/>
            </w:r>
            <w:r w:rsidR="00B949C1">
              <w:rPr>
                <w:noProof/>
                <w:webHidden/>
              </w:rPr>
              <w:fldChar w:fldCharType="begin"/>
            </w:r>
            <w:r w:rsidR="00B949C1">
              <w:rPr>
                <w:noProof/>
                <w:webHidden/>
              </w:rPr>
              <w:instrText xml:space="preserve"> PAGEREF _Toc122777676 \h </w:instrText>
            </w:r>
            <w:r w:rsidR="00B949C1">
              <w:rPr>
                <w:noProof/>
                <w:webHidden/>
              </w:rPr>
            </w:r>
            <w:r w:rsidR="00B949C1">
              <w:rPr>
                <w:noProof/>
                <w:webHidden/>
              </w:rPr>
              <w:fldChar w:fldCharType="separate"/>
            </w:r>
            <w:r w:rsidR="00B949C1">
              <w:rPr>
                <w:noProof/>
                <w:webHidden/>
              </w:rPr>
              <w:t>7</w:t>
            </w:r>
            <w:r w:rsidR="00B949C1">
              <w:rPr>
                <w:noProof/>
                <w:webHidden/>
              </w:rPr>
              <w:fldChar w:fldCharType="end"/>
            </w:r>
          </w:hyperlink>
        </w:p>
        <w:p w14:paraId="395E3F8C" w14:textId="2B0B43A1" w:rsidR="00B949C1" w:rsidRDefault="00000000" w:rsidP="00B949C1">
          <w:pPr>
            <w:pStyle w:val="TOC2"/>
            <w:rPr>
              <w:rFonts w:asciiTheme="minorHAnsi" w:eastAsiaTheme="minorEastAsia" w:hAnsiTheme="minorHAnsi" w:cstheme="minorBidi"/>
              <w:color w:val="auto"/>
              <w:spacing w:val="0"/>
              <w:sz w:val="22"/>
              <w:szCs w:val="22"/>
            </w:rPr>
          </w:pPr>
          <w:hyperlink w:anchor="_Toc122777677" w:history="1">
            <w:r w:rsidR="00B949C1" w:rsidRPr="000A3A18">
              <w:rPr>
                <w:rStyle w:val="Hyperlink"/>
                <w:lang w:val="vi-VN"/>
              </w:rPr>
              <w:t>1.2.</w:t>
            </w:r>
            <w:r w:rsidR="00B949C1" w:rsidRPr="000A3A18">
              <w:rPr>
                <w:rStyle w:val="Hyperlink"/>
              </w:rPr>
              <w:t xml:space="preserve"> Một số linh kiện quan trọng trong mạch điều khiển</w:t>
            </w:r>
            <w:r w:rsidR="00B949C1">
              <w:rPr>
                <w:webHidden/>
              </w:rPr>
              <w:tab/>
            </w:r>
            <w:r w:rsidR="00B949C1">
              <w:rPr>
                <w:webHidden/>
              </w:rPr>
              <w:fldChar w:fldCharType="begin"/>
            </w:r>
            <w:r w:rsidR="00B949C1">
              <w:rPr>
                <w:webHidden/>
              </w:rPr>
              <w:instrText xml:space="preserve"> PAGEREF _Toc122777677 \h </w:instrText>
            </w:r>
            <w:r w:rsidR="00B949C1">
              <w:rPr>
                <w:webHidden/>
              </w:rPr>
            </w:r>
            <w:r w:rsidR="00B949C1">
              <w:rPr>
                <w:webHidden/>
              </w:rPr>
              <w:fldChar w:fldCharType="separate"/>
            </w:r>
            <w:r w:rsidR="00B949C1">
              <w:rPr>
                <w:webHidden/>
              </w:rPr>
              <w:t>7</w:t>
            </w:r>
            <w:r w:rsidR="00B949C1">
              <w:rPr>
                <w:webHidden/>
              </w:rPr>
              <w:fldChar w:fldCharType="end"/>
            </w:r>
          </w:hyperlink>
        </w:p>
        <w:p w14:paraId="6FB8A6E9" w14:textId="34B7353C" w:rsidR="00B949C1" w:rsidRDefault="00000000" w:rsidP="00B949C1">
          <w:pPr>
            <w:pStyle w:val="TOC3"/>
            <w:rPr>
              <w:rFonts w:asciiTheme="minorHAnsi" w:eastAsiaTheme="minorEastAsia" w:hAnsiTheme="minorHAnsi" w:cstheme="minorBidi"/>
              <w:noProof/>
              <w:color w:val="auto"/>
              <w:spacing w:val="0"/>
              <w:sz w:val="22"/>
              <w:szCs w:val="22"/>
            </w:rPr>
          </w:pPr>
          <w:hyperlink w:anchor="_Toc122777678" w:history="1">
            <w:r w:rsidR="00B949C1" w:rsidRPr="000A3A18">
              <w:rPr>
                <w:rStyle w:val="Hyperlink"/>
                <w:noProof/>
              </w:rPr>
              <w:t>1.2.1.</w:t>
            </w:r>
            <w:r w:rsidR="00B949C1" w:rsidRPr="000A3A18">
              <w:rPr>
                <w:rStyle w:val="Hyperlink"/>
                <w:noProof/>
                <w:lang w:val="vi-VN"/>
              </w:rPr>
              <w:t xml:space="preserve"> ESP8266 NODE MCU</w:t>
            </w:r>
            <w:r w:rsidR="00B949C1">
              <w:rPr>
                <w:noProof/>
                <w:webHidden/>
              </w:rPr>
              <w:tab/>
            </w:r>
            <w:r w:rsidR="00B949C1">
              <w:rPr>
                <w:noProof/>
                <w:webHidden/>
              </w:rPr>
              <w:fldChar w:fldCharType="begin"/>
            </w:r>
            <w:r w:rsidR="00B949C1">
              <w:rPr>
                <w:noProof/>
                <w:webHidden/>
              </w:rPr>
              <w:instrText xml:space="preserve"> PAGEREF _Toc122777678 \h </w:instrText>
            </w:r>
            <w:r w:rsidR="00B949C1">
              <w:rPr>
                <w:noProof/>
                <w:webHidden/>
              </w:rPr>
            </w:r>
            <w:r w:rsidR="00B949C1">
              <w:rPr>
                <w:noProof/>
                <w:webHidden/>
              </w:rPr>
              <w:fldChar w:fldCharType="separate"/>
            </w:r>
            <w:r w:rsidR="00B949C1">
              <w:rPr>
                <w:noProof/>
                <w:webHidden/>
              </w:rPr>
              <w:t>7</w:t>
            </w:r>
            <w:r w:rsidR="00B949C1">
              <w:rPr>
                <w:noProof/>
                <w:webHidden/>
              </w:rPr>
              <w:fldChar w:fldCharType="end"/>
            </w:r>
          </w:hyperlink>
        </w:p>
        <w:p w14:paraId="19E83CAC" w14:textId="02792E11" w:rsidR="00B949C1" w:rsidRDefault="00000000" w:rsidP="00B949C1">
          <w:pPr>
            <w:pStyle w:val="TOC3"/>
            <w:rPr>
              <w:rFonts w:asciiTheme="minorHAnsi" w:eastAsiaTheme="minorEastAsia" w:hAnsiTheme="minorHAnsi" w:cstheme="minorBidi"/>
              <w:noProof/>
              <w:color w:val="auto"/>
              <w:spacing w:val="0"/>
              <w:sz w:val="22"/>
              <w:szCs w:val="22"/>
            </w:rPr>
          </w:pPr>
          <w:hyperlink w:anchor="_Toc122777679" w:history="1">
            <w:r w:rsidR="00B949C1" w:rsidRPr="000A3A18">
              <w:rPr>
                <w:rStyle w:val="Hyperlink"/>
                <w:noProof/>
              </w:rPr>
              <w:t>1.2.2.</w:t>
            </w:r>
            <w:r w:rsidR="00B949C1" w:rsidRPr="000A3A18">
              <w:rPr>
                <w:rStyle w:val="Hyperlink"/>
                <w:noProof/>
                <w:lang w:val="vi-VN"/>
              </w:rPr>
              <w:t xml:space="preserve"> PIC16F887-PU</w:t>
            </w:r>
            <w:r w:rsidR="00B949C1">
              <w:rPr>
                <w:noProof/>
                <w:webHidden/>
              </w:rPr>
              <w:tab/>
            </w:r>
            <w:r w:rsidR="00B949C1">
              <w:rPr>
                <w:noProof/>
                <w:webHidden/>
              </w:rPr>
              <w:fldChar w:fldCharType="begin"/>
            </w:r>
            <w:r w:rsidR="00B949C1">
              <w:rPr>
                <w:noProof/>
                <w:webHidden/>
              </w:rPr>
              <w:instrText xml:space="preserve"> PAGEREF _Toc122777679 \h </w:instrText>
            </w:r>
            <w:r w:rsidR="00B949C1">
              <w:rPr>
                <w:noProof/>
                <w:webHidden/>
              </w:rPr>
            </w:r>
            <w:r w:rsidR="00B949C1">
              <w:rPr>
                <w:noProof/>
                <w:webHidden/>
              </w:rPr>
              <w:fldChar w:fldCharType="separate"/>
            </w:r>
            <w:r w:rsidR="00B949C1">
              <w:rPr>
                <w:noProof/>
                <w:webHidden/>
              </w:rPr>
              <w:t>8</w:t>
            </w:r>
            <w:r w:rsidR="00B949C1">
              <w:rPr>
                <w:noProof/>
                <w:webHidden/>
              </w:rPr>
              <w:fldChar w:fldCharType="end"/>
            </w:r>
          </w:hyperlink>
        </w:p>
        <w:p w14:paraId="7D6C480E" w14:textId="7A8723EB" w:rsidR="00B949C1" w:rsidRDefault="00000000" w:rsidP="00B949C1">
          <w:pPr>
            <w:pStyle w:val="TOC3"/>
            <w:rPr>
              <w:rFonts w:asciiTheme="minorHAnsi" w:eastAsiaTheme="minorEastAsia" w:hAnsiTheme="minorHAnsi" w:cstheme="minorBidi"/>
              <w:noProof/>
              <w:color w:val="auto"/>
              <w:spacing w:val="0"/>
              <w:sz w:val="22"/>
              <w:szCs w:val="22"/>
            </w:rPr>
          </w:pPr>
          <w:hyperlink w:anchor="_Toc122777680" w:history="1">
            <w:r w:rsidR="00B949C1" w:rsidRPr="000A3A18">
              <w:rPr>
                <w:rStyle w:val="Hyperlink"/>
                <w:noProof/>
              </w:rPr>
              <w:t>1.2.3.</w:t>
            </w:r>
            <w:r w:rsidR="00B949C1" w:rsidRPr="000A3A18">
              <w:rPr>
                <w:rStyle w:val="Hyperlink"/>
                <w:noProof/>
                <w:lang w:val="vi-VN"/>
              </w:rPr>
              <w:t xml:space="preserve"> R</w:t>
            </w:r>
            <w:r w:rsidR="00B949C1" w:rsidRPr="000A3A18">
              <w:rPr>
                <w:rStyle w:val="Hyperlink"/>
                <w:noProof/>
              </w:rPr>
              <w:t>elay</w:t>
            </w:r>
            <w:r w:rsidR="00B949C1">
              <w:rPr>
                <w:noProof/>
                <w:webHidden/>
              </w:rPr>
              <w:tab/>
            </w:r>
            <w:r w:rsidR="00B949C1">
              <w:rPr>
                <w:noProof/>
                <w:webHidden/>
              </w:rPr>
              <w:fldChar w:fldCharType="begin"/>
            </w:r>
            <w:r w:rsidR="00B949C1">
              <w:rPr>
                <w:noProof/>
                <w:webHidden/>
              </w:rPr>
              <w:instrText xml:space="preserve"> PAGEREF _Toc122777680 \h </w:instrText>
            </w:r>
            <w:r w:rsidR="00B949C1">
              <w:rPr>
                <w:noProof/>
                <w:webHidden/>
              </w:rPr>
            </w:r>
            <w:r w:rsidR="00B949C1">
              <w:rPr>
                <w:noProof/>
                <w:webHidden/>
              </w:rPr>
              <w:fldChar w:fldCharType="separate"/>
            </w:r>
            <w:r w:rsidR="00B949C1">
              <w:rPr>
                <w:noProof/>
                <w:webHidden/>
              </w:rPr>
              <w:t>9</w:t>
            </w:r>
            <w:r w:rsidR="00B949C1">
              <w:rPr>
                <w:noProof/>
                <w:webHidden/>
              </w:rPr>
              <w:fldChar w:fldCharType="end"/>
            </w:r>
          </w:hyperlink>
        </w:p>
        <w:p w14:paraId="3E153C6B" w14:textId="3CE52DDB" w:rsidR="00B949C1" w:rsidRDefault="00000000" w:rsidP="00B949C1">
          <w:pPr>
            <w:pStyle w:val="TOC3"/>
            <w:rPr>
              <w:rFonts w:asciiTheme="minorHAnsi" w:eastAsiaTheme="minorEastAsia" w:hAnsiTheme="minorHAnsi" w:cstheme="minorBidi"/>
              <w:noProof/>
              <w:color w:val="auto"/>
              <w:spacing w:val="0"/>
              <w:sz w:val="22"/>
              <w:szCs w:val="22"/>
            </w:rPr>
          </w:pPr>
          <w:hyperlink w:anchor="_Toc122777681" w:history="1">
            <w:r w:rsidR="00B949C1" w:rsidRPr="000A3A18">
              <w:rPr>
                <w:rStyle w:val="Hyperlink"/>
                <w:noProof/>
                <w:lang w:val="vi-VN"/>
              </w:rPr>
              <w:t>1.2.4. C</w:t>
            </w:r>
            <w:r w:rsidR="00B949C1" w:rsidRPr="000A3A18">
              <w:rPr>
                <w:rStyle w:val="Hyperlink"/>
                <w:noProof/>
              </w:rPr>
              <w:t xml:space="preserve">ảm biến nhiệt đó </w:t>
            </w:r>
            <w:r w:rsidR="00B949C1" w:rsidRPr="000A3A18">
              <w:rPr>
                <w:rStyle w:val="Hyperlink"/>
                <w:noProof/>
                <w:lang w:val="vi-VN"/>
              </w:rPr>
              <w:t>LM35</w:t>
            </w:r>
            <w:r w:rsidR="00B949C1">
              <w:rPr>
                <w:noProof/>
                <w:webHidden/>
              </w:rPr>
              <w:tab/>
            </w:r>
            <w:r w:rsidR="00B949C1">
              <w:rPr>
                <w:noProof/>
                <w:webHidden/>
              </w:rPr>
              <w:fldChar w:fldCharType="begin"/>
            </w:r>
            <w:r w:rsidR="00B949C1">
              <w:rPr>
                <w:noProof/>
                <w:webHidden/>
              </w:rPr>
              <w:instrText xml:space="preserve"> PAGEREF _Toc122777681 \h </w:instrText>
            </w:r>
            <w:r w:rsidR="00B949C1">
              <w:rPr>
                <w:noProof/>
                <w:webHidden/>
              </w:rPr>
            </w:r>
            <w:r w:rsidR="00B949C1">
              <w:rPr>
                <w:noProof/>
                <w:webHidden/>
              </w:rPr>
              <w:fldChar w:fldCharType="separate"/>
            </w:r>
            <w:r w:rsidR="00B949C1">
              <w:rPr>
                <w:noProof/>
                <w:webHidden/>
              </w:rPr>
              <w:t>9</w:t>
            </w:r>
            <w:r w:rsidR="00B949C1">
              <w:rPr>
                <w:noProof/>
                <w:webHidden/>
              </w:rPr>
              <w:fldChar w:fldCharType="end"/>
            </w:r>
          </w:hyperlink>
        </w:p>
        <w:p w14:paraId="4FBBAE1C" w14:textId="1BE9355E" w:rsidR="00B949C1" w:rsidRDefault="00000000" w:rsidP="00B949C1">
          <w:pPr>
            <w:pStyle w:val="TOC2"/>
            <w:rPr>
              <w:rFonts w:asciiTheme="minorHAnsi" w:eastAsiaTheme="minorEastAsia" w:hAnsiTheme="minorHAnsi" w:cstheme="minorBidi"/>
              <w:color w:val="auto"/>
              <w:spacing w:val="0"/>
              <w:sz w:val="22"/>
              <w:szCs w:val="22"/>
            </w:rPr>
          </w:pPr>
          <w:hyperlink w:anchor="_Toc122777682" w:history="1">
            <w:r w:rsidR="00B949C1" w:rsidRPr="000A3A18">
              <w:rPr>
                <w:rStyle w:val="Hyperlink"/>
                <w:lang w:val="vi-VN"/>
              </w:rPr>
              <w:t>1.3.</w:t>
            </w:r>
            <w:r w:rsidR="00B949C1" w:rsidRPr="000A3A18">
              <w:rPr>
                <w:rStyle w:val="Hyperlink"/>
                <w:shd w:val="clear" w:color="auto" w:fill="F9F9F9"/>
                <w:lang w:val="vi-VN"/>
              </w:rPr>
              <w:t xml:space="preserve"> Kết Chương 1</w:t>
            </w:r>
            <w:r w:rsidR="00B949C1">
              <w:rPr>
                <w:webHidden/>
              </w:rPr>
              <w:tab/>
            </w:r>
            <w:r w:rsidR="00B949C1">
              <w:rPr>
                <w:webHidden/>
              </w:rPr>
              <w:fldChar w:fldCharType="begin"/>
            </w:r>
            <w:r w:rsidR="00B949C1">
              <w:rPr>
                <w:webHidden/>
              </w:rPr>
              <w:instrText xml:space="preserve"> PAGEREF _Toc122777682 \h </w:instrText>
            </w:r>
            <w:r w:rsidR="00B949C1">
              <w:rPr>
                <w:webHidden/>
              </w:rPr>
            </w:r>
            <w:r w:rsidR="00B949C1">
              <w:rPr>
                <w:webHidden/>
              </w:rPr>
              <w:fldChar w:fldCharType="separate"/>
            </w:r>
            <w:r w:rsidR="00B949C1">
              <w:rPr>
                <w:webHidden/>
              </w:rPr>
              <w:t>10</w:t>
            </w:r>
            <w:r w:rsidR="00B949C1">
              <w:rPr>
                <w:webHidden/>
              </w:rPr>
              <w:fldChar w:fldCharType="end"/>
            </w:r>
          </w:hyperlink>
        </w:p>
        <w:p w14:paraId="6E134ED2" w14:textId="44FE2F7E" w:rsidR="00B949C1" w:rsidRDefault="00000000" w:rsidP="00B949C1">
          <w:pPr>
            <w:pStyle w:val="TOC1"/>
            <w:outlineLvl w:val="9"/>
            <w:rPr>
              <w:rFonts w:asciiTheme="minorHAnsi" w:eastAsiaTheme="minorEastAsia" w:hAnsiTheme="minorHAnsi" w:cstheme="minorBidi"/>
              <w:b w:val="0"/>
              <w:color w:val="auto"/>
              <w:spacing w:val="0"/>
              <w:sz w:val="22"/>
              <w:szCs w:val="22"/>
            </w:rPr>
          </w:pPr>
          <w:hyperlink w:anchor="_Toc122777683" w:history="1">
            <w:r w:rsidR="00B949C1" w:rsidRPr="000A3A18">
              <w:rPr>
                <w:rStyle w:val="Hyperlink"/>
                <w:lang w:val="vi-VN"/>
              </w:rPr>
              <w:t>CHƯƠNG 2.</w:t>
            </w:r>
            <w:r w:rsidR="00B949C1" w:rsidRPr="000A3A18">
              <w:rPr>
                <w:rStyle w:val="Hyperlink"/>
              </w:rPr>
              <w:t xml:space="preserve"> PHÂN TÍCH</w:t>
            </w:r>
            <w:r w:rsidR="00B949C1" w:rsidRPr="000A3A18">
              <w:rPr>
                <w:rStyle w:val="Hyperlink"/>
                <w:lang w:val="vi-VN"/>
              </w:rPr>
              <w:t xml:space="preserve"> </w:t>
            </w:r>
            <w:r w:rsidR="00B949C1" w:rsidRPr="000A3A18">
              <w:rPr>
                <w:rStyle w:val="Hyperlink"/>
              </w:rPr>
              <w:t>HỆ THỐNG</w:t>
            </w:r>
            <w:r w:rsidR="00B949C1">
              <w:rPr>
                <w:webHidden/>
              </w:rPr>
              <w:tab/>
            </w:r>
            <w:r w:rsidR="00B949C1">
              <w:rPr>
                <w:webHidden/>
              </w:rPr>
              <w:fldChar w:fldCharType="begin"/>
            </w:r>
            <w:r w:rsidR="00B949C1">
              <w:rPr>
                <w:webHidden/>
              </w:rPr>
              <w:instrText xml:space="preserve"> PAGEREF _Toc122777683 \h </w:instrText>
            </w:r>
            <w:r w:rsidR="00B949C1">
              <w:rPr>
                <w:webHidden/>
              </w:rPr>
            </w:r>
            <w:r w:rsidR="00B949C1">
              <w:rPr>
                <w:webHidden/>
              </w:rPr>
              <w:fldChar w:fldCharType="separate"/>
            </w:r>
            <w:r w:rsidR="00B949C1">
              <w:rPr>
                <w:webHidden/>
              </w:rPr>
              <w:t>11</w:t>
            </w:r>
            <w:r w:rsidR="00B949C1">
              <w:rPr>
                <w:webHidden/>
              </w:rPr>
              <w:fldChar w:fldCharType="end"/>
            </w:r>
          </w:hyperlink>
        </w:p>
        <w:p w14:paraId="75C3C8A5" w14:textId="647AD905" w:rsidR="00B949C1" w:rsidRDefault="00000000" w:rsidP="00B949C1">
          <w:pPr>
            <w:pStyle w:val="TOC2"/>
            <w:rPr>
              <w:rFonts w:asciiTheme="minorHAnsi" w:eastAsiaTheme="minorEastAsia" w:hAnsiTheme="minorHAnsi" w:cstheme="minorBidi"/>
              <w:color w:val="auto"/>
              <w:spacing w:val="0"/>
              <w:sz w:val="22"/>
              <w:szCs w:val="22"/>
            </w:rPr>
          </w:pPr>
          <w:hyperlink w:anchor="_Toc122777684" w:history="1">
            <w:r w:rsidR="00B949C1" w:rsidRPr="000A3A18">
              <w:rPr>
                <w:rStyle w:val="Hyperlink"/>
                <w:lang w:val="vi-VN"/>
              </w:rPr>
              <w:t>2.1. Sơ Đồ Khối</w:t>
            </w:r>
            <w:r w:rsidR="00B949C1">
              <w:rPr>
                <w:webHidden/>
              </w:rPr>
              <w:tab/>
            </w:r>
            <w:r w:rsidR="00B949C1">
              <w:rPr>
                <w:webHidden/>
              </w:rPr>
              <w:fldChar w:fldCharType="begin"/>
            </w:r>
            <w:r w:rsidR="00B949C1">
              <w:rPr>
                <w:webHidden/>
              </w:rPr>
              <w:instrText xml:space="preserve"> PAGEREF _Toc122777684 \h </w:instrText>
            </w:r>
            <w:r w:rsidR="00B949C1">
              <w:rPr>
                <w:webHidden/>
              </w:rPr>
            </w:r>
            <w:r w:rsidR="00B949C1">
              <w:rPr>
                <w:webHidden/>
              </w:rPr>
              <w:fldChar w:fldCharType="separate"/>
            </w:r>
            <w:r w:rsidR="00B949C1">
              <w:rPr>
                <w:webHidden/>
              </w:rPr>
              <w:t>11</w:t>
            </w:r>
            <w:r w:rsidR="00B949C1">
              <w:rPr>
                <w:webHidden/>
              </w:rPr>
              <w:fldChar w:fldCharType="end"/>
            </w:r>
          </w:hyperlink>
        </w:p>
        <w:p w14:paraId="72F5539B" w14:textId="2D9B2B1D" w:rsidR="00B949C1" w:rsidRDefault="00000000" w:rsidP="00B949C1">
          <w:pPr>
            <w:pStyle w:val="TOC2"/>
            <w:rPr>
              <w:rFonts w:asciiTheme="minorHAnsi" w:eastAsiaTheme="minorEastAsia" w:hAnsiTheme="minorHAnsi" w:cstheme="minorBidi"/>
              <w:color w:val="auto"/>
              <w:spacing w:val="0"/>
              <w:sz w:val="22"/>
              <w:szCs w:val="22"/>
            </w:rPr>
          </w:pPr>
          <w:hyperlink w:anchor="_Toc122777685" w:history="1">
            <w:r w:rsidR="00B949C1" w:rsidRPr="000A3A18">
              <w:rPr>
                <w:rStyle w:val="Hyperlink"/>
              </w:rPr>
              <w:t>2.2. Sơ đồ mạch và danh sách linh kiện</w:t>
            </w:r>
            <w:r w:rsidR="00B949C1">
              <w:rPr>
                <w:webHidden/>
              </w:rPr>
              <w:tab/>
            </w:r>
            <w:r w:rsidR="00B949C1">
              <w:rPr>
                <w:webHidden/>
              </w:rPr>
              <w:fldChar w:fldCharType="begin"/>
            </w:r>
            <w:r w:rsidR="00B949C1">
              <w:rPr>
                <w:webHidden/>
              </w:rPr>
              <w:instrText xml:space="preserve"> PAGEREF _Toc122777685 \h </w:instrText>
            </w:r>
            <w:r w:rsidR="00B949C1">
              <w:rPr>
                <w:webHidden/>
              </w:rPr>
            </w:r>
            <w:r w:rsidR="00B949C1">
              <w:rPr>
                <w:webHidden/>
              </w:rPr>
              <w:fldChar w:fldCharType="separate"/>
            </w:r>
            <w:r w:rsidR="00B949C1">
              <w:rPr>
                <w:webHidden/>
              </w:rPr>
              <w:t>11</w:t>
            </w:r>
            <w:r w:rsidR="00B949C1">
              <w:rPr>
                <w:webHidden/>
              </w:rPr>
              <w:fldChar w:fldCharType="end"/>
            </w:r>
          </w:hyperlink>
        </w:p>
        <w:p w14:paraId="48955047" w14:textId="11C545A0" w:rsidR="00B949C1" w:rsidRDefault="00000000" w:rsidP="00B949C1">
          <w:pPr>
            <w:pStyle w:val="TOC2"/>
            <w:rPr>
              <w:rFonts w:asciiTheme="minorHAnsi" w:eastAsiaTheme="minorEastAsia" w:hAnsiTheme="minorHAnsi" w:cstheme="minorBidi"/>
              <w:color w:val="auto"/>
              <w:spacing w:val="0"/>
              <w:sz w:val="22"/>
              <w:szCs w:val="22"/>
            </w:rPr>
          </w:pPr>
          <w:hyperlink w:anchor="_Toc122777686" w:history="1">
            <w:r w:rsidR="00B949C1" w:rsidRPr="000A3A18">
              <w:rPr>
                <w:rStyle w:val="Hyperlink"/>
                <w:lang w:val="vi-VN"/>
              </w:rPr>
              <w:t>2.3. C</w:t>
            </w:r>
            <w:r w:rsidR="00B949C1" w:rsidRPr="000A3A18">
              <w:rPr>
                <w:rStyle w:val="Hyperlink"/>
              </w:rPr>
              <w:t>ách thức hoạt động của hệ thống</w:t>
            </w:r>
            <w:r w:rsidR="00B949C1">
              <w:rPr>
                <w:webHidden/>
              </w:rPr>
              <w:tab/>
            </w:r>
            <w:r w:rsidR="00B949C1">
              <w:rPr>
                <w:webHidden/>
              </w:rPr>
              <w:fldChar w:fldCharType="begin"/>
            </w:r>
            <w:r w:rsidR="00B949C1">
              <w:rPr>
                <w:webHidden/>
              </w:rPr>
              <w:instrText xml:space="preserve"> PAGEREF _Toc122777686 \h </w:instrText>
            </w:r>
            <w:r w:rsidR="00B949C1">
              <w:rPr>
                <w:webHidden/>
              </w:rPr>
            </w:r>
            <w:r w:rsidR="00B949C1">
              <w:rPr>
                <w:webHidden/>
              </w:rPr>
              <w:fldChar w:fldCharType="separate"/>
            </w:r>
            <w:r w:rsidR="00B949C1">
              <w:rPr>
                <w:webHidden/>
              </w:rPr>
              <w:t>12</w:t>
            </w:r>
            <w:r w:rsidR="00B949C1">
              <w:rPr>
                <w:webHidden/>
              </w:rPr>
              <w:fldChar w:fldCharType="end"/>
            </w:r>
          </w:hyperlink>
        </w:p>
        <w:p w14:paraId="23358E15" w14:textId="26E94084" w:rsidR="00B949C1" w:rsidRDefault="00000000" w:rsidP="00B949C1">
          <w:pPr>
            <w:pStyle w:val="TOC2"/>
            <w:rPr>
              <w:rFonts w:asciiTheme="minorHAnsi" w:eastAsiaTheme="minorEastAsia" w:hAnsiTheme="minorHAnsi" w:cstheme="minorBidi"/>
              <w:color w:val="auto"/>
              <w:spacing w:val="0"/>
              <w:sz w:val="22"/>
              <w:szCs w:val="22"/>
            </w:rPr>
          </w:pPr>
          <w:hyperlink w:anchor="_Toc122777687" w:history="1">
            <w:r w:rsidR="00B949C1" w:rsidRPr="000A3A18">
              <w:rPr>
                <w:rStyle w:val="Hyperlink"/>
              </w:rPr>
              <w:t>2.4.</w:t>
            </w:r>
            <w:r w:rsidR="00B949C1" w:rsidRPr="000A3A18">
              <w:rPr>
                <w:rStyle w:val="Hyperlink"/>
                <w:shd w:val="clear" w:color="auto" w:fill="FFFFFF"/>
              </w:rPr>
              <w:t xml:space="preserve"> Một số kỹ thuật quan trọng</w:t>
            </w:r>
            <w:r w:rsidR="00B949C1">
              <w:rPr>
                <w:webHidden/>
              </w:rPr>
              <w:tab/>
            </w:r>
            <w:r w:rsidR="00B949C1">
              <w:rPr>
                <w:webHidden/>
              </w:rPr>
              <w:fldChar w:fldCharType="begin"/>
            </w:r>
            <w:r w:rsidR="00B949C1">
              <w:rPr>
                <w:webHidden/>
              </w:rPr>
              <w:instrText xml:space="preserve"> PAGEREF _Toc122777687 \h </w:instrText>
            </w:r>
            <w:r w:rsidR="00B949C1">
              <w:rPr>
                <w:webHidden/>
              </w:rPr>
            </w:r>
            <w:r w:rsidR="00B949C1">
              <w:rPr>
                <w:webHidden/>
              </w:rPr>
              <w:fldChar w:fldCharType="separate"/>
            </w:r>
            <w:r w:rsidR="00B949C1">
              <w:rPr>
                <w:webHidden/>
              </w:rPr>
              <w:t>13</w:t>
            </w:r>
            <w:r w:rsidR="00B949C1">
              <w:rPr>
                <w:webHidden/>
              </w:rPr>
              <w:fldChar w:fldCharType="end"/>
            </w:r>
          </w:hyperlink>
        </w:p>
        <w:p w14:paraId="589890BF" w14:textId="013136B0" w:rsidR="00B949C1" w:rsidRDefault="00000000" w:rsidP="00B949C1">
          <w:pPr>
            <w:pStyle w:val="TOC3"/>
            <w:rPr>
              <w:rFonts w:asciiTheme="minorHAnsi" w:eastAsiaTheme="minorEastAsia" w:hAnsiTheme="minorHAnsi" w:cstheme="minorBidi"/>
              <w:noProof/>
              <w:color w:val="auto"/>
              <w:spacing w:val="0"/>
              <w:sz w:val="22"/>
              <w:szCs w:val="22"/>
            </w:rPr>
          </w:pPr>
          <w:hyperlink w:anchor="_Toc122777688" w:history="1">
            <w:r w:rsidR="00B949C1" w:rsidRPr="000A3A18">
              <w:rPr>
                <w:rStyle w:val="Hyperlink"/>
                <w:noProof/>
                <w:lang w:val="vi-VN"/>
              </w:rPr>
              <w:t>2.4.1.</w:t>
            </w:r>
            <w:r w:rsidR="00B949C1" w:rsidRPr="000A3A18">
              <w:rPr>
                <w:rStyle w:val="Hyperlink"/>
                <w:noProof/>
              </w:rPr>
              <w:t xml:space="preserve"> Giao </w:t>
            </w:r>
            <w:r w:rsidR="00B949C1" w:rsidRPr="000A3A18">
              <w:rPr>
                <w:rStyle w:val="Hyperlink"/>
                <w:noProof/>
                <w:lang w:val="vi-VN"/>
              </w:rPr>
              <w:t>Thức MQTT</w:t>
            </w:r>
            <w:r w:rsidR="00B949C1">
              <w:rPr>
                <w:noProof/>
                <w:webHidden/>
              </w:rPr>
              <w:tab/>
            </w:r>
            <w:r w:rsidR="00B949C1">
              <w:rPr>
                <w:noProof/>
                <w:webHidden/>
              </w:rPr>
              <w:fldChar w:fldCharType="begin"/>
            </w:r>
            <w:r w:rsidR="00B949C1">
              <w:rPr>
                <w:noProof/>
                <w:webHidden/>
              </w:rPr>
              <w:instrText xml:space="preserve"> PAGEREF _Toc122777688 \h </w:instrText>
            </w:r>
            <w:r w:rsidR="00B949C1">
              <w:rPr>
                <w:noProof/>
                <w:webHidden/>
              </w:rPr>
            </w:r>
            <w:r w:rsidR="00B949C1">
              <w:rPr>
                <w:noProof/>
                <w:webHidden/>
              </w:rPr>
              <w:fldChar w:fldCharType="separate"/>
            </w:r>
            <w:r w:rsidR="00B949C1">
              <w:rPr>
                <w:noProof/>
                <w:webHidden/>
              </w:rPr>
              <w:t>13</w:t>
            </w:r>
            <w:r w:rsidR="00B949C1">
              <w:rPr>
                <w:noProof/>
                <w:webHidden/>
              </w:rPr>
              <w:fldChar w:fldCharType="end"/>
            </w:r>
          </w:hyperlink>
        </w:p>
        <w:p w14:paraId="6FF5D669" w14:textId="4A26B5B4" w:rsidR="00B949C1" w:rsidRDefault="00000000" w:rsidP="00B949C1">
          <w:pPr>
            <w:pStyle w:val="TOC3"/>
            <w:rPr>
              <w:rFonts w:asciiTheme="minorHAnsi" w:eastAsiaTheme="minorEastAsia" w:hAnsiTheme="minorHAnsi" w:cstheme="minorBidi"/>
              <w:noProof/>
              <w:color w:val="auto"/>
              <w:spacing w:val="0"/>
              <w:sz w:val="22"/>
              <w:szCs w:val="22"/>
            </w:rPr>
          </w:pPr>
          <w:hyperlink w:anchor="_Toc122777689" w:history="1">
            <w:r w:rsidR="00B949C1" w:rsidRPr="000A3A18">
              <w:rPr>
                <w:rStyle w:val="Hyperlink"/>
                <w:noProof/>
                <w:lang w:val="vi-VN"/>
              </w:rPr>
              <w:t>2.4.2. Giao Tiếp UART</w:t>
            </w:r>
            <w:r w:rsidR="00B949C1">
              <w:rPr>
                <w:noProof/>
                <w:webHidden/>
              </w:rPr>
              <w:tab/>
            </w:r>
            <w:r w:rsidR="00B949C1">
              <w:rPr>
                <w:noProof/>
                <w:webHidden/>
              </w:rPr>
              <w:fldChar w:fldCharType="begin"/>
            </w:r>
            <w:r w:rsidR="00B949C1">
              <w:rPr>
                <w:noProof/>
                <w:webHidden/>
              </w:rPr>
              <w:instrText xml:space="preserve"> PAGEREF _Toc122777689 \h </w:instrText>
            </w:r>
            <w:r w:rsidR="00B949C1">
              <w:rPr>
                <w:noProof/>
                <w:webHidden/>
              </w:rPr>
            </w:r>
            <w:r w:rsidR="00B949C1">
              <w:rPr>
                <w:noProof/>
                <w:webHidden/>
              </w:rPr>
              <w:fldChar w:fldCharType="separate"/>
            </w:r>
            <w:r w:rsidR="00B949C1">
              <w:rPr>
                <w:noProof/>
                <w:webHidden/>
              </w:rPr>
              <w:t>14</w:t>
            </w:r>
            <w:r w:rsidR="00B949C1">
              <w:rPr>
                <w:noProof/>
                <w:webHidden/>
              </w:rPr>
              <w:fldChar w:fldCharType="end"/>
            </w:r>
          </w:hyperlink>
        </w:p>
        <w:p w14:paraId="452F70FB" w14:textId="245AB28F" w:rsidR="00B949C1" w:rsidRDefault="00000000" w:rsidP="00B949C1">
          <w:pPr>
            <w:pStyle w:val="TOC3"/>
            <w:rPr>
              <w:rFonts w:asciiTheme="minorHAnsi" w:eastAsiaTheme="minorEastAsia" w:hAnsiTheme="minorHAnsi" w:cstheme="minorBidi"/>
              <w:noProof/>
              <w:color w:val="auto"/>
              <w:spacing w:val="0"/>
              <w:sz w:val="22"/>
              <w:szCs w:val="22"/>
            </w:rPr>
          </w:pPr>
          <w:hyperlink w:anchor="_Toc122777690" w:history="1">
            <w:r w:rsidR="00B949C1" w:rsidRPr="000A3A18">
              <w:rPr>
                <w:rStyle w:val="Hyperlink"/>
                <w:noProof/>
                <w:lang w:eastAsia="vi-VN"/>
              </w:rPr>
              <w:t>2.4.3. Bộ chuyển đổi tương tự - số</w:t>
            </w:r>
            <w:r w:rsidR="00B949C1">
              <w:rPr>
                <w:noProof/>
                <w:webHidden/>
              </w:rPr>
              <w:tab/>
            </w:r>
            <w:r w:rsidR="00B949C1">
              <w:rPr>
                <w:noProof/>
                <w:webHidden/>
              </w:rPr>
              <w:fldChar w:fldCharType="begin"/>
            </w:r>
            <w:r w:rsidR="00B949C1">
              <w:rPr>
                <w:noProof/>
                <w:webHidden/>
              </w:rPr>
              <w:instrText xml:space="preserve"> PAGEREF _Toc122777690 \h </w:instrText>
            </w:r>
            <w:r w:rsidR="00B949C1">
              <w:rPr>
                <w:noProof/>
                <w:webHidden/>
              </w:rPr>
            </w:r>
            <w:r w:rsidR="00B949C1">
              <w:rPr>
                <w:noProof/>
                <w:webHidden/>
              </w:rPr>
              <w:fldChar w:fldCharType="separate"/>
            </w:r>
            <w:r w:rsidR="00B949C1">
              <w:rPr>
                <w:noProof/>
                <w:webHidden/>
              </w:rPr>
              <w:t>15</w:t>
            </w:r>
            <w:r w:rsidR="00B949C1">
              <w:rPr>
                <w:noProof/>
                <w:webHidden/>
              </w:rPr>
              <w:fldChar w:fldCharType="end"/>
            </w:r>
          </w:hyperlink>
        </w:p>
        <w:p w14:paraId="480E2A52" w14:textId="45496F39" w:rsidR="00B949C1" w:rsidRDefault="00000000" w:rsidP="00B949C1">
          <w:pPr>
            <w:pStyle w:val="TOC2"/>
            <w:rPr>
              <w:rFonts w:asciiTheme="minorHAnsi" w:eastAsiaTheme="minorEastAsia" w:hAnsiTheme="minorHAnsi" w:cstheme="minorBidi"/>
              <w:color w:val="auto"/>
              <w:spacing w:val="0"/>
              <w:sz w:val="22"/>
              <w:szCs w:val="22"/>
            </w:rPr>
          </w:pPr>
          <w:hyperlink w:anchor="_Toc122777691" w:history="1">
            <w:r w:rsidR="00B949C1" w:rsidRPr="000A3A18">
              <w:rPr>
                <w:rStyle w:val="Hyperlink"/>
              </w:rPr>
              <w:t>2.5.</w:t>
            </w:r>
            <w:r w:rsidR="00B949C1" w:rsidRPr="000A3A18">
              <w:rPr>
                <w:rStyle w:val="Hyperlink"/>
                <w:lang w:val="vi-VN"/>
              </w:rPr>
              <w:t xml:space="preserve"> Q</w:t>
            </w:r>
            <w:r w:rsidR="00B949C1" w:rsidRPr="000A3A18">
              <w:rPr>
                <w:rStyle w:val="Hyperlink"/>
              </w:rPr>
              <w:t>uy trình làm và thiết kế mạch thủ công</w:t>
            </w:r>
            <w:r w:rsidR="00B949C1">
              <w:rPr>
                <w:webHidden/>
              </w:rPr>
              <w:tab/>
            </w:r>
            <w:r w:rsidR="00B949C1">
              <w:rPr>
                <w:webHidden/>
              </w:rPr>
              <w:fldChar w:fldCharType="begin"/>
            </w:r>
            <w:r w:rsidR="00B949C1">
              <w:rPr>
                <w:webHidden/>
              </w:rPr>
              <w:instrText xml:space="preserve"> PAGEREF _Toc122777691 \h </w:instrText>
            </w:r>
            <w:r w:rsidR="00B949C1">
              <w:rPr>
                <w:webHidden/>
              </w:rPr>
            </w:r>
            <w:r w:rsidR="00B949C1">
              <w:rPr>
                <w:webHidden/>
              </w:rPr>
              <w:fldChar w:fldCharType="separate"/>
            </w:r>
            <w:r w:rsidR="00B949C1">
              <w:rPr>
                <w:webHidden/>
              </w:rPr>
              <w:t>16</w:t>
            </w:r>
            <w:r w:rsidR="00B949C1">
              <w:rPr>
                <w:webHidden/>
              </w:rPr>
              <w:fldChar w:fldCharType="end"/>
            </w:r>
          </w:hyperlink>
        </w:p>
        <w:p w14:paraId="627A5D29" w14:textId="55A33C7F" w:rsidR="00B949C1" w:rsidRDefault="00000000" w:rsidP="00B949C1">
          <w:pPr>
            <w:pStyle w:val="TOC1"/>
            <w:outlineLvl w:val="9"/>
            <w:rPr>
              <w:rFonts w:asciiTheme="minorHAnsi" w:eastAsiaTheme="minorEastAsia" w:hAnsiTheme="minorHAnsi" w:cstheme="minorBidi"/>
              <w:b w:val="0"/>
              <w:color w:val="auto"/>
              <w:spacing w:val="0"/>
              <w:sz w:val="22"/>
              <w:szCs w:val="22"/>
            </w:rPr>
          </w:pPr>
          <w:hyperlink w:anchor="_Toc122777692" w:history="1">
            <w:r w:rsidR="00B949C1" w:rsidRPr="000A3A18">
              <w:rPr>
                <w:rStyle w:val="Hyperlink"/>
                <w:lang w:val="vi-VN"/>
              </w:rPr>
              <w:t>CHƯƠNG 3.</w:t>
            </w:r>
            <w:r w:rsidR="00B949C1" w:rsidRPr="000A3A18">
              <w:rPr>
                <w:rStyle w:val="Hyperlink"/>
              </w:rPr>
              <w:t xml:space="preserve"> THIẾT KẾ HỆ THỐNG</w:t>
            </w:r>
            <w:r w:rsidR="00B949C1">
              <w:rPr>
                <w:webHidden/>
              </w:rPr>
              <w:tab/>
            </w:r>
            <w:r w:rsidR="00B949C1">
              <w:rPr>
                <w:webHidden/>
              </w:rPr>
              <w:fldChar w:fldCharType="begin"/>
            </w:r>
            <w:r w:rsidR="00B949C1">
              <w:rPr>
                <w:webHidden/>
              </w:rPr>
              <w:instrText xml:space="preserve"> PAGEREF _Toc122777692 \h </w:instrText>
            </w:r>
            <w:r w:rsidR="00B949C1">
              <w:rPr>
                <w:webHidden/>
              </w:rPr>
            </w:r>
            <w:r w:rsidR="00B949C1">
              <w:rPr>
                <w:webHidden/>
              </w:rPr>
              <w:fldChar w:fldCharType="separate"/>
            </w:r>
            <w:r w:rsidR="00B949C1">
              <w:rPr>
                <w:webHidden/>
              </w:rPr>
              <w:t>19</w:t>
            </w:r>
            <w:r w:rsidR="00B949C1">
              <w:rPr>
                <w:webHidden/>
              </w:rPr>
              <w:fldChar w:fldCharType="end"/>
            </w:r>
          </w:hyperlink>
        </w:p>
        <w:p w14:paraId="0B54D1C7" w14:textId="795774A2" w:rsidR="00B949C1" w:rsidRDefault="00000000" w:rsidP="00B949C1">
          <w:pPr>
            <w:pStyle w:val="TOC2"/>
            <w:rPr>
              <w:rFonts w:asciiTheme="minorHAnsi" w:eastAsiaTheme="minorEastAsia" w:hAnsiTheme="minorHAnsi" w:cstheme="minorBidi"/>
              <w:color w:val="auto"/>
              <w:spacing w:val="0"/>
              <w:sz w:val="22"/>
              <w:szCs w:val="22"/>
            </w:rPr>
          </w:pPr>
          <w:hyperlink w:anchor="_Toc122777693" w:history="1">
            <w:r w:rsidR="00B949C1" w:rsidRPr="000A3A18">
              <w:rPr>
                <w:rStyle w:val="Hyperlink"/>
              </w:rPr>
              <w:t>3.1.</w:t>
            </w:r>
            <w:r w:rsidR="00B949C1" w:rsidRPr="000A3A18">
              <w:rPr>
                <w:rStyle w:val="Hyperlink"/>
                <w:lang w:val="vi-VN"/>
              </w:rPr>
              <w:t xml:space="preserve"> Vẽ Sơ </w:t>
            </w:r>
            <w:r w:rsidR="00B949C1" w:rsidRPr="000A3A18">
              <w:rPr>
                <w:rStyle w:val="Hyperlink"/>
              </w:rPr>
              <w:t>đ</w:t>
            </w:r>
            <w:r w:rsidR="00B949C1" w:rsidRPr="000A3A18">
              <w:rPr>
                <w:rStyle w:val="Hyperlink"/>
                <w:lang w:val="vi-VN"/>
              </w:rPr>
              <w:t xml:space="preserve">ồ </w:t>
            </w:r>
            <w:r w:rsidR="00B949C1" w:rsidRPr="000A3A18">
              <w:rPr>
                <w:rStyle w:val="Hyperlink"/>
              </w:rPr>
              <w:t>m</w:t>
            </w:r>
            <w:r w:rsidR="00B949C1" w:rsidRPr="000A3A18">
              <w:rPr>
                <w:rStyle w:val="Hyperlink"/>
                <w:lang w:val="vi-VN"/>
              </w:rPr>
              <w:t xml:space="preserve">ạch </w:t>
            </w:r>
            <w:r w:rsidR="00B949C1" w:rsidRPr="000A3A18">
              <w:rPr>
                <w:rStyle w:val="Hyperlink"/>
              </w:rPr>
              <w:t>t</w:t>
            </w:r>
            <w:r w:rsidR="00B949C1" w:rsidRPr="000A3A18">
              <w:rPr>
                <w:rStyle w:val="Hyperlink"/>
                <w:lang w:val="vi-VN"/>
              </w:rPr>
              <w:t xml:space="preserve">rên </w:t>
            </w:r>
            <w:r w:rsidR="00B949C1" w:rsidRPr="000A3A18">
              <w:rPr>
                <w:rStyle w:val="Hyperlink"/>
              </w:rPr>
              <w:t>p</w:t>
            </w:r>
            <w:r w:rsidR="00B949C1" w:rsidRPr="000A3A18">
              <w:rPr>
                <w:rStyle w:val="Hyperlink"/>
                <w:lang w:val="vi-VN"/>
              </w:rPr>
              <w:t xml:space="preserve">hần </w:t>
            </w:r>
            <w:r w:rsidR="00B949C1" w:rsidRPr="000A3A18">
              <w:rPr>
                <w:rStyle w:val="Hyperlink"/>
              </w:rPr>
              <w:t>m</w:t>
            </w:r>
            <w:r w:rsidR="00B949C1" w:rsidRPr="000A3A18">
              <w:rPr>
                <w:rStyle w:val="Hyperlink"/>
                <w:lang w:val="vi-VN"/>
              </w:rPr>
              <w:t>ềm A</w:t>
            </w:r>
            <w:r w:rsidR="00B949C1" w:rsidRPr="000A3A18">
              <w:rPr>
                <w:rStyle w:val="Hyperlink"/>
              </w:rPr>
              <w:t>ltium</w:t>
            </w:r>
            <w:r w:rsidR="00B949C1">
              <w:rPr>
                <w:webHidden/>
              </w:rPr>
              <w:tab/>
            </w:r>
            <w:r w:rsidR="00B949C1">
              <w:rPr>
                <w:webHidden/>
              </w:rPr>
              <w:fldChar w:fldCharType="begin"/>
            </w:r>
            <w:r w:rsidR="00B949C1">
              <w:rPr>
                <w:webHidden/>
              </w:rPr>
              <w:instrText xml:space="preserve"> PAGEREF _Toc122777693 \h </w:instrText>
            </w:r>
            <w:r w:rsidR="00B949C1">
              <w:rPr>
                <w:webHidden/>
              </w:rPr>
            </w:r>
            <w:r w:rsidR="00B949C1">
              <w:rPr>
                <w:webHidden/>
              </w:rPr>
              <w:fldChar w:fldCharType="separate"/>
            </w:r>
            <w:r w:rsidR="00B949C1">
              <w:rPr>
                <w:webHidden/>
              </w:rPr>
              <w:t>19</w:t>
            </w:r>
            <w:r w:rsidR="00B949C1">
              <w:rPr>
                <w:webHidden/>
              </w:rPr>
              <w:fldChar w:fldCharType="end"/>
            </w:r>
          </w:hyperlink>
        </w:p>
        <w:p w14:paraId="500077A3" w14:textId="482F79E8" w:rsidR="00B949C1" w:rsidRDefault="00000000" w:rsidP="00B949C1">
          <w:pPr>
            <w:pStyle w:val="TOC2"/>
            <w:rPr>
              <w:rFonts w:asciiTheme="minorHAnsi" w:eastAsiaTheme="minorEastAsia" w:hAnsiTheme="minorHAnsi" w:cstheme="minorBidi"/>
              <w:color w:val="auto"/>
              <w:spacing w:val="0"/>
              <w:sz w:val="22"/>
              <w:szCs w:val="22"/>
            </w:rPr>
          </w:pPr>
          <w:hyperlink w:anchor="_Toc122777694" w:history="1">
            <w:r w:rsidR="00B949C1" w:rsidRPr="000A3A18">
              <w:rPr>
                <w:rStyle w:val="Hyperlink"/>
              </w:rPr>
              <w:t>3.2.</w:t>
            </w:r>
            <w:r w:rsidR="00B949C1" w:rsidRPr="000A3A18">
              <w:rPr>
                <w:rStyle w:val="Hyperlink"/>
                <w:lang w:val="vi-VN"/>
              </w:rPr>
              <w:t xml:space="preserve"> Xây </w:t>
            </w:r>
            <w:r w:rsidR="00B949C1" w:rsidRPr="000A3A18">
              <w:rPr>
                <w:rStyle w:val="Hyperlink"/>
              </w:rPr>
              <w:t>d</w:t>
            </w:r>
            <w:r w:rsidR="00B949C1" w:rsidRPr="000A3A18">
              <w:rPr>
                <w:rStyle w:val="Hyperlink"/>
                <w:lang w:val="vi-VN"/>
              </w:rPr>
              <w:t xml:space="preserve">ựng </w:t>
            </w:r>
            <w:r w:rsidR="00B949C1" w:rsidRPr="000A3A18">
              <w:rPr>
                <w:rStyle w:val="Hyperlink"/>
              </w:rPr>
              <w:t>s</w:t>
            </w:r>
            <w:r w:rsidR="00B949C1" w:rsidRPr="000A3A18">
              <w:rPr>
                <w:rStyle w:val="Hyperlink"/>
                <w:lang w:val="vi-VN"/>
              </w:rPr>
              <w:t xml:space="preserve">ản </w:t>
            </w:r>
            <w:r w:rsidR="00B949C1" w:rsidRPr="000A3A18">
              <w:rPr>
                <w:rStyle w:val="Hyperlink"/>
              </w:rPr>
              <w:t>p</w:t>
            </w:r>
            <w:r w:rsidR="00B949C1" w:rsidRPr="000A3A18">
              <w:rPr>
                <w:rStyle w:val="Hyperlink"/>
                <w:lang w:val="vi-VN"/>
              </w:rPr>
              <w:t xml:space="preserve">hẩm </w:t>
            </w:r>
            <w:r w:rsidR="00B949C1" w:rsidRPr="000A3A18">
              <w:rPr>
                <w:rStyle w:val="Hyperlink"/>
              </w:rPr>
              <w:t>t</w:t>
            </w:r>
            <w:r w:rsidR="00B949C1" w:rsidRPr="000A3A18">
              <w:rPr>
                <w:rStyle w:val="Hyperlink"/>
                <w:lang w:val="vi-VN"/>
              </w:rPr>
              <w:t xml:space="preserve">rên </w:t>
            </w:r>
            <w:r w:rsidR="00B949C1" w:rsidRPr="000A3A18">
              <w:rPr>
                <w:rStyle w:val="Hyperlink"/>
              </w:rPr>
              <w:t>b</w:t>
            </w:r>
            <w:r w:rsidR="00B949C1" w:rsidRPr="000A3A18">
              <w:rPr>
                <w:rStyle w:val="Hyperlink"/>
                <w:lang w:val="vi-VN"/>
              </w:rPr>
              <w:t xml:space="preserve">oard </w:t>
            </w:r>
            <w:r w:rsidR="00B949C1" w:rsidRPr="000A3A18">
              <w:rPr>
                <w:rStyle w:val="Hyperlink"/>
              </w:rPr>
              <w:t>đ</w:t>
            </w:r>
            <w:r w:rsidR="00B949C1" w:rsidRPr="000A3A18">
              <w:rPr>
                <w:rStyle w:val="Hyperlink"/>
                <w:lang w:val="vi-VN"/>
              </w:rPr>
              <w:t>ồng</w:t>
            </w:r>
            <w:r w:rsidR="00B949C1">
              <w:rPr>
                <w:webHidden/>
              </w:rPr>
              <w:tab/>
            </w:r>
            <w:r w:rsidR="00B949C1">
              <w:rPr>
                <w:webHidden/>
              </w:rPr>
              <w:fldChar w:fldCharType="begin"/>
            </w:r>
            <w:r w:rsidR="00B949C1">
              <w:rPr>
                <w:webHidden/>
              </w:rPr>
              <w:instrText xml:space="preserve"> PAGEREF _Toc122777694 \h </w:instrText>
            </w:r>
            <w:r w:rsidR="00B949C1">
              <w:rPr>
                <w:webHidden/>
              </w:rPr>
            </w:r>
            <w:r w:rsidR="00B949C1">
              <w:rPr>
                <w:webHidden/>
              </w:rPr>
              <w:fldChar w:fldCharType="separate"/>
            </w:r>
            <w:r w:rsidR="00B949C1">
              <w:rPr>
                <w:webHidden/>
              </w:rPr>
              <w:t>19</w:t>
            </w:r>
            <w:r w:rsidR="00B949C1">
              <w:rPr>
                <w:webHidden/>
              </w:rPr>
              <w:fldChar w:fldCharType="end"/>
            </w:r>
          </w:hyperlink>
        </w:p>
        <w:p w14:paraId="3CFA98D5" w14:textId="1ACA44AF" w:rsidR="00B949C1" w:rsidRDefault="00000000" w:rsidP="00B949C1">
          <w:pPr>
            <w:pStyle w:val="TOC2"/>
            <w:rPr>
              <w:rFonts w:asciiTheme="minorHAnsi" w:eastAsiaTheme="minorEastAsia" w:hAnsiTheme="minorHAnsi" w:cstheme="minorBidi"/>
              <w:color w:val="auto"/>
              <w:spacing w:val="0"/>
              <w:sz w:val="22"/>
              <w:szCs w:val="22"/>
            </w:rPr>
          </w:pPr>
          <w:hyperlink w:anchor="_Toc122777695" w:history="1">
            <w:r w:rsidR="00B949C1" w:rsidRPr="000A3A18">
              <w:rPr>
                <w:rStyle w:val="Hyperlink"/>
              </w:rPr>
              <w:t>3.3. Source code cho hệ thống</w:t>
            </w:r>
            <w:r w:rsidR="00B949C1">
              <w:rPr>
                <w:webHidden/>
              </w:rPr>
              <w:tab/>
            </w:r>
            <w:r w:rsidR="00B949C1">
              <w:rPr>
                <w:webHidden/>
              </w:rPr>
              <w:fldChar w:fldCharType="begin"/>
            </w:r>
            <w:r w:rsidR="00B949C1">
              <w:rPr>
                <w:webHidden/>
              </w:rPr>
              <w:instrText xml:space="preserve"> PAGEREF _Toc122777695 \h </w:instrText>
            </w:r>
            <w:r w:rsidR="00B949C1">
              <w:rPr>
                <w:webHidden/>
              </w:rPr>
            </w:r>
            <w:r w:rsidR="00B949C1">
              <w:rPr>
                <w:webHidden/>
              </w:rPr>
              <w:fldChar w:fldCharType="separate"/>
            </w:r>
            <w:r w:rsidR="00B949C1">
              <w:rPr>
                <w:webHidden/>
              </w:rPr>
              <w:t>22</w:t>
            </w:r>
            <w:r w:rsidR="00B949C1">
              <w:rPr>
                <w:webHidden/>
              </w:rPr>
              <w:fldChar w:fldCharType="end"/>
            </w:r>
          </w:hyperlink>
        </w:p>
        <w:p w14:paraId="74C5FD71" w14:textId="309BDB62" w:rsidR="00B949C1" w:rsidRDefault="00000000" w:rsidP="00B949C1">
          <w:pPr>
            <w:pStyle w:val="TOC2"/>
            <w:rPr>
              <w:rFonts w:asciiTheme="minorHAnsi" w:eastAsiaTheme="minorEastAsia" w:hAnsiTheme="minorHAnsi" w:cstheme="minorBidi"/>
              <w:color w:val="auto"/>
              <w:spacing w:val="0"/>
              <w:sz w:val="22"/>
              <w:szCs w:val="22"/>
            </w:rPr>
          </w:pPr>
          <w:hyperlink w:anchor="_Toc122777696" w:history="1">
            <w:r w:rsidR="00B949C1" w:rsidRPr="000A3A18">
              <w:rPr>
                <w:rStyle w:val="Hyperlink"/>
                <w:lang w:val="vi-VN"/>
              </w:rPr>
              <w:t>3.4.</w:t>
            </w:r>
            <w:r w:rsidR="00B949C1" w:rsidRPr="000A3A18">
              <w:rPr>
                <w:rStyle w:val="Hyperlink"/>
              </w:rPr>
              <w:t xml:space="preserve"> Thiết lập phần mềm</w:t>
            </w:r>
            <w:r w:rsidR="00B949C1">
              <w:rPr>
                <w:webHidden/>
              </w:rPr>
              <w:tab/>
            </w:r>
            <w:r w:rsidR="00B949C1">
              <w:rPr>
                <w:webHidden/>
              </w:rPr>
              <w:fldChar w:fldCharType="begin"/>
            </w:r>
            <w:r w:rsidR="00B949C1">
              <w:rPr>
                <w:webHidden/>
              </w:rPr>
              <w:instrText xml:space="preserve"> PAGEREF _Toc122777696 \h </w:instrText>
            </w:r>
            <w:r w:rsidR="00B949C1">
              <w:rPr>
                <w:webHidden/>
              </w:rPr>
            </w:r>
            <w:r w:rsidR="00B949C1">
              <w:rPr>
                <w:webHidden/>
              </w:rPr>
              <w:fldChar w:fldCharType="separate"/>
            </w:r>
            <w:r w:rsidR="00B949C1">
              <w:rPr>
                <w:webHidden/>
              </w:rPr>
              <w:t>22</w:t>
            </w:r>
            <w:r w:rsidR="00B949C1">
              <w:rPr>
                <w:webHidden/>
              </w:rPr>
              <w:fldChar w:fldCharType="end"/>
            </w:r>
          </w:hyperlink>
        </w:p>
        <w:p w14:paraId="6A98BEA0" w14:textId="0E0F9108" w:rsidR="00B949C1" w:rsidRDefault="00000000" w:rsidP="00B949C1">
          <w:pPr>
            <w:pStyle w:val="TOC2"/>
            <w:rPr>
              <w:rFonts w:asciiTheme="minorHAnsi" w:eastAsiaTheme="minorEastAsia" w:hAnsiTheme="minorHAnsi" w:cstheme="minorBidi"/>
              <w:color w:val="auto"/>
              <w:spacing w:val="0"/>
              <w:sz w:val="22"/>
              <w:szCs w:val="22"/>
            </w:rPr>
          </w:pPr>
          <w:hyperlink w:anchor="_Toc122777697" w:history="1">
            <w:r w:rsidR="00B949C1" w:rsidRPr="000A3A18">
              <w:rPr>
                <w:rStyle w:val="Hyperlink"/>
              </w:rPr>
              <w:t>3.5.</w:t>
            </w:r>
            <w:r w:rsidR="00B949C1" w:rsidRPr="000A3A18">
              <w:rPr>
                <w:rStyle w:val="Hyperlink"/>
                <w:lang w:val="vi-VN"/>
              </w:rPr>
              <w:t xml:space="preserve"> K</w:t>
            </w:r>
            <w:r w:rsidR="00B949C1" w:rsidRPr="000A3A18">
              <w:rPr>
                <w:rStyle w:val="Hyperlink"/>
              </w:rPr>
              <w:t>ết chương 3</w:t>
            </w:r>
            <w:r w:rsidR="00B949C1">
              <w:rPr>
                <w:webHidden/>
              </w:rPr>
              <w:tab/>
            </w:r>
            <w:r w:rsidR="00B949C1">
              <w:rPr>
                <w:webHidden/>
              </w:rPr>
              <w:fldChar w:fldCharType="begin"/>
            </w:r>
            <w:r w:rsidR="00B949C1">
              <w:rPr>
                <w:webHidden/>
              </w:rPr>
              <w:instrText xml:space="preserve"> PAGEREF _Toc122777697 \h </w:instrText>
            </w:r>
            <w:r w:rsidR="00B949C1">
              <w:rPr>
                <w:webHidden/>
              </w:rPr>
            </w:r>
            <w:r w:rsidR="00B949C1">
              <w:rPr>
                <w:webHidden/>
              </w:rPr>
              <w:fldChar w:fldCharType="separate"/>
            </w:r>
            <w:r w:rsidR="00B949C1">
              <w:rPr>
                <w:webHidden/>
              </w:rPr>
              <w:t>23</w:t>
            </w:r>
            <w:r w:rsidR="00B949C1">
              <w:rPr>
                <w:webHidden/>
              </w:rPr>
              <w:fldChar w:fldCharType="end"/>
            </w:r>
          </w:hyperlink>
        </w:p>
        <w:p w14:paraId="00D5F398" w14:textId="1E0511F8" w:rsidR="00B949C1" w:rsidRDefault="00000000" w:rsidP="00B949C1">
          <w:pPr>
            <w:pStyle w:val="TOC1"/>
            <w:outlineLvl w:val="9"/>
            <w:rPr>
              <w:rFonts w:asciiTheme="minorHAnsi" w:eastAsiaTheme="minorEastAsia" w:hAnsiTheme="minorHAnsi" w:cstheme="minorBidi"/>
              <w:b w:val="0"/>
              <w:color w:val="auto"/>
              <w:spacing w:val="0"/>
              <w:sz w:val="22"/>
              <w:szCs w:val="22"/>
            </w:rPr>
          </w:pPr>
          <w:hyperlink w:anchor="_Toc122777698" w:history="1">
            <w:r w:rsidR="00B949C1" w:rsidRPr="000A3A18">
              <w:rPr>
                <w:rStyle w:val="Hyperlink"/>
              </w:rPr>
              <w:t>KẾT LUẬN</w:t>
            </w:r>
            <w:r w:rsidR="00B949C1">
              <w:rPr>
                <w:webHidden/>
              </w:rPr>
              <w:tab/>
            </w:r>
            <w:r w:rsidR="00B949C1">
              <w:rPr>
                <w:webHidden/>
              </w:rPr>
              <w:fldChar w:fldCharType="begin"/>
            </w:r>
            <w:r w:rsidR="00B949C1">
              <w:rPr>
                <w:webHidden/>
              </w:rPr>
              <w:instrText xml:space="preserve"> PAGEREF _Toc122777698 \h </w:instrText>
            </w:r>
            <w:r w:rsidR="00B949C1">
              <w:rPr>
                <w:webHidden/>
              </w:rPr>
            </w:r>
            <w:r w:rsidR="00B949C1">
              <w:rPr>
                <w:webHidden/>
              </w:rPr>
              <w:fldChar w:fldCharType="separate"/>
            </w:r>
            <w:r w:rsidR="00B949C1">
              <w:rPr>
                <w:webHidden/>
              </w:rPr>
              <w:t>24</w:t>
            </w:r>
            <w:r w:rsidR="00B949C1">
              <w:rPr>
                <w:webHidden/>
              </w:rPr>
              <w:fldChar w:fldCharType="end"/>
            </w:r>
          </w:hyperlink>
        </w:p>
        <w:p w14:paraId="2AEEBE2D" w14:textId="0CD7FE2E" w:rsidR="00B949C1" w:rsidRDefault="00000000" w:rsidP="00B949C1">
          <w:pPr>
            <w:pStyle w:val="TOC1"/>
            <w:outlineLvl w:val="9"/>
            <w:rPr>
              <w:rFonts w:asciiTheme="minorHAnsi" w:eastAsiaTheme="minorEastAsia" w:hAnsiTheme="minorHAnsi" w:cstheme="minorBidi"/>
              <w:b w:val="0"/>
              <w:color w:val="auto"/>
              <w:spacing w:val="0"/>
              <w:sz w:val="22"/>
              <w:szCs w:val="22"/>
            </w:rPr>
          </w:pPr>
          <w:hyperlink w:anchor="_Toc122777699" w:history="1">
            <w:r w:rsidR="00B949C1" w:rsidRPr="000A3A18">
              <w:rPr>
                <w:rStyle w:val="Hyperlink"/>
              </w:rPr>
              <w:t>TÀI LIỆU THAM KHẢO</w:t>
            </w:r>
            <w:r w:rsidR="00B949C1">
              <w:rPr>
                <w:webHidden/>
              </w:rPr>
              <w:tab/>
            </w:r>
            <w:r w:rsidR="00B949C1">
              <w:rPr>
                <w:webHidden/>
              </w:rPr>
              <w:fldChar w:fldCharType="begin"/>
            </w:r>
            <w:r w:rsidR="00B949C1">
              <w:rPr>
                <w:webHidden/>
              </w:rPr>
              <w:instrText xml:space="preserve"> PAGEREF _Toc122777699 \h </w:instrText>
            </w:r>
            <w:r w:rsidR="00B949C1">
              <w:rPr>
                <w:webHidden/>
              </w:rPr>
            </w:r>
            <w:r w:rsidR="00B949C1">
              <w:rPr>
                <w:webHidden/>
              </w:rPr>
              <w:fldChar w:fldCharType="separate"/>
            </w:r>
            <w:r w:rsidR="00B949C1">
              <w:rPr>
                <w:webHidden/>
              </w:rPr>
              <w:t>25</w:t>
            </w:r>
            <w:r w:rsidR="00B949C1">
              <w:rPr>
                <w:webHidden/>
              </w:rPr>
              <w:fldChar w:fldCharType="end"/>
            </w:r>
          </w:hyperlink>
        </w:p>
        <w:p w14:paraId="2402816B" w14:textId="1CC6C0CE" w:rsidR="00B949C1" w:rsidRDefault="00000000" w:rsidP="00B949C1">
          <w:pPr>
            <w:pStyle w:val="TOC1"/>
            <w:outlineLvl w:val="9"/>
            <w:rPr>
              <w:rFonts w:asciiTheme="minorHAnsi" w:eastAsiaTheme="minorEastAsia" w:hAnsiTheme="minorHAnsi" w:cstheme="minorBidi"/>
              <w:b w:val="0"/>
              <w:color w:val="auto"/>
              <w:spacing w:val="0"/>
              <w:sz w:val="22"/>
              <w:szCs w:val="22"/>
            </w:rPr>
          </w:pPr>
          <w:hyperlink w:anchor="_Toc122777700" w:history="1">
            <w:r w:rsidR="00B949C1" w:rsidRPr="000A3A18">
              <w:rPr>
                <w:rStyle w:val="Hyperlink"/>
              </w:rPr>
              <w:t>PHỤ LỤC</w:t>
            </w:r>
            <w:r w:rsidR="00B949C1">
              <w:rPr>
                <w:webHidden/>
              </w:rPr>
              <w:tab/>
            </w:r>
            <w:r w:rsidR="00B949C1">
              <w:rPr>
                <w:webHidden/>
              </w:rPr>
              <w:fldChar w:fldCharType="begin"/>
            </w:r>
            <w:r w:rsidR="00B949C1">
              <w:rPr>
                <w:webHidden/>
              </w:rPr>
              <w:instrText xml:space="preserve"> PAGEREF _Toc122777700 \h </w:instrText>
            </w:r>
            <w:r w:rsidR="00B949C1">
              <w:rPr>
                <w:webHidden/>
              </w:rPr>
            </w:r>
            <w:r w:rsidR="00B949C1">
              <w:rPr>
                <w:webHidden/>
              </w:rPr>
              <w:fldChar w:fldCharType="separate"/>
            </w:r>
            <w:r w:rsidR="00B949C1">
              <w:rPr>
                <w:webHidden/>
              </w:rPr>
              <w:t>26</w:t>
            </w:r>
            <w:r w:rsidR="00B949C1">
              <w:rPr>
                <w:webHidden/>
              </w:rPr>
              <w:fldChar w:fldCharType="end"/>
            </w:r>
          </w:hyperlink>
        </w:p>
        <w:p w14:paraId="0F2BA646" w14:textId="6FD8E9D2" w:rsidR="00B949C1" w:rsidRPr="00B949C1" w:rsidRDefault="00000000" w:rsidP="00B949C1">
          <w:pPr>
            <w:pStyle w:val="TOC2"/>
            <w:rPr>
              <w:rFonts w:asciiTheme="minorHAnsi" w:eastAsiaTheme="minorEastAsia" w:hAnsiTheme="minorHAnsi" w:cstheme="minorBidi"/>
              <w:color w:val="auto"/>
              <w:spacing w:val="0"/>
              <w:sz w:val="22"/>
              <w:szCs w:val="22"/>
            </w:rPr>
          </w:pPr>
          <w:hyperlink w:anchor="_Toc122777701" w:history="1">
            <w:r w:rsidR="00B949C1" w:rsidRPr="00B949C1">
              <w:rPr>
                <w:rStyle w:val="Hyperlink"/>
              </w:rPr>
              <w:t>Phụ lục 1: Chương trình cho PIC16F887</w:t>
            </w:r>
            <w:r w:rsidR="00B949C1" w:rsidRPr="00B949C1">
              <w:rPr>
                <w:webHidden/>
              </w:rPr>
              <w:tab/>
            </w:r>
            <w:r w:rsidR="00B949C1" w:rsidRPr="00B949C1">
              <w:rPr>
                <w:webHidden/>
              </w:rPr>
              <w:fldChar w:fldCharType="begin"/>
            </w:r>
            <w:r w:rsidR="00B949C1" w:rsidRPr="00B949C1">
              <w:rPr>
                <w:webHidden/>
              </w:rPr>
              <w:instrText xml:space="preserve"> PAGEREF _Toc122777701 \h </w:instrText>
            </w:r>
            <w:r w:rsidR="00B949C1" w:rsidRPr="00B949C1">
              <w:rPr>
                <w:webHidden/>
              </w:rPr>
            </w:r>
            <w:r w:rsidR="00B949C1" w:rsidRPr="00B949C1">
              <w:rPr>
                <w:webHidden/>
              </w:rPr>
              <w:fldChar w:fldCharType="separate"/>
            </w:r>
            <w:r w:rsidR="00B949C1" w:rsidRPr="00B949C1">
              <w:rPr>
                <w:webHidden/>
              </w:rPr>
              <w:t>26</w:t>
            </w:r>
            <w:r w:rsidR="00B949C1" w:rsidRPr="00B949C1">
              <w:rPr>
                <w:webHidden/>
              </w:rPr>
              <w:fldChar w:fldCharType="end"/>
            </w:r>
          </w:hyperlink>
        </w:p>
        <w:p w14:paraId="189696B3" w14:textId="14F3A275" w:rsidR="00B949C1" w:rsidRDefault="00000000" w:rsidP="00B949C1">
          <w:pPr>
            <w:pStyle w:val="TOC2"/>
            <w:rPr>
              <w:rFonts w:asciiTheme="minorHAnsi" w:eastAsiaTheme="minorEastAsia" w:hAnsiTheme="minorHAnsi" w:cstheme="minorBidi"/>
              <w:color w:val="auto"/>
              <w:spacing w:val="0"/>
              <w:sz w:val="22"/>
              <w:szCs w:val="22"/>
            </w:rPr>
          </w:pPr>
          <w:hyperlink w:anchor="_Toc122777702" w:history="1">
            <w:r w:rsidR="00B949C1" w:rsidRPr="000A3A18">
              <w:rPr>
                <w:rStyle w:val="Hyperlink"/>
              </w:rPr>
              <w:t>Phụ lục 2: Chương trình cho module ESP8266</w:t>
            </w:r>
            <w:r w:rsidR="00B949C1">
              <w:rPr>
                <w:webHidden/>
              </w:rPr>
              <w:tab/>
            </w:r>
            <w:r w:rsidR="00B949C1">
              <w:rPr>
                <w:webHidden/>
              </w:rPr>
              <w:fldChar w:fldCharType="begin"/>
            </w:r>
            <w:r w:rsidR="00B949C1">
              <w:rPr>
                <w:webHidden/>
              </w:rPr>
              <w:instrText xml:space="preserve"> PAGEREF _Toc122777702 \h </w:instrText>
            </w:r>
            <w:r w:rsidR="00B949C1">
              <w:rPr>
                <w:webHidden/>
              </w:rPr>
            </w:r>
            <w:r w:rsidR="00B949C1">
              <w:rPr>
                <w:webHidden/>
              </w:rPr>
              <w:fldChar w:fldCharType="separate"/>
            </w:r>
            <w:r w:rsidR="00B949C1">
              <w:rPr>
                <w:webHidden/>
              </w:rPr>
              <w:t>29</w:t>
            </w:r>
            <w:r w:rsidR="00B949C1">
              <w:rPr>
                <w:webHidden/>
              </w:rPr>
              <w:fldChar w:fldCharType="end"/>
            </w:r>
          </w:hyperlink>
        </w:p>
        <w:p w14:paraId="232BC7EA" w14:textId="642002E4" w:rsidR="00F02583" w:rsidRPr="00DB4626" w:rsidRDefault="00F02583" w:rsidP="00B949C1">
          <w:r w:rsidRPr="00DB4626">
            <w:rPr>
              <w:b/>
              <w:bCs/>
              <w:noProof/>
            </w:rPr>
            <w:fldChar w:fldCharType="end"/>
          </w:r>
        </w:p>
      </w:sdtContent>
    </w:sdt>
    <w:p w14:paraId="49A59F62" w14:textId="48DC836C" w:rsidR="00F02583" w:rsidRPr="00DB4626" w:rsidRDefault="00616668" w:rsidP="00D428F2">
      <w:pPr>
        <w:pStyle w:val="TOC1"/>
        <w:outlineLvl w:val="9"/>
      </w:pPr>
      <w:r w:rsidRPr="00DB4626">
        <w:t xml:space="preserve"> </w:t>
      </w:r>
      <w:bookmarkEnd w:id="23"/>
      <w:bookmarkEnd w:id="24"/>
      <w:bookmarkEnd w:id="25"/>
      <w:bookmarkEnd w:id="26"/>
      <w:bookmarkEnd w:id="27"/>
      <w:bookmarkEnd w:id="28"/>
      <w:bookmarkEnd w:id="29"/>
      <w:bookmarkEnd w:id="30"/>
      <w:bookmarkEnd w:id="31"/>
      <w:bookmarkEnd w:id="32"/>
      <w:bookmarkEnd w:id="33"/>
    </w:p>
    <w:p w14:paraId="16A7C452" w14:textId="5D99DB41" w:rsidR="00616668" w:rsidRPr="00DB4626" w:rsidRDefault="00616668" w:rsidP="00616668"/>
    <w:p w14:paraId="5DCC18D7" w14:textId="25FBD0F3" w:rsidR="007701CE" w:rsidRDefault="007701CE" w:rsidP="007701CE">
      <w:pPr>
        <w:rPr>
          <w:ins w:id="41" w:author="Trần Huỳnh Anh Nhật" w:date="2022-12-05T14:39:00Z"/>
        </w:rPr>
      </w:pPr>
    </w:p>
    <w:p w14:paraId="488BB120" w14:textId="66D3C21F" w:rsidR="008B5383" w:rsidRDefault="008B5383" w:rsidP="007701CE">
      <w:pPr>
        <w:rPr>
          <w:ins w:id="42" w:author="Trần Huỳnh Anh Nhật" w:date="2022-12-05T14:39:00Z"/>
        </w:rPr>
      </w:pPr>
    </w:p>
    <w:p w14:paraId="64CB1BCA" w14:textId="5405D36D" w:rsidR="008B5383" w:rsidRDefault="008B5383" w:rsidP="007701CE">
      <w:pPr>
        <w:rPr>
          <w:ins w:id="43" w:author="Trần Huỳnh Anh Nhật" w:date="2022-12-05T14:39:00Z"/>
        </w:rPr>
      </w:pPr>
    </w:p>
    <w:p w14:paraId="7E8CEDBC" w14:textId="77777777" w:rsidR="008B5383" w:rsidRPr="00DB4626" w:rsidRDefault="008B5383" w:rsidP="007701CE"/>
    <w:p w14:paraId="663DF863" w14:textId="726ECE18" w:rsidR="007701CE" w:rsidRPr="00DB4626" w:rsidRDefault="007701CE" w:rsidP="007701CE"/>
    <w:p w14:paraId="1FE570A6" w14:textId="401F4295" w:rsidR="007701CE" w:rsidRPr="00DB4626" w:rsidRDefault="007701CE" w:rsidP="007701CE"/>
    <w:p w14:paraId="5D4D3E73" w14:textId="77777777" w:rsidR="00A206B8" w:rsidRDefault="00A206B8">
      <w:pPr>
        <w:spacing w:after="160" w:line="259" w:lineRule="auto"/>
        <w:rPr>
          <w:b/>
          <w:noProof/>
          <w:sz w:val="32"/>
          <w:szCs w:val="32"/>
        </w:rPr>
      </w:pPr>
      <w:bookmarkStart w:id="44" w:name="_Toc119329303"/>
      <w:r>
        <w:br w:type="page"/>
      </w:r>
    </w:p>
    <w:p w14:paraId="0395445E" w14:textId="362FA803" w:rsidR="00EA11EF" w:rsidRPr="00DB4626" w:rsidRDefault="00EA11EF" w:rsidP="003A4019">
      <w:pPr>
        <w:pStyle w:val="TOC1"/>
      </w:pPr>
      <w:bookmarkStart w:id="45" w:name="_Toc122707900"/>
      <w:bookmarkStart w:id="46" w:name="_Toc122777667"/>
      <w:r w:rsidRPr="00DB4626">
        <w:lastRenderedPageBreak/>
        <w:t>DANH MỤC HÌNH ẢNH</w:t>
      </w:r>
      <w:bookmarkEnd w:id="44"/>
      <w:bookmarkEnd w:id="45"/>
      <w:bookmarkEnd w:id="46"/>
    </w:p>
    <w:bookmarkStart w:id="47" w:name="_Toc6684067"/>
    <w:bookmarkStart w:id="48" w:name="_Toc6684128"/>
    <w:bookmarkStart w:id="49" w:name="_Toc6688596"/>
    <w:bookmarkStart w:id="50" w:name="_Toc7253362"/>
    <w:bookmarkStart w:id="51" w:name="_Toc7978869"/>
    <w:bookmarkStart w:id="52" w:name="_Toc8805995"/>
    <w:bookmarkStart w:id="53" w:name="_Toc9016562"/>
    <w:bookmarkStart w:id="54" w:name="_Toc67480304"/>
    <w:bookmarkEnd w:id="34"/>
    <w:bookmarkEnd w:id="35"/>
    <w:bookmarkEnd w:id="36"/>
    <w:bookmarkEnd w:id="37"/>
    <w:bookmarkEnd w:id="38"/>
    <w:bookmarkEnd w:id="39"/>
    <w:bookmarkEnd w:id="40"/>
    <w:p w14:paraId="3519C9FE" w14:textId="5F4FAA7A" w:rsidR="00B949C1" w:rsidRDefault="002E412F" w:rsidP="00B949C1">
      <w:pPr>
        <w:pStyle w:val="TableofFigures"/>
        <w:tabs>
          <w:tab w:val="right" w:leader="dot" w:pos="9062"/>
        </w:tabs>
        <w:spacing w:line="360" w:lineRule="auto"/>
        <w:rPr>
          <w:rFonts w:asciiTheme="minorHAnsi" w:eastAsiaTheme="minorEastAsia" w:hAnsiTheme="minorHAnsi" w:cstheme="minorBidi"/>
          <w:noProof/>
          <w:color w:val="auto"/>
          <w:spacing w:val="0"/>
          <w:sz w:val="22"/>
          <w:szCs w:val="22"/>
        </w:rPr>
      </w:pPr>
      <w:r>
        <w:fldChar w:fldCharType="begin"/>
      </w:r>
      <w:r>
        <w:instrText xml:space="preserve"> TOC \h \z \c "Hình" </w:instrText>
      </w:r>
      <w:r>
        <w:fldChar w:fldCharType="separate"/>
      </w:r>
      <w:hyperlink w:anchor="_Toc122777703" w:history="1">
        <w:r w:rsidR="00B949C1" w:rsidRPr="0081283F">
          <w:rPr>
            <w:rStyle w:val="Hyperlink"/>
            <w:noProof/>
          </w:rPr>
          <w:t>Hình 1.1. ESP8266 Node MCU</w:t>
        </w:r>
        <w:r w:rsidR="00B949C1">
          <w:rPr>
            <w:noProof/>
            <w:webHidden/>
          </w:rPr>
          <w:tab/>
        </w:r>
        <w:r w:rsidR="00B949C1">
          <w:rPr>
            <w:noProof/>
            <w:webHidden/>
          </w:rPr>
          <w:fldChar w:fldCharType="begin"/>
        </w:r>
        <w:r w:rsidR="00B949C1">
          <w:rPr>
            <w:noProof/>
            <w:webHidden/>
          </w:rPr>
          <w:instrText xml:space="preserve"> PAGEREF _Toc122777703 \h </w:instrText>
        </w:r>
        <w:r w:rsidR="00B949C1">
          <w:rPr>
            <w:noProof/>
            <w:webHidden/>
          </w:rPr>
        </w:r>
        <w:r w:rsidR="00B949C1">
          <w:rPr>
            <w:noProof/>
            <w:webHidden/>
          </w:rPr>
          <w:fldChar w:fldCharType="separate"/>
        </w:r>
        <w:r w:rsidR="00B949C1">
          <w:rPr>
            <w:noProof/>
            <w:webHidden/>
          </w:rPr>
          <w:t>8</w:t>
        </w:r>
        <w:r w:rsidR="00B949C1">
          <w:rPr>
            <w:noProof/>
            <w:webHidden/>
          </w:rPr>
          <w:fldChar w:fldCharType="end"/>
        </w:r>
      </w:hyperlink>
    </w:p>
    <w:p w14:paraId="3966F70E" w14:textId="5CE4F27F" w:rsidR="00B949C1" w:rsidRDefault="00000000" w:rsidP="00B949C1">
      <w:pPr>
        <w:pStyle w:val="TableofFigures"/>
        <w:tabs>
          <w:tab w:val="right" w:leader="dot" w:pos="9062"/>
        </w:tabs>
        <w:spacing w:line="360" w:lineRule="auto"/>
        <w:rPr>
          <w:rFonts w:asciiTheme="minorHAnsi" w:eastAsiaTheme="minorEastAsia" w:hAnsiTheme="minorHAnsi" w:cstheme="minorBidi"/>
          <w:noProof/>
          <w:color w:val="auto"/>
          <w:spacing w:val="0"/>
          <w:sz w:val="22"/>
          <w:szCs w:val="22"/>
        </w:rPr>
      </w:pPr>
      <w:hyperlink w:anchor="_Toc122777704" w:history="1">
        <w:r w:rsidR="00B949C1" w:rsidRPr="0081283F">
          <w:rPr>
            <w:rStyle w:val="Hyperlink"/>
            <w:noProof/>
          </w:rPr>
          <w:t>Hình 1.2. PIC16F887</w:t>
        </w:r>
        <w:r w:rsidR="00B949C1">
          <w:rPr>
            <w:noProof/>
            <w:webHidden/>
          </w:rPr>
          <w:tab/>
        </w:r>
        <w:r w:rsidR="00B949C1">
          <w:rPr>
            <w:noProof/>
            <w:webHidden/>
          </w:rPr>
          <w:fldChar w:fldCharType="begin"/>
        </w:r>
        <w:r w:rsidR="00B949C1">
          <w:rPr>
            <w:noProof/>
            <w:webHidden/>
          </w:rPr>
          <w:instrText xml:space="preserve"> PAGEREF _Toc122777704 \h </w:instrText>
        </w:r>
        <w:r w:rsidR="00B949C1">
          <w:rPr>
            <w:noProof/>
            <w:webHidden/>
          </w:rPr>
        </w:r>
        <w:r w:rsidR="00B949C1">
          <w:rPr>
            <w:noProof/>
            <w:webHidden/>
          </w:rPr>
          <w:fldChar w:fldCharType="separate"/>
        </w:r>
        <w:r w:rsidR="00B949C1">
          <w:rPr>
            <w:noProof/>
            <w:webHidden/>
          </w:rPr>
          <w:t>8</w:t>
        </w:r>
        <w:r w:rsidR="00B949C1">
          <w:rPr>
            <w:noProof/>
            <w:webHidden/>
          </w:rPr>
          <w:fldChar w:fldCharType="end"/>
        </w:r>
      </w:hyperlink>
    </w:p>
    <w:p w14:paraId="3E20AF80" w14:textId="24AC873E" w:rsidR="00B949C1" w:rsidRDefault="00000000" w:rsidP="00B949C1">
      <w:pPr>
        <w:pStyle w:val="TableofFigures"/>
        <w:tabs>
          <w:tab w:val="right" w:leader="dot" w:pos="9062"/>
        </w:tabs>
        <w:spacing w:line="360" w:lineRule="auto"/>
        <w:rPr>
          <w:rFonts w:asciiTheme="minorHAnsi" w:eastAsiaTheme="minorEastAsia" w:hAnsiTheme="minorHAnsi" w:cstheme="minorBidi"/>
          <w:noProof/>
          <w:color w:val="auto"/>
          <w:spacing w:val="0"/>
          <w:sz w:val="22"/>
          <w:szCs w:val="22"/>
        </w:rPr>
      </w:pPr>
      <w:hyperlink w:anchor="_Toc122777705" w:history="1">
        <w:r w:rsidR="00B949C1" w:rsidRPr="0081283F">
          <w:rPr>
            <w:rStyle w:val="Hyperlink"/>
            <w:noProof/>
          </w:rPr>
          <w:t>Hình 2.1. Sơ đồ khối</w:t>
        </w:r>
        <w:r w:rsidR="00B949C1">
          <w:rPr>
            <w:noProof/>
            <w:webHidden/>
          </w:rPr>
          <w:tab/>
        </w:r>
        <w:r w:rsidR="00B949C1">
          <w:rPr>
            <w:noProof/>
            <w:webHidden/>
          </w:rPr>
          <w:fldChar w:fldCharType="begin"/>
        </w:r>
        <w:r w:rsidR="00B949C1">
          <w:rPr>
            <w:noProof/>
            <w:webHidden/>
          </w:rPr>
          <w:instrText xml:space="preserve"> PAGEREF _Toc122777705 \h </w:instrText>
        </w:r>
        <w:r w:rsidR="00B949C1">
          <w:rPr>
            <w:noProof/>
            <w:webHidden/>
          </w:rPr>
        </w:r>
        <w:r w:rsidR="00B949C1">
          <w:rPr>
            <w:noProof/>
            <w:webHidden/>
          </w:rPr>
          <w:fldChar w:fldCharType="separate"/>
        </w:r>
        <w:r w:rsidR="00B949C1">
          <w:rPr>
            <w:noProof/>
            <w:webHidden/>
          </w:rPr>
          <w:t>11</w:t>
        </w:r>
        <w:r w:rsidR="00B949C1">
          <w:rPr>
            <w:noProof/>
            <w:webHidden/>
          </w:rPr>
          <w:fldChar w:fldCharType="end"/>
        </w:r>
      </w:hyperlink>
    </w:p>
    <w:p w14:paraId="06F98C0F" w14:textId="74F06E24" w:rsidR="00B949C1" w:rsidRDefault="00000000" w:rsidP="00B949C1">
      <w:pPr>
        <w:pStyle w:val="TableofFigures"/>
        <w:tabs>
          <w:tab w:val="right" w:leader="dot" w:pos="9062"/>
        </w:tabs>
        <w:spacing w:line="360" w:lineRule="auto"/>
        <w:rPr>
          <w:rFonts w:asciiTheme="minorHAnsi" w:eastAsiaTheme="minorEastAsia" w:hAnsiTheme="minorHAnsi" w:cstheme="minorBidi"/>
          <w:noProof/>
          <w:color w:val="auto"/>
          <w:spacing w:val="0"/>
          <w:sz w:val="22"/>
          <w:szCs w:val="22"/>
        </w:rPr>
      </w:pPr>
      <w:hyperlink w:anchor="_Toc122777706" w:history="1">
        <w:r w:rsidR="00B949C1" w:rsidRPr="0081283F">
          <w:rPr>
            <w:rStyle w:val="Hyperlink"/>
            <w:noProof/>
          </w:rPr>
          <w:t>Hình 2.2. Sơ đồ nguyên lý</w:t>
        </w:r>
        <w:r w:rsidR="00B949C1">
          <w:rPr>
            <w:noProof/>
            <w:webHidden/>
          </w:rPr>
          <w:tab/>
        </w:r>
        <w:r w:rsidR="00B949C1">
          <w:rPr>
            <w:noProof/>
            <w:webHidden/>
          </w:rPr>
          <w:fldChar w:fldCharType="begin"/>
        </w:r>
        <w:r w:rsidR="00B949C1">
          <w:rPr>
            <w:noProof/>
            <w:webHidden/>
          </w:rPr>
          <w:instrText xml:space="preserve"> PAGEREF _Toc122777706 \h </w:instrText>
        </w:r>
        <w:r w:rsidR="00B949C1">
          <w:rPr>
            <w:noProof/>
            <w:webHidden/>
          </w:rPr>
        </w:r>
        <w:r w:rsidR="00B949C1">
          <w:rPr>
            <w:noProof/>
            <w:webHidden/>
          </w:rPr>
          <w:fldChar w:fldCharType="separate"/>
        </w:r>
        <w:r w:rsidR="00B949C1">
          <w:rPr>
            <w:noProof/>
            <w:webHidden/>
          </w:rPr>
          <w:t>12</w:t>
        </w:r>
        <w:r w:rsidR="00B949C1">
          <w:rPr>
            <w:noProof/>
            <w:webHidden/>
          </w:rPr>
          <w:fldChar w:fldCharType="end"/>
        </w:r>
      </w:hyperlink>
    </w:p>
    <w:p w14:paraId="2E7EC4A9" w14:textId="4C596C8C" w:rsidR="00B949C1" w:rsidRDefault="00000000" w:rsidP="00B949C1">
      <w:pPr>
        <w:pStyle w:val="TableofFigures"/>
        <w:tabs>
          <w:tab w:val="right" w:leader="dot" w:pos="9062"/>
        </w:tabs>
        <w:spacing w:line="360" w:lineRule="auto"/>
        <w:rPr>
          <w:rFonts w:asciiTheme="minorHAnsi" w:eastAsiaTheme="minorEastAsia" w:hAnsiTheme="minorHAnsi" w:cstheme="minorBidi"/>
          <w:noProof/>
          <w:color w:val="auto"/>
          <w:spacing w:val="0"/>
          <w:sz w:val="22"/>
          <w:szCs w:val="22"/>
        </w:rPr>
      </w:pPr>
      <w:hyperlink w:anchor="_Toc122777707" w:history="1">
        <w:r w:rsidR="00B949C1" w:rsidRPr="0081283F">
          <w:rPr>
            <w:rStyle w:val="Hyperlink"/>
            <w:noProof/>
          </w:rPr>
          <w:t>Hình 2.3. Sơ đồ thuật toán</w:t>
        </w:r>
        <w:r w:rsidR="00B949C1">
          <w:rPr>
            <w:noProof/>
            <w:webHidden/>
          </w:rPr>
          <w:tab/>
        </w:r>
        <w:r w:rsidR="00B949C1">
          <w:rPr>
            <w:noProof/>
            <w:webHidden/>
          </w:rPr>
          <w:fldChar w:fldCharType="begin"/>
        </w:r>
        <w:r w:rsidR="00B949C1">
          <w:rPr>
            <w:noProof/>
            <w:webHidden/>
          </w:rPr>
          <w:instrText xml:space="preserve"> PAGEREF _Toc122777707 \h </w:instrText>
        </w:r>
        <w:r w:rsidR="00B949C1">
          <w:rPr>
            <w:noProof/>
            <w:webHidden/>
          </w:rPr>
        </w:r>
        <w:r w:rsidR="00B949C1">
          <w:rPr>
            <w:noProof/>
            <w:webHidden/>
          </w:rPr>
          <w:fldChar w:fldCharType="separate"/>
        </w:r>
        <w:r w:rsidR="00B949C1">
          <w:rPr>
            <w:noProof/>
            <w:webHidden/>
          </w:rPr>
          <w:t>13</w:t>
        </w:r>
        <w:r w:rsidR="00B949C1">
          <w:rPr>
            <w:noProof/>
            <w:webHidden/>
          </w:rPr>
          <w:fldChar w:fldCharType="end"/>
        </w:r>
      </w:hyperlink>
    </w:p>
    <w:p w14:paraId="504B5D7D" w14:textId="378228CD" w:rsidR="00B949C1" w:rsidRDefault="00000000" w:rsidP="00B949C1">
      <w:pPr>
        <w:pStyle w:val="TableofFigures"/>
        <w:tabs>
          <w:tab w:val="right" w:leader="dot" w:pos="9062"/>
        </w:tabs>
        <w:spacing w:line="360" w:lineRule="auto"/>
        <w:rPr>
          <w:rFonts w:asciiTheme="minorHAnsi" w:eastAsiaTheme="minorEastAsia" w:hAnsiTheme="minorHAnsi" w:cstheme="minorBidi"/>
          <w:noProof/>
          <w:color w:val="auto"/>
          <w:spacing w:val="0"/>
          <w:sz w:val="22"/>
          <w:szCs w:val="22"/>
        </w:rPr>
      </w:pPr>
      <w:hyperlink w:anchor="_Toc122777708" w:history="1">
        <w:r w:rsidR="00B949C1" w:rsidRPr="0081283F">
          <w:rPr>
            <w:rStyle w:val="Hyperlink"/>
            <w:noProof/>
          </w:rPr>
          <w:t>Hình 2.4. Vị trí của MQTT trong mô hình IoT</w:t>
        </w:r>
        <w:r w:rsidR="00B949C1">
          <w:rPr>
            <w:noProof/>
            <w:webHidden/>
          </w:rPr>
          <w:tab/>
        </w:r>
        <w:r w:rsidR="00B949C1">
          <w:rPr>
            <w:noProof/>
            <w:webHidden/>
          </w:rPr>
          <w:fldChar w:fldCharType="begin"/>
        </w:r>
        <w:r w:rsidR="00B949C1">
          <w:rPr>
            <w:noProof/>
            <w:webHidden/>
          </w:rPr>
          <w:instrText xml:space="preserve"> PAGEREF _Toc122777708 \h </w:instrText>
        </w:r>
        <w:r w:rsidR="00B949C1">
          <w:rPr>
            <w:noProof/>
            <w:webHidden/>
          </w:rPr>
        </w:r>
        <w:r w:rsidR="00B949C1">
          <w:rPr>
            <w:noProof/>
            <w:webHidden/>
          </w:rPr>
          <w:fldChar w:fldCharType="separate"/>
        </w:r>
        <w:r w:rsidR="00B949C1">
          <w:rPr>
            <w:noProof/>
            <w:webHidden/>
          </w:rPr>
          <w:t>14</w:t>
        </w:r>
        <w:r w:rsidR="00B949C1">
          <w:rPr>
            <w:noProof/>
            <w:webHidden/>
          </w:rPr>
          <w:fldChar w:fldCharType="end"/>
        </w:r>
      </w:hyperlink>
    </w:p>
    <w:p w14:paraId="764E52EF" w14:textId="274F5283" w:rsidR="00B949C1" w:rsidRDefault="00000000" w:rsidP="00B949C1">
      <w:pPr>
        <w:pStyle w:val="TableofFigures"/>
        <w:tabs>
          <w:tab w:val="right" w:leader="dot" w:pos="9062"/>
        </w:tabs>
        <w:spacing w:line="360" w:lineRule="auto"/>
        <w:rPr>
          <w:rFonts w:asciiTheme="minorHAnsi" w:eastAsiaTheme="minorEastAsia" w:hAnsiTheme="minorHAnsi" w:cstheme="minorBidi"/>
          <w:noProof/>
          <w:color w:val="auto"/>
          <w:spacing w:val="0"/>
          <w:sz w:val="22"/>
          <w:szCs w:val="22"/>
        </w:rPr>
      </w:pPr>
      <w:hyperlink w:anchor="_Toc122777709" w:history="1">
        <w:r w:rsidR="00B949C1" w:rsidRPr="0081283F">
          <w:rPr>
            <w:rStyle w:val="Hyperlink"/>
            <w:noProof/>
          </w:rPr>
          <w:t>Hình 2.5. Mạch nguyên lý</w:t>
        </w:r>
        <w:r w:rsidR="00B949C1">
          <w:rPr>
            <w:noProof/>
            <w:webHidden/>
          </w:rPr>
          <w:tab/>
        </w:r>
        <w:r w:rsidR="00B949C1">
          <w:rPr>
            <w:noProof/>
            <w:webHidden/>
          </w:rPr>
          <w:fldChar w:fldCharType="begin"/>
        </w:r>
        <w:r w:rsidR="00B949C1">
          <w:rPr>
            <w:noProof/>
            <w:webHidden/>
          </w:rPr>
          <w:instrText xml:space="preserve"> PAGEREF _Toc122777709 \h </w:instrText>
        </w:r>
        <w:r w:rsidR="00B949C1">
          <w:rPr>
            <w:noProof/>
            <w:webHidden/>
          </w:rPr>
        </w:r>
        <w:r w:rsidR="00B949C1">
          <w:rPr>
            <w:noProof/>
            <w:webHidden/>
          </w:rPr>
          <w:fldChar w:fldCharType="separate"/>
        </w:r>
        <w:r w:rsidR="00B949C1">
          <w:rPr>
            <w:noProof/>
            <w:webHidden/>
          </w:rPr>
          <w:t>17</w:t>
        </w:r>
        <w:r w:rsidR="00B949C1">
          <w:rPr>
            <w:noProof/>
            <w:webHidden/>
          </w:rPr>
          <w:fldChar w:fldCharType="end"/>
        </w:r>
      </w:hyperlink>
    </w:p>
    <w:p w14:paraId="35D08273" w14:textId="17BC051D" w:rsidR="00B949C1" w:rsidRDefault="00000000" w:rsidP="00B949C1">
      <w:pPr>
        <w:pStyle w:val="TableofFigures"/>
        <w:tabs>
          <w:tab w:val="right" w:leader="dot" w:pos="9062"/>
        </w:tabs>
        <w:spacing w:line="360" w:lineRule="auto"/>
        <w:rPr>
          <w:rFonts w:asciiTheme="minorHAnsi" w:eastAsiaTheme="minorEastAsia" w:hAnsiTheme="minorHAnsi" w:cstheme="minorBidi"/>
          <w:noProof/>
          <w:color w:val="auto"/>
          <w:spacing w:val="0"/>
          <w:sz w:val="22"/>
          <w:szCs w:val="22"/>
        </w:rPr>
      </w:pPr>
      <w:hyperlink w:anchor="_Toc122777710" w:history="1">
        <w:r w:rsidR="00B949C1" w:rsidRPr="0081283F">
          <w:rPr>
            <w:rStyle w:val="Hyperlink"/>
            <w:noProof/>
          </w:rPr>
          <w:t>Hình 2.6. Mạch PCB</w:t>
        </w:r>
        <w:r w:rsidR="00B949C1">
          <w:rPr>
            <w:noProof/>
            <w:webHidden/>
          </w:rPr>
          <w:tab/>
        </w:r>
        <w:r w:rsidR="00B949C1">
          <w:rPr>
            <w:noProof/>
            <w:webHidden/>
          </w:rPr>
          <w:fldChar w:fldCharType="begin"/>
        </w:r>
        <w:r w:rsidR="00B949C1">
          <w:rPr>
            <w:noProof/>
            <w:webHidden/>
          </w:rPr>
          <w:instrText xml:space="preserve"> PAGEREF _Toc122777710 \h </w:instrText>
        </w:r>
        <w:r w:rsidR="00B949C1">
          <w:rPr>
            <w:noProof/>
            <w:webHidden/>
          </w:rPr>
        </w:r>
        <w:r w:rsidR="00B949C1">
          <w:rPr>
            <w:noProof/>
            <w:webHidden/>
          </w:rPr>
          <w:fldChar w:fldCharType="separate"/>
        </w:r>
        <w:r w:rsidR="00B949C1">
          <w:rPr>
            <w:noProof/>
            <w:webHidden/>
          </w:rPr>
          <w:t>17</w:t>
        </w:r>
        <w:r w:rsidR="00B949C1">
          <w:rPr>
            <w:noProof/>
            <w:webHidden/>
          </w:rPr>
          <w:fldChar w:fldCharType="end"/>
        </w:r>
      </w:hyperlink>
    </w:p>
    <w:p w14:paraId="1B2957B6" w14:textId="14E27891" w:rsidR="00B949C1" w:rsidRDefault="00000000" w:rsidP="00B949C1">
      <w:pPr>
        <w:pStyle w:val="TableofFigures"/>
        <w:tabs>
          <w:tab w:val="right" w:leader="dot" w:pos="9062"/>
        </w:tabs>
        <w:spacing w:line="360" w:lineRule="auto"/>
        <w:rPr>
          <w:rFonts w:asciiTheme="minorHAnsi" w:eastAsiaTheme="minorEastAsia" w:hAnsiTheme="minorHAnsi" w:cstheme="minorBidi"/>
          <w:noProof/>
          <w:color w:val="auto"/>
          <w:spacing w:val="0"/>
          <w:sz w:val="22"/>
          <w:szCs w:val="22"/>
        </w:rPr>
      </w:pPr>
      <w:hyperlink w:anchor="_Toc122777711" w:history="1">
        <w:r w:rsidR="00B949C1" w:rsidRPr="0081283F">
          <w:rPr>
            <w:rStyle w:val="Hyperlink"/>
            <w:noProof/>
          </w:rPr>
          <w:t>Hình 2.7. Mạch in trên PDF</w:t>
        </w:r>
        <w:r w:rsidR="00B949C1">
          <w:rPr>
            <w:noProof/>
            <w:webHidden/>
          </w:rPr>
          <w:tab/>
        </w:r>
        <w:r w:rsidR="00B949C1">
          <w:rPr>
            <w:noProof/>
            <w:webHidden/>
          </w:rPr>
          <w:fldChar w:fldCharType="begin"/>
        </w:r>
        <w:r w:rsidR="00B949C1">
          <w:rPr>
            <w:noProof/>
            <w:webHidden/>
          </w:rPr>
          <w:instrText xml:space="preserve"> PAGEREF _Toc122777711 \h </w:instrText>
        </w:r>
        <w:r w:rsidR="00B949C1">
          <w:rPr>
            <w:noProof/>
            <w:webHidden/>
          </w:rPr>
        </w:r>
        <w:r w:rsidR="00B949C1">
          <w:rPr>
            <w:noProof/>
            <w:webHidden/>
          </w:rPr>
          <w:fldChar w:fldCharType="separate"/>
        </w:r>
        <w:r w:rsidR="00B949C1">
          <w:rPr>
            <w:noProof/>
            <w:webHidden/>
          </w:rPr>
          <w:t>18</w:t>
        </w:r>
        <w:r w:rsidR="00B949C1">
          <w:rPr>
            <w:noProof/>
            <w:webHidden/>
          </w:rPr>
          <w:fldChar w:fldCharType="end"/>
        </w:r>
      </w:hyperlink>
    </w:p>
    <w:p w14:paraId="1C16A41B" w14:textId="7FEC2A18" w:rsidR="00B949C1" w:rsidRDefault="00000000" w:rsidP="00B949C1">
      <w:pPr>
        <w:pStyle w:val="TableofFigures"/>
        <w:tabs>
          <w:tab w:val="right" w:leader="dot" w:pos="9062"/>
        </w:tabs>
        <w:spacing w:line="360" w:lineRule="auto"/>
        <w:rPr>
          <w:rFonts w:asciiTheme="minorHAnsi" w:eastAsiaTheme="minorEastAsia" w:hAnsiTheme="minorHAnsi" w:cstheme="minorBidi"/>
          <w:noProof/>
          <w:color w:val="auto"/>
          <w:spacing w:val="0"/>
          <w:sz w:val="22"/>
          <w:szCs w:val="22"/>
        </w:rPr>
      </w:pPr>
      <w:hyperlink w:anchor="_Toc122777712" w:history="1">
        <w:r w:rsidR="00B949C1" w:rsidRPr="0081283F">
          <w:rPr>
            <w:rStyle w:val="Hyperlink"/>
            <w:noProof/>
          </w:rPr>
          <w:t>Hình 3.1. Chọn linh kiện trên Altium</w:t>
        </w:r>
        <w:r w:rsidR="00B949C1">
          <w:rPr>
            <w:noProof/>
            <w:webHidden/>
          </w:rPr>
          <w:tab/>
        </w:r>
        <w:r w:rsidR="00B949C1">
          <w:rPr>
            <w:noProof/>
            <w:webHidden/>
          </w:rPr>
          <w:fldChar w:fldCharType="begin"/>
        </w:r>
        <w:r w:rsidR="00B949C1">
          <w:rPr>
            <w:noProof/>
            <w:webHidden/>
          </w:rPr>
          <w:instrText xml:space="preserve"> PAGEREF _Toc122777712 \h </w:instrText>
        </w:r>
        <w:r w:rsidR="00B949C1">
          <w:rPr>
            <w:noProof/>
            <w:webHidden/>
          </w:rPr>
        </w:r>
        <w:r w:rsidR="00B949C1">
          <w:rPr>
            <w:noProof/>
            <w:webHidden/>
          </w:rPr>
          <w:fldChar w:fldCharType="separate"/>
        </w:r>
        <w:r w:rsidR="00B949C1">
          <w:rPr>
            <w:noProof/>
            <w:webHidden/>
          </w:rPr>
          <w:t>19</w:t>
        </w:r>
        <w:r w:rsidR="00B949C1">
          <w:rPr>
            <w:noProof/>
            <w:webHidden/>
          </w:rPr>
          <w:fldChar w:fldCharType="end"/>
        </w:r>
      </w:hyperlink>
    </w:p>
    <w:p w14:paraId="2BA2621F" w14:textId="0D52B2D8" w:rsidR="00B949C1" w:rsidRDefault="00000000" w:rsidP="00B949C1">
      <w:pPr>
        <w:pStyle w:val="TableofFigures"/>
        <w:tabs>
          <w:tab w:val="right" w:leader="dot" w:pos="9062"/>
        </w:tabs>
        <w:spacing w:line="360" w:lineRule="auto"/>
        <w:rPr>
          <w:rFonts w:asciiTheme="minorHAnsi" w:eastAsiaTheme="minorEastAsia" w:hAnsiTheme="minorHAnsi" w:cstheme="minorBidi"/>
          <w:noProof/>
          <w:color w:val="auto"/>
          <w:spacing w:val="0"/>
          <w:sz w:val="22"/>
          <w:szCs w:val="22"/>
        </w:rPr>
      </w:pPr>
      <w:hyperlink w:anchor="_Toc122777713" w:history="1">
        <w:r w:rsidR="00B949C1" w:rsidRPr="0081283F">
          <w:rPr>
            <w:rStyle w:val="Hyperlink"/>
            <w:noProof/>
          </w:rPr>
          <w:t>Hình 3.2. Sơ đồ mạch nguyên lý</w:t>
        </w:r>
        <w:r w:rsidR="00B949C1">
          <w:rPr>
            <w:noProof/>
            <w:webHidden/>
          </w:rPr>
          <w:tab/>
        </w:r>
        <w:r w:rsidR="00B949C1">
          <w:rPr>
            <w:noProof/>
            <w:webHidden/>
          </w:rPr>
          <w:fldChar w:fldCharType="begin"/>
        </w:r>
        <w:r w:rsidR="00B949C1">
          <w:rPr>
            <w:noProof/>
            <w:webHidden/>
          </w:rPr>
          <w:instrText xml:space="preserve"> PAGEREF _Toc122777713 \h </w:instrText>
        </w:r>
        <w:r w:rsidR="00B949C1">
          <w:rPr>
            <w:noProof/>
            <w:webHidden/>
          </w:rPr>
        </w:r>
        <w:r w:rsidR="00B949C1">
          <w:rPr>
            <w:noProof/>
            <w:webHidden/>
          </w:rPr>
          <w:fldChar w:fldCharType="separate"/>
        </w:r>
        <w:r w:rsidR="00B949C1">
          <w:rPr>
            <w:noProof/>
            <w:webHidden/>
          </w:rPr>
          <w:t>19</w:t>
        </w:r>
        <w:r w:rsidR="00B949C1">
          <w:rPr>
            <w:noProof/>
            <w:webHidden/>
          </w:rPr>
          <w:fldChar w:fldCharType="end"/>
        </w:r>
      </w:hyperlink>
    </w:p>
    <w:p w14:paraId="0F9B0F97" w14:textId="6429C57C" w:rsidR="00B949C1" w:rsidRDefault="00000000" w:rsidP="00B949C1">
      <w:pPr>
        <w:pStyle w:val="TableofFigures"/>
        <w:tabs>
          <w:tab w:val="right" w:leader="dot" w:pos="9062"/>
        </w:tabs>
        <w:spacing w:line="360" w:lineRule="auto"/>
        <w:rPr>
          <w:rFonts w:asciiTheme="minorHAnsi" w:eastAsiaTheme="minorEastAsia" w:hAnsiTheme="minorHAnsi" w:cstheme="minorBidi"/>
          <w:noProof/>
          <w:color w:val="auto"/>
          <w:spacing w:val="0"/>
          <w:sz w:val="22"/>
          <w:szCs w:val="22"/>
        </w:rPr>
      </w:pPr>
      <w:hyperlink w:anchor="_Toc122777714" w:history="1">
        <w:r w:rsidR="00B949C1" w:rsidRPr="0081283F">
          <w:rPr>
            <w:rStyle w:val="Hyperlink"/>
            <w:noProof/>
          </w:rPr>
          <w:t>Hình 3.3. Sản phẩm hoàn chỉnh</w:t>
        </w:r>
        <w:r w:rsidR="00B949C1">
          <w:rPr>
            <w:noProof/>
            <w:webHidden/>
          </w:rPr>
          <w:tab/>
        </w:r>
        <w:r w:rsidR="00B949C1">
          <w:rPr>
            <w:noProof/>
            <w:webHidden/>
          </w:rPr>
          <w:fldChar w:fldCharType="begin"/>
        </w:r>
        <w:r w:rsidR="00B949C1">
          <w:rPr>
            <w:noProof/>
            <w:webHidden/>
          </w:rPr>
          <w:instrText xml:space="preserve"> PAGEREF _Toc122777714 \h </w:instrText>
        </w:r>
        <w:r w:rsidR="00B949C1">
          <w:rPr>
            <w:noProof/>
            <w:webHidden/>
          </w:rPr>
        </w:r>
        <w:r w:rsidR="00B949C1">
          <w:rPr>
            <w:noProof/>
            <w:webHidden/>
          </w:rPr>
          <w:fldChar w:fldCharType="separate"/>
        </w:r>
        <w:r w:rsidR="00B949C1">
          <w:rPr>
            <w:noProof/>
            <w:webHidden/>
          </w:rPr>
          <w:t>22</w:t>
        </w:r>
        <w:r w:rsidR="00B949C1">
          <w:rPr>
            <w:noProof/>
            <w:webHidden/>
          </w:rPr>
          <w:fldChar w:fldCharType="end"/>
        </w:r>
      </w:hyperlink>
    </w:p>
    <w:p w14:paraId="4AB1BC8B" w14:textId="48C5BDED" w:rsidR="00B949C1" w:rsidRDefault="00000000" w:rsidP="00B949C1">
      <w:pPr>
        <w:pStyle w:val="TableofFigures"/>
        <w:tabs>
          <w:tab w:val="right" w:leader="dot" w:pos="9062"/>
        </w:tabs>
        <w:spacing w:line="360" w:lineRule="auto"/>
        <w:rPr>
          <w:rFonts w:asciiTheme="minorHAnsi" w:eastAsiaTheme="minorEastAsia" w:hAnsiTheme="minorHAnsi" w:cstheme="minorBidi"/>
          <w:noProof/>
          <w:color w:val="auto"/>
          <w:spacing w:val="0"/>
          <w:sz w:val="22"/>
          <w:szCs w:val="22"/>
        </w:rPr>
      </w:pPr>
      <w:hyperlink w:anchor="_Toc122777715" w:history="1">
        <w:r w:rsidR="00B949C1" w:rsidRPr="0081283F">
          <w:rPr>
            <w:rStyle w:val="Hyperlink"/>
            <w:noProof/>
          </w:rPr>
          <w:t>Hình 3.4. Topic trên Adafruit</w:t>
        </w:r>
        <w:r w:rsidR="00B949C1">
          <w:rPr>
            <w:noProof/>
            <w:webHidden/>
          </w:rPr>
          <w:tab/>
        </w:r>
        <w:r w:rsidR="00B949C1">
          <w:rPr>
            <w:noProof/>
            <w:webHidden/>
          </w:rPr>
          <w:fldChar w:fldCharType="begin"/>
        </w:r>
        <w:r w:rsidR="00B949C1">
          <w:rPr>
            <w:noProof/>
            <w:webHidden/>
          </w:rPr>
          <w:instrText xml:space="preserve"> PAGEREF _Toc122777715 \h </w:instrText>
        </w:r>
        <w:r w:rsidR="00B949C1">
          <w:rPr>
            <w:noProof/>
            <w:webHidden/>
          </w:rPr>
        </w:r>
        <w:r w:rsidR="00B949C1">
          <w:rPr>
            <w:noProof/>
            <w:webHidden/>
          </w:rPr>
          <w:fldChar w:fldCharType="separate"/>
        </w:r>
        <w:r w:rsidR="00B949C1">
          <w:rPr>
            <w:noProof/>
            <w:webHidden/>
          </w:rPr>
          <w:t>23</w:t>
        </w:r>
        <w:r w:rsidR="00B949C1">
          <w:rPr>
            <w:noProof/>
            <w:webHidden/>
          </w:rPr>
          <w:fldChar w:fldCharType="end"/>
        </w:r>
      </w:hyperlink>
    </w:p>
    <w:p w14:paraId="1F9AEC2D" w14:textId="1601F653" w:rsidR="00B949C1" w:rsidRDefault="00000000" w:rsidP="00B949C1">
      <w:pPr>
        <w:pStyle w:val="TableofFigures"/>
        <w:tabs>
          <w:tab w:val="right" w:leader="dot" w:pos="9062"/>
        </w:tabs>
        <w:spacing w:line="360" w:lineRule="auto"/>
        <w:rPr>
          <w:rFonts w:asciiTheme="minorHAnsi" w:eastAsiaTheme="minorEastAsia" w:hAnsiTheme="minorHAnsi" w:cstheme="minorBidi"/>
          <w:noProof/>
          <w:color w:val="auto"/>
          <w:spacing w:val="0"/>
          <w:sz w:val="22"/>
          <w:szCs w:val="22"/>
        </w:rPr>
      </w:pPr>
      <w:hyperlink w:anchor="_Toc122777716" w:history="1">
        <w:r w:rsidR="00B949C1" w:rsidRPr="0081283F">
          <w:rPr>
            <w:rStyle w:val="Hyperlink"/>
            <w:noProof/>
          </w:rPr>
          <w:t>Hình 3.5. Câu lệnh điều khiển trên IFTTT</w:t>
        </w:r>
        <w:r w:rsidR="00B949C1">
          <w:rPr>
            <w:noProof/>
            <w:webHidden/>
          </w:rPr>
          <w:tab/>
        </w:r>
        <w:r w:rsidR="00B949C1">
          <w:rPr>
            <w:noProof/>
            <w:webHidden/>
          </w:rPr>
          <w:fldChar w:fldCharType="begin"/>
        </w:r>
        <w:r w:rsidR="00B949C1">
          <w:rPr>
            <w:noProof/>
            <w:webHidden/>
          </w:rPr>
          <w:instrText xml:space="preserve"> PAGEREF _Toc122777716 \h </w:instrText>
        </w:r>
        <w:r w:rsidR="00B949C1">
          <w:rPr>
            <w:noProof/>
            <w:webHidden/>
          </w:rPr>
        </w:r>
        <w:r w:rsidR="00B949C1">
          <w:rPr>
            <w:noProof/>
            <w:webHidden/>
          </w:rPr>
          <w:fldChar w:fldCharType="separate"/>
        </w:r>
        <w:r w:rsidR="00B949C1">
          <w:rPr>
            <w:noProof/>
            <w:webHidden/>
          </w:rPr>
          <w:t>23</w:t>
        </w:r>
        <w:r w:rsidR="00B949C1">
          <w:rPr>
            <w:noProof/>
            <w:webHidden/>
          </w:rPr>
          <w:fldChar w:fldCharType="end"/>
        </w:r>
      </w:hyperlink>
    </w:p>
    <w:p w14:paraId="55EA1FD4" w14:textId="15633F5C" w:rsidR="00EA11EF" w:rsidRPr="00DB4626" w:rsidRDefault="002E412F" w:rsidP="00B949C1">
      <w:pPr>
        <w:widowControl w:val="0"/>
        <w:spacing w:line="360" w:lineRule="auto"/>
        <w:jc w:val="both"/>
        <w:rPr>
          <w:b/>
          <w:noProof/>
          <w:sz w:val="30"/>
          <w:szCs w:val="26"/>
        </w:rPr>
      </w:pPr>
      <w:r>
        <w:fldChar w:fldCharType="end"/>
      </w:r>
      <w:r w:rsidR="00EA11EF" w:rsidRPr="00DB4626">
        <w:br w:type="page"/>
      </w:r>
    </w:p>
    <w:p w14:paraId="3EE4DF14" w14:textId="77777777" w:rsidR="008C254B" w:rsidRDefault="008C254B" w:rsidP="003A4019">
      <w:pPr>
        <w:pStyle w:val="TOC1"/>
        <w:sectPr w:rsidR="008C254B" w:rsidSect="008C254B">
          <w:headerReference w:type="default" r:id="rId11"/>
          <w:footerReference w:type="default" r:id="rId12"/>
          <w:type w:val="continuous"/>
          <w:pgSz w:w="11907" w:h="16840" w:code="9"/>
          <w:pgMar w:top="1134" w:right="1134" w:bottom="1134" w:left="1701" w:header="720" w:footer="720" w:gutter="0"/>
          <w:pgNumType w:start="1"/>
          <w:cols w:space="720"/>
          <w:docGrid w:linePitch="381"/>
        </w:sectPr>
      </w:pPr>
      <w:bookmarkStart w:id="55" w:name="_Toc119329304"/>
    </w:p>
    <w:p w14:paraId="58A22855" w14:textId="6301889F" w:rsidR="00147C6E" w:rsidRPr="00DB4626" w:rsidRDefault="00147C6E" w:rsidP="003A4019">
      <w:pPr>
        <w:pStyle w:val="TOC1"/>
      </w:pPr>
      <w:bookmarkStart w:id="56" w:name="_Toc122707901"/>
      <w:bookmarkStart w:id="57" w:name="_Toc122777668"/>
      <w:r w:rsidRPr="00DB4626">
        <w:lastRenderedPageBreak/>
        <w:t>MỞ ĐẦU</w:t>
      </w:r>
      <w:bookmarkEnd w:id="47"/>
      <w:bookmarkEnd w:id="48"/>
      <w:bookmarkEnd w:id="49"/>
      <w:bookmarkEnd w:id="50"/>
      <w:bookmarkEnd w:id="51"/>
      <w:bookmarkEnd w:id="52"/>
      <w:bookmarkEnd w:id="53"/>
      <w:bookmarkEnd w:id="54"/>
      <w:bookmarkEnd w:id="55"/>
      <w:bookmarkEnd w:id="56"/>
      <w:bookmarkEnd w:id="57"/>
    </w:p>
    <w:p w14:paraId="5FF22CBA" w14:textId="0972EE11" w:rsidR="00147C6E" w:rsidRPr="00913EC4" w:rsidRDefault="00913EC4" w:rsidP="00CB0A24">
      <w:pPr>
        <w:pStyle w:val="Heading2"/>
        <w:numPr>
          <w:ilvl w:val="0"/>
          <w:numId w:val="0"/>
        </w:numPr>
        <w:spacing w:line="360" w:lineRule="auto"/>
        <w:rPr>
          <w:bCs w:val="0"/>
          <w:szCs w:val="26"/>
        </w:rPr>
      </w:pPr>
      <w:bookmarkStart w:id="58" w:name="_Toc6684068"/>
      <w:bookmarkStart w:id="59" w:name="_Toc6684129"/>
      <w:bookmarkStart w:id="60" w:name="_Toc6688597"/>
      <w:bookmarkStart w:id="61" w:name="_Toc7253363"/>
      <w:bookmarkStart w:id="62" w:name="_Toc7978870"/>
      <w:bookmarkStart w:id="63" w:name="_Ref8074487"/>
      <w:bookmarkStart w:id="64" w:name="_Toc8805996"/>
      <w:bookmarkStart w:id="65" w:name="_Toc9016563"/>
      <w:bookmarkStart w:id="66" w:name="_Toc67480305"/>
      <w:bookmarkStart w:id="67" w:name="_Toc122707902"/>
      <w:bookmarkStart w:id="68" w:name="_Toc122777669"/>
      <w:r w:rsidRPr="00913EC4">
        <w:rPr>
          <w:bCs w:val="0"/>
          <w:szCs w:val="26"/>
        </w:rPr>
        <w:t xml:space="preserve">1. </w:t>
      </w:r>
      <w:proofErr w:type="spellStart"/>
      <w:r w:rsidR="00147C6E" w:rsidRPr="00913EC4">
        <w:rPr>
          <w:bCs w:val="0"/>
          <w:szCs w:val="26"/>
        </w:rPr>
        <w:t>Giới</w:t>
      </w:r>
      <w:proofErr w:type="spellEnd"/>
      <w:r w:rsidR="00147C6E" w:rsidRPr="00913EC4">
        <w:rPr>
          <w:bCs w:val="0"/>
          <w:szCs w:val="26"/>
        </w:rPr>
        <w:t xml:space="preserve"> </w:t>
      </w:r>
      <w:proofErr w:type="spellStart"/>
      <w:r w:rsidR="00147C6E" w:rsidRPr="00913EC4">
        <w:rPr>
          <w:bCs w:val="0"/>
          <w:szCs w:val="26"/>
        </w:rPr>
        <w:t>thiệu</w:t>
      </w:r>
      <w:bookmarkEnd w:id="58"/>
      <w:bookmarkEnd w:id="59"/>
      <w:bookmarkEnd w:id="60"/>
      <w:bookmarkEnd w:id="61"/>
      <w:bookmarkEnd w:id="62"/>
      <w:bookmarkEnd w:id="63"/>
      <w:bookmarkEnd w:id="64"/>
      <w:bookmarkEnd w:id="65"/>
      <w:bookmarkEnd w:id="66"/>
      <w:bookmarkEnd w:id="67"/>
      <w:bookmarkEnd w:id="68"/>
      <w:proofErr w:type="spellEnd"/>
    </w:p>
    <w:p w14:paraId="68AAD254" w14:textId="4D065389" w:rsidR="00147C6E" w:rsidRPr="00DB4626" w:rsidRDefault="00CA53E3" w:rsidP="00913EC4">
      <w:pPr>
        <w:widowControl w:val="0"/>
        <w:tabs>
          <w:tab w:val="left" w:pos="284"/>
          <w:tab w:val="left" w:pos="567"/>
        </w:tabs>
        <w:spacing w:line="360" w:lineRule="auto"/>
        <w:jc w:val="both"/>
        <w:rPr>
          <w:szCs w:val="26"/>
          <w:shd w:val="clear" w:color="auto" w:fill="FFFFFF"/>
        </w:rPr>
      </w:pPr>
      <w:r>
        <w:rPr>
          <w:szCs w:val="26"/>
        </w:rPr>
        <w:tab/>
      </w:r>
      <w:proofErr w:type="spellStart"/>
      <w:r w:rsidR="00147C6E" w:rsidRPr="00DB4626">
        <w:rPr>
          <w:szCs w:val="26"/>
        </w:rPr>
        <w:t>Thế</w:t>
      </w:r>
      <w:proofErr w:type="spellEnd"/>
      <w:r w:rsidR="00147C6E" w:rsidRPr="00DB4626">
        <w:rPr>
          <w:szCs w:val="26"/>
        </w:rPr>
        <w:t xml:space="preserve"> </w:t>
      </w:r>
      <w:proofErr w:type="spellStart"/>
      <w:r w:rsidR="00147C6E" w:rsidRPr="00DB4626">
        <w:rPr>
          <w:szCs w:val="26"/>
        </w:rPr>
        <w:t>giới</w:t>
      </w:r>
      <w:proofErr w:type="spellEnd"/>
      <w:r w:rsidR="00147C6E" w:rsidRPr="00DB4626">
        <w:rPr>
          <w:szCs w:val="26"/>
        </w:rPr>
        <w:t xml:space="preserve"> </w:t>
      </w:r>
      <w:proofErr w:type="spellStart"/>
      <w:r w:rsidR="00147C6E" w:rsidRPr="00DB4626">
        <w:rPr>
          <w:szCs w:val="26"/>
        </w:rPr>
        <w:t>đang</w:t>
      </w:r>
      <w:proofErr w:type="spellEnd"/>
      <w:r w:rsidR="00147C6E" w:rsidRPr="00DB4626">
        <w:rPr>
          <w:szCs w:val="26"/>
        </w:rPr>
        <w:t xml:space="preserve"> </w:t>
      </w:r>
      <w:proofErr w:type="spellStart"/>
      <w:r w:rsidR="00147C6E" w:rsidRPr="00DB4626">
        <w:rPr>
          <w:szCs w:val="26"/>
        </w:rPr>
        <w:t>bước</w:t>
      </w:r>
      <w:proofErr w:type="spellEnd"/>
      <w:r w:rsidR="00147C6E" w:rsidRPr="00DB4626">
        <w:rPr>
          <w:szCs w:val="26"/>
        </w:rPr>
        <w:t xml:space="preserve"> </w:t>
      </w:r>
      <w:proofErr w:type="spellStart"/>
      <w:r w:rsidR="00147C6E" w:rsidRPr="00DB4626">
        <w:rPr>
          <w:szCs w:val="26"/>
        </w:rPr>
        <w:t>vào</w:t>
      </w:r>
      <w:proofErr w:type="spellEnd"/>
      <w:r w:rsidR="00147C6E" w:rsidRPr="00DB4626">
        <w:rPr>
          <w:szCs w:val="26"/>
        </w:rPr>
        <w:t xml:space="preserve"> </w:t>
      </w:r>
      <w:proofErr w:type="spellStart"/>
      <w:r w:rsidR="00147C6E" w:rsidRPr="00DB4626">
        <w:rPr>
          <w:szCs w:val="26"/>
        </w:rPr>
        <w:t>thời</w:t>
      </w:r>
      <w:proofErr w:type="spellEnd"/>
      <w:r w:rsidR="00147C6E" w:rsidRPr="00DB4626">
        <w:rPr>
          <w:szCs w:val="26"/>
        </w:rPr>
        <w:t xml:space="preserve"> </w:t>
      </w:r>
      <w:proofErr w:type="spellStart"/>
      <w:r w:rsidR="00147C6E" w:rsidRPr="00DB4626">
        <w:rPr>
          <w:szCs w:val="26"/>
        </w:rPr>
        <w:t>đại</w:t>
      </w:r>
      <w:proofErr w:type="spellEnd"/>
      <w:r w:rsidR="00147C6E" w:rsidRPr="00DB4626">
        <w:rPr>
          <w:szCs w:val="26"/>
        </w:rPr>
        <w:t xml:space="preserve"> </w:t>
      </w:r>
      <w:proofErr w:type="spellStart"/>
      <w:r w:rsidR="00147C6E" w:rsidRPr="00DB4626">
        <w:rPr>
          <w:szCs w:val="26"/>
        </w:rPr>
        <w:t>của</w:t>
      </w:r>
      <w:proofErr w:type="spellEnd"/>
      <w:r w:rsidR="00147C6E" w:rsidRPr="00DB4626">
        <w:rPr>
          <w:szCs w:val="26"/>
        </w:rPr>
        <w:t xml:space="preserve"> Internet </w:t>
      </w:r>
      <w:proofErr w:type="spellStart"/>
      <w:r w:rsidR="00147C6E" w:rsidRPr="00DB4626">
        <w:rPr>
          <w:szCs w:val="26"/>
        </w:rPr>
        <w:t>vạn</w:t>
      </w:r>
      <w:proofErr w:type="spellEnd"/>
      <w:r w:rsidR="00147C6E" w:rsidRPr="00DB4626">
        <w:rPr>
          <w:szCs w:val="26"/>
        </w:rPr>
        <w:t xml:space="preserve"> </w:t>
      </w:r>
      <w:proofErr w:type="spellStart"/>
      <w:r w:rsidR="00147C6E" w:rsidRPr="00DB4626">
        <w:rPr>
          <w:szCs w:val="26"/>
        </w:rPr>
        <w:t>vật</w:t>
      </w:r>
      <w:proofErr w:type="spellEnd"/>
      <w:r w:rsidR="00147C6E" w:rsidRPr="00DB4626">
        <w:rPr>
          <w:szCs w:val="26"/>
        </w:rPr>
        <w:t xml:space="preserve"> (IoT)</w:t>
      </w:r>
      <w:r w:rsidR="005A4E83" w:rsidRPr="00DB4626">
        <w:rPr>
          <w:szCs w:val="26"/>
        </w:rPr>
        <w:t xml:space="preserve">, </w:t>
      </w:r>
      <w:proofErr w:type="spellStart"/>
      <w:r w:rsidR="00147C6E" w:rsidRPr="00DB4626">
        <w:rPr>
          <w:szCs w:val="26"/>
        </w:rPr>
        <w:t>với</w:t>
      </w:r>
      <w:proofErr w:type="spellEnd"/>
      <w:r w:rsidR="00147C6E" w:rsidRPr="00DB4626">
        <w:rPr>
          <w:szCs w:val="26"/>
        </w:rPr>
        <w:t xml:space="preserve"> </w:t>
      </w:r>
      <w:proofErr w:type="spellStart"/>
      <w:r w:rsidR="00147C6E" w:rsidRPr="00DB4626">
        <w:rPr>
          <w:szCs w:val="26"/>
        </w:rPr>
        <w:t>sự</w:t>
      </w:r>
      <w:proofErr w:type="spellEnd"/>
      <w:r w:rsidR="00147C6E" w:rsidRPr="00DB4626">
        <w:rPr>
          <w:szCs w:val="26"/>
        </w:rPr>
        <w:t xml:space="preserve"> </w:t>
      </w:r>
      <w:proofErr w:type="spellStart"/>
      <w:r w:rsidR="00147C6E" w:rsidRPr="00DB4626">
        <w:rPr>
          <w:szCs w:val="26"/>
        </w:rPr>
        <w:t>xuất</w:t>
      </w:r>
      <w:proofErr w:type="spellEnd"/>
      <w:r w:rsidR="00147C6E" w:rsidRPr="00DB4626">
        <w:rPr>
          <w:szCs w:val="26"/>
        </w:rPr>
        <w:t xml:space="preserve"> </w:t>
      </w:r>
      <w:proofErr w:type="spellStart"/>
      <w:r w:rsidR="00147C6E" w:rsidRPr="00DB4626">
        <w:rPr>
          <w:szCs w:val="26"/>
        </w:rPr>
        <w:t>hiện</w:t>
      </w:r>
      <w:proofErr w:type="spellEnd"/>
      <w:r w:rsidR="00147C6E" w:rsidRPr="00DB4626">
        <w:rPr>
          <w:szCs w:val="26"/>
        </w:rPr>
        <w:t xml:space="preserve"> </w:t>
      </w:r>
      <w:proofErr w:type="spellStart"/>
      <w:r w:rsidR="00147C6E" w:rsidRPr="00DB4626">
        <w:rPr>
          <w:szCs w:val="26"/>
        </w:rPr>
        <w:t>của</w:t>
      </w:r>
      <w:proofErr w:type="spellEnd"/>
      <w:r w:rsidR="00147C6E" w:rsidRPr="00DB4626">
        <w:rPr>
          <w:szCs w:val="26"/>
        </w:rPr>
        <w:t xml:space="preserve"> </w:t>
      </w:r>
      <w:proofErr w:type="spellStart"/>
      <w:r w:rsidR="00147C6E" w:rsidRPr="00DB4626">
        <w:rPr>
          <w:szCs w:val="26"/>
        </w:rPr>
        <w:t>thiết</w:t>
      </w:r>
      <w:proofErr w:type="spellEnd"/>
      <w:r w:rsidR="00147C6E" w:rsidRPr="00DB4626">
        <w:rPr>
          <w:szCs w:val="26"/>
        </w:rPr>
        <w:t xml:space="preserve"> </w:t>
      </w:r>
      <w:proofErr w:type="spellStart"/>
      <w:r w:rsidR="00147C6E" w:rsidRPr="00DB4626">
        <w:rPr>
          <w:szCs w:val="26"/>
        </w:rPr>
        <w:t>bị</w:t>
      </w:r>
      <w:proofErr w:type="spellEnd"/>
      <w:r w:rsidR="00147C6E" w:rsidRPr="00DB4626">
        <w:rPr>
          <w:szCs w:val="26"/>
        </w:rPr>
        <w:t xml:space="preserve"> </w:t>
      </w:r>
      <w:proofErr w:type="spellStart"/>
      <w:r w:rsidR="00147C6E" w:rsidRPr="00DB4626">
        <w:rPr>
          <w:szCs w:val="26"/>
        </w:rPr>
        <w:t>thông</w:t>
      </w:r>
      <w:proofErr w:type="spellEnd"/>
      <w:r w:rsidR="00147C6E" w:rsidRPr="00DB4626">
        <w:rPr>
          <w:szCs w:val="26"/>
        </w:rPr>
        <w:t xml:space="preserve"> </w:t>
      </w:r>
      <w:proofErr w:type="spellStart"/>
      <w:r w:rsidR="00147C6E" w:rsidRPr="00DB4626">
        <w:rPr>
          <w:szCs w:val="26"/>
        </w:rPr>
        <w:t>minh</w:t>
      </w:r>
      <w:proofErr w:type="spellEnd"/>
      <w:r w:rsidR="005A4E83" w:rsidRPr="00DB4626">
        <w:rPr>
          <w:szCs w:val="26"/>
        </w:rPr>
        <w:t xml:space="preserve">, </w:t>
      </w:r>
      <w:proofErr w:type="spellStart"/>
      <w:r w:rsidR="00147C6E" w:rsidRPr="00DB4626">
        <w:rPr>
          <w:szCs w:val="26"/>
        </w:rPr>
        <w:t>nhà</w:t>
      </w:r>
      <w:proofErr w:type="spellEnd"/>
      <w:r w:rsidR="00147C6E" w:rsidRPr="00DB4626">
        <w:rPr>
          <w:szCs w:val="26"/>
        </w:rPr>
        <w:t xml:space="preserve"> </w:t>
      </w:r>
      <w:proofErr w:type="spellStart"/>
      <w:r w:rsidR="00147C6E" w:rsidRPr="00DB4626">
        <w:rPr>
          <w:szCs w:val="26"/>
        </w:rPr>
        <w:t>thông</w:t>
      </w:r>
      <w:proofErr w:type="spellEnd"/>
      <w:r w:rsidR="00147C6E" w:rsidRPr="00DB4626">
        <w:rPr>
          <w:szCs w:val="26"/>
        </w:rPr>
        <w:t xml:space="preserve"> </w:t>
      </w:r>
      <w:proofErr w:type="spellStart"/>
      <w:r w:rsidR="00147C6E" w:rsidRPr="00DB4626">
        <w:rPr>
          <w:szCs w:val="26"/>
        </w:rPr>
        <w:t>minh</w:t>
      </w:r>
      <w:proofErr w:type="spellEnd"/>
      <w:r w:rsidR="005A4E83" w:rsidRPr="00DB4626">
        <w:rPr>
          <w:szCs w:val="26"/>
        </w:rPr>
        <w:t xml:space="preserve">. </w:t>
      </w:r>
      <w:proofErr w:type="spellStart"/>
      <w:r w:rsidR="00147C6E" w:rsidRPr="00DB4626">
        <w:rPr>
          <w:szCs w:val="26"/>
        </w:rPr>
        <w:t>Nhưng</w:t>
      </w:r>
      <w:proofErr w:type="spellEnd"/>
      <w:r w:rsidR="00147C6E" w:rsidRPr="00DB4626">
        <w:rPr>
          <w:szCs w:val="26"/>
        </w:rPr>
        <w:t xml:space="preserve"> </w:t>
      </w:r>
      <w:proofErr w:type="spellStart"/>
      <w:r w:rsidR="00147C6E" w:rsidRPr="00DB4626">
        <w:rPr>
          <w:szCs w:val="26"/>
        </w:rPr>
        <w:t>mọi</w:t>
      </w:r>
      <w:proofErr w:type="spellEnd"/>
      <w:r w:rsidR="00147C6E" w:rsidRPr="00DB4626">
        <w:rPr>
          <w:szCs w:val="26"/>
        </w:rPr>
        <w:t xml:space="preserve"> </w:t>
      </w:r>
      <w:proofErr w:type="spellStart"/>
      <w:r w:rsidR="00147C6E" w:rsidRPr="00DB4626">
        <w:rPr>
          <w:szCs w:val="26"/>
        </w:rPr>
        <w:t>thứ</w:t>
      </w:r>
      <w:proofErr w:type="spellEnd"/>
      <w:r w:rsidR="00147C6E" w:rsidRPr="00DB4626">
        <w:rPr>
          <w:szCs w:val="26"/>
        </w:rPr>
        <w:t xml:space="preserve"> </w:t>
      </w:r>
      <w:proofErr w:type="spellStart"/>
      <w:r w:rsidR="00147C6E" w:rsidRPr="00DB4626">
        <w:rPr>
          <w:szCs w:val="26"/>
        </w:rPr>
        <w:t>không</w:t>
      </w:r>
      <w:proofErr w:type="spellEnd"/>
      <w:r w:rsidR="00147C6E" w:rsidRPr="00DB4626">
        <w:rPr>
          <w:szCs w:val="26"/>
        </w:rPr>
        <w:t xml:space="preserve"> </w:t>
      </w:r>
      <w:proofErr w:type="spellStart"/>
      <w:r w:rsidR="00147C6E" w:rsidRPr="00DB4626">
        <w:rPr>
          <w:szCs w:val="26"/>
        </w:rPr>
        <w:t>dừng</w:t>
      </w:r>
      <w:proofErr w:type="spellEnd"/>
      <w:r w:rsidR="00147C6E" w:rsidRPr="00DB4626">
        <w:rPr>
          <w:szCs w:val="26"/>
        </w:rPr>
        <w:t xml:space="preserve"> </w:t>
      </w:r>
      <w:proofErr w:type="spellStart"/>
      <w:r w:rsidR="00147C6E" w:rsidRPr="00DB4626">
        <w:rPr>
          <w:szCs w:val="26"/>
        </w:rPr>
        <w:t>lại</w:t>
      </w:r>
      <w:proofErr w:type="spellEnd"/>
      <w:r w:rsidR="00147C6E" w:rsidRPr="00DB4626">
        <w:rPr>
          <w:szCs w:val="26"/>
        </w:rPr>
        <w:t xml:space="preserve"> ở </w:t>
      </w:r>
      <w:proofErr w:type="spellStart"/>
      <w:r w:rsidR="00147C6E" w:rsidRPr="00DB4626">
        <w:rPr>
          <w:szCs w:val="26"/>
        </w:rPr>
        <w:t>đó</w:t>
      </w:r>
      <w:proofErr w:type="spellEnd"/>
      <w:r w:rsidR="005A4E83" w:rsidRPr="00DB4626">
        <w:rPr>
          <w:szCs w:val="26"/>
        </w:rPr>
        <w:t xml:space="preserve">. </w:t>
      </w:r>
      <w:r w:rsidR="00147C6E" w:rsidRPr="00DB4626">
        <w:rPr>
          <w:rStyle w:val="Emphasis"/>
          <w:szCs w:val="26"/>
          <w:shd w:val="clear" w:color="auto" w:fill="FFFFFF"/>
        </w:rPr>
        <w:t xml:space="preserve">Các </w:t>
      </w:r>
      <w:proofErr w:type="spellStart"/>
      <w:r w:rsidR="00147C6E" w:rsidRPr="00DB4626">
        <w:rPr>
          <w:rStyle w:val="Emphasis"/>
          <w:szCs w:val="26"/>
          <w:shd w:val="clear" w:color="auto" w:fill="FFFFFF"/>
        </w:rPr>
        <w:t>ứng</w:t>
      </w:r>
      <w:proofErr w:type="spellEnd"/>
      <w:r w:rsidR="00147C6E" w:rsidRPr="00DB4626">
        <w:rPr>
          <w:rStyle w:val="Emphasis"/>
          <w:szCs w:val="26"/>
          <w:shd w:val="clear" w:color="auto" w:fill="FFFFFF"/>
        </w:rPr>
        <w:t xml:space="preserve"> </w:t>
      </w:r>
      <w:proofErr w:type="spellStart"/>
      <w:r w:rsidR="00147C6E" w:rsidRPr="00DB4626">
        <w:rPr>
          <w:rStyle w:val="Emphasis"/>
          <w:szCs w:val="26"/>
          <w:shd w:val="clear" w:color="auto" w:fill="FFFFFF"/>
        </w:rPr>
        <w:t>dụng</w:t>
      </w:r>
      <w:proofErr w:type="spellEnd"/>
      <w:r w:rsidR="00EA11EF" w:rsidRPr="00DB4626">
        <w:rPr>
          <w:rStyle w:val="Emphasis"/>
          <w:szCs w:val="26"/>
          <w:shd w:val="clear" w:color="auto" w:fill="FFFFFF"/>
        </w:rPr>
        <w:t xml:space="preserve"> </w:t>
      </w:r>
      <w:proofErr w:type="spellStart"/>
      <w:r w:rsidR="00147C6E" w:rsidRPr="00DB4626">
        <w:rPr>
          <w:rStyle w:val="Emphasis"/>
          <w:szCs w:val="26"/>
          <w:shd w:val="clear" w:color="auto" w:fill="FFFFFF"/>
        </w:rPr>
        <w:t>công</w:t>
      </w:r>
      <w:proofErr w:type="spellEnd"/>
      <w:r w:rsidR="00147C6E" w:rsidRPr="00DB4626">
        <w:rPr>
          <w:rStyle w:val="Emphasis"/>
          <w:szCs w:val="26"/>
          <w:shd w:val="clear" w:color="auto" w:fill="FFFFFF"/>
        </w:rPr>
        <w:t xml:space="preserve"> </w:t>
      </w:r>
      <w:proofErr w:type="spellStart"/>
      <w:r w:rsidR="00147C6E" w:rsidRPr="00DB4626">
        <w:rPr>
          <w:rStyle w:val="Emphasis"/>
          <w:szCs w:val="26"/>
          <w:shd w:val="clear" w:color="auto" w:fill="FFFFFF"/>
        </w:rPr>
        <w:t>nghệ</w:t>
      </w:r>
      <w:proofErr w:type="spellEnd"/>
      <w:r w:rsidR="00147C6E" w:rsidRPr="00DB4626">
        <w:rPr>
          <w:rStyle w:val="Emphasis"/>
          <w:szCs w:val="26"/>
          <w:shd w:val="clear" w:color="auto" w:fill="FFFFFF"/>
        </w:rPr>
        <w:t xml:space="preserve"> </w:t>
      </w:r>
      <w:proofErr w:type="spellStart"/>
      <w:r w:rsidR="00147C6E" w:rsidRPr="00DB4626">
        <w:rPr>
          <w:rStyle w:val="Emphasis"/>
          <w:szCs w:val="26"/>
          <w:shd w:val="clear" w:color="auto" w:fill="FFFFFF"/>
        </w:rPr>
        <w:t>đến</w:t>
      </w:r>
      <w:proofErr w:type="spellEnd"/>
      <w:r w:rsidR="00EA11EF" w:rsidRPr="00DB4626">
        <w:rPr>
          <w:rStyle w:val="Emphasis"/>
          <w:szCs w:val="26"/>
          <w:shd w:val="clear" w:color="auto" w:fill="FFFFFF"/>
        </w:rPr>
        <w:t xml:space="preserve"> </w:t>
      </w:r>
      <w:proofErr w:type="spellStart"/>
      <w:r w:rsidR="00147C6E" w:rsidRPr="00DB4626">
        <w:rPr>
          <w:rStyle w:val="Emphasis"/>
          <w:szCs w:val="26"/>
          <w:shd w:val="clear" w:color="auto" w:fill="FFFFFF"/>
        </w:rPr>
        <w:t>từ</w:t>
      </w:r>
      <w:proofErr w:type="spellEnd"/>
      <w:r w:rsidR="00147C6E" w:rsidRPr="00DB4626">
        <w:rPr>
          <w:rStyle w:val="Emphasis"/>
          <w:szCs w:val="26"/>
          <w:shd w:val="clear" w:color="auto" w:fill="FFFFFF"/>
        </w:rPr>
        <w:t xml:space="preserve"> Internet </w:t>
      </w:r>
      <w:proofErr w:type="spellStart"/>
      <w:r w:rsidR="00147C6E" w:rsidRPr="00DB4626">
        <w:rPr>
          <w:rStyle w:val="Emphasis"/>
          <w:szCs w:val="26"/>
          <w:shd w:val="clear" w:color="auto" w:fill="FFFFFF"/>
        </w:rPr>
        <w:t>vạn</w:t>
      </w:r>
      <w:proofErr w:type="spellEnd"/>
      <w:r w:rsidR="00147C6E" w:rsidRPr="00DB4626">
        <w:rPr>
          <w:rStyle w:val="Emphasis"/>
          <w:szCs w:val="26"/>
          <w:shd w:val="clear" w:color="auto" w:fill="FFFFFF"/>
        </w:rPr>
        <w:t xml:space="preserve"> </w:t>
      </w:r>
      <w:proofErr w:type="spellStart"/>
      <w:r w:rsidR="00147C6E" w:rsidRPr="00DB4626">
        <w:rPr>
          <w:rStyle w:val="Emphasis"/>
          <w:szCs w:val="26"/>
          <w:shd w:val="clear" w:color="auto" w:fill="FFFFFF"/>
        </w:rPr>
        <w:t>vật</w:t>
      </w:r>
      <w:proofErr w:type="spellEnd"/>
      <w:r w:rsidR="00147C6E" w:rsidRPr="00DB4626">
        <w:rPr>
          <w:rStyle w:val="Emphasis"/>
          <w:szCs w:val="26"/>
          <w:shd w:val="clear" w:color="auto" w:fill="FFFFFF"/>
        </w:rPr>
        <w:t xml:space="preserve"> (IoT)</w:t>
      </w:r>
      <w:r w:rsidR="00EA11EF" w:rsidRPr="00DB4626">
        <w:rPr>
          <w:szCs w:val="26"/>
          <w:shd w:val="clear" w:color="auto" w:fill="FFFFFF"/>
        </w:rPr>
        <w:t xml:space="preserve"> </w:t>
      </w:r>
      <w:proofErr w:type="spellStart"/>
      <w:r w:rsidR="00147C6E" w:rsidRPr="00DB4626">
        <w:rPr>
          <w:szCs w:val="26"/>
          <w:shd w:val="clear" w:color="auto" w:fill="FFFFFF"/>
        </w:rPr>
        <w:t>hứa</w:t>
      </w:r>
      <w:proofErr w:type="spellEnd"/>
      <w:r w:rsidR="00147C6E" w:rsidRPr="00DB4626">
        <w:rPr>
          <w:szCs w:val="26"/>
          <w:shd w:val="clear" w:color="auto" w:fill="FFFFFF"/>
        </w:rPr>
        <w:t xml:space="preserve"> </w:t>
      </w:r>
      <w:proofErr w:type="spellStart"/>
      <w:r w:rsidR="00147C6E" w:rsidRPr="00DB4626">
        <w:rPr>
          <w:szCs w:val="26"/>
          <w:shd w:val="clear" w:color="auto" w:fill="FFFFFF"/>
        </w:rPr>
        <w:t>hẹn</w:t>
      </w:r>
      <w:proofErr w:type="spellEnd"/>
      <w:r w:rsidR="00147C6E" w:rsidRPr="00DB4626">
        <w:rPr>
          <w:szCs w:val="26"/>
          <w:shd w:val="clear" w:color="auto" w:fill="FFFFFF"/>
        </w:rPr>
        <w:t xml:space="preserve"> </w:t>
      </w:r>
      <w:proofErr w:type="spellStart"/>
      <w:r w:rsidR="00147C6E" w:rsidRPr="00DB4626">
        <w:rPr>
          <w:szCs w:val="26"/>
          <w:shd w:val="clear" w:color="auto" w:fill="FFFFFF"/>
        </w:rPr>
        <w:t>mang</w:t>
      </w:r>
      <w:proofErr w:type="spellEnd"/>
      <w:r w:rsidR="00147C6E" w:rsidRPr="00DB4626">
        <w:rPr>
          <w:szCs w:val="26"/>
          <w:shd w:val="clear" w:color="auto" w:fill="FFFFFF"/>
        </w:rPr>
        <w:t xml:space="preserve"> </w:t>
      </w:r>
      <w:proofErr w:type="spellStart"/>
      <w:r w:rsidR="00147C6E" w:rsidRPr="00DB4626">
        <w:rPr>
          <w:szCs w:val="26"/>
          <w:shd w:val="clear" w:color="auto" w:fill="FFFFFF"/>
        </w:rPr>
        <w:t>đến</w:t>
      </w:r>
      <w:proofErr w:type="spellEnd"/>
      <w:r w:rsidR="00147C6E" w:rsidRPr="00DB4626">
        <w:rPr>
          <w:szCs w:val="26"/>
          <w:shd w:val="clear" w:color="auto" w:fill="FFFFFF"/>
        </w:rPr>
        <w:t xml:space="preserve"> </w:t>
      </w:r>
      <w:proofErr w:type="spellStart"/>
      <w:r w:rsidR="00147C6E" w:rsidRPr="00DB4626">
        <w:rPr>
          <w:szCs w:val="26"/>
          <w:shd w:val="clear" w:color="auto" w:fill="FFFFFF"/>
        </w:rPr>
        <w:t>những</w:t>
      </w:r>
      <w:proofErr w:type="spellEnd"/>
      <w:r w:rsidR="00147C6E" w:rsidRPr="00DB4626">
        <w:rPr>
          <w:szCs w:val="26"/>
          <w:shd w:val="clear" w:color="auto" w:fill="FFFFFF"/>
        </w:rPr>
        <w:t xml:space="preserve"> </w:t>
      </w:r>
      <w:proofErr w:type="spellStart"/>
      <w:r w:rsidR="00147C6E" w:rsidRPr="00DB4626">
        <w:rPr>
          <w:szCs w:val="26"/>
          <w:shd w:val="clear" w:color="auto" w:fill="FFFFFF"/>
        </w:rPr>
        <w:t>giá</w:t>
      </w:r>
      <w:proofErr w:type="spellEnd"/>
      <w:r w:rsidR="00147C6E" w:rsidRPr="00DB4626">
        <w:rPr>
          <w:szCs w:val="26"/>
          <w:shd w:val="clear" w:color="auto" w:fill="FFFFFF"/>
        </w:rPr>
        <w:t xml:space="preserve"> </w:t>
      </w:r>
      <w:proofErr w:type="spellStart"/>
      <w:r w:rsidR="00147C6E" w:rsidRPr="00DB4626">
        <w:rPr>
          <w:szCs w:val="26"/>
          <w:shd w:val="clear" w:color="auto" w:fill="FFFFFF"/>
        </w:rPr>
        <w:t>trị</w:t>
      </w:r>
      <w:proofErr w:type="spellEnd"/>
      <w:r w:rsidR="00147C6E" w:rsidRPr="00DB4626">
        <w:rPr>
          <w:szCs w:val="26"/>
          <w:shd w:val="clear" w:color="auto" w:fill="FFFFFF"/>
        </w:rPr>
        <w:t xml:space="preserve"> to </w:t>
      </w:r>
      <w:proofErr w:type="spellStart"/>
      <w:r w:rsidR="00147C6E" w:rsidRPr="00DB4626">
        <w:rPr>
          <w:szCs w:val="26"/>
          <w:shd w:val="clear" w:color="auto" w:fill="FFFFFF"/>
        </w:rPr>
        <w:t>lớn</w:t>
      </w:r>
      <w:proofErr w:type="spellEnd"/>
      <w:r w:rsidR="00147C6E" w:rsidRPr="00DB4626">
        <w:rPr>
          <w:szCs w:val="26"/>
          <w:shd w:val="clear" w:color="auto" w:fill="FFFFFF"/>
        </w:rPr>
        <w:t xml:space="preserve"> </w:t>
      </w:r>
      <w:proofErr w:type="spellStart"/>
      <w:r w:rsidR="00147C6E" w:rsidRPr="00DB4626">
        <w:rPr>
          <w:szCs w:val="26"/>
          <w:shd w:val="clear" w:color="auto" w:fill="FFFFFF"/>
        </w:rPr>
        <w:t>cho</w:t>
      </w:r>
      <w:proofErr w:type="spellEnd"/>
      <w:r w:rsidR="00147C6E" w:rsidRPr="00DB4626">
        <w:rPr>
          <w:szCs w:val="26"/>
          <w:shd w:val="clear" w:color="auto" w:fill="FFFFFF"/>
        </w:rPr>
        <w:t xml:space="preserve"> con </w:t>
      </w:r>
      <w:proofErr w:type="spellStart"/>
      <w:r w:rsidR="00147C6E" w:rsidRPr="00DB4626">
        <w:rPr>
          <w:szCs w:val="26"/>
          <w:shd w:val="clear" w:color="auto" w:fill="FFFFFF"/>
        </w:rPr>
        <w:t>người</w:t>
      </w:r>
      <w:proofErr w:type="spellEnd"/>
      <w:r w:rsidR="005A4E83" w:rsidRPr="00DB4626">
        <w:rPr>
          <w:szCs w:val="26"/>
          <w:shd w:val="clear" w:color="auto" w:fill="FFFFFF"/>
        </w:rPr>
        <w:t>.</w:t>
      </w:r>
      <w:r w:rsidR="0086759D" w:rsidRPr="00DB4626">
        <w:rPr>
          <w:szCs w:val="26"/>
          <w:shd w:val="clear" w:color="auto" w:fill="FFFFFF"/>
          <w:lang w:val="vi-VN"/>
        </w:rPr>
        <w:t xml:space="preserve"> Hầu hết mọi thiết bị công nghệ trên thế giới đều có ít nhất là một bản mạch trong đó. Vì vậy việc biết và xây </w:t>
      </w:r>
      <w:proofErr w:type="spellStart"/>
      <w:r w:rsidR="0007211B">
        <w:rPr>
          <w:szCs w:val="26"/>
          <w:shd w:val="clear" w:color="auto" w:fill="FFFFFF"/>
        </w:rPr>
        <w:t>dựng</w:t>
      </w:r>
      <w:proofErr w:type="spellEnd"/>
      <w:r w:rsidR="0086759D" w:rsidRPr="00DB4626">
        <w:rPr>
          <w:szCs w:val="26"/>
          <w:shd w:val="clear" w:color="auto" w:fill="FFFFFF"/>
          <w:lang w:val="vi-VN"/>
        </w:rPr>
        <w:t xml:space="preserve"> một hệ thống mạch là một điều tất yếu của mọi sinh viên ngành kỹ thuật</w:t>
      </w:r>
      <w:r w:rsidR="005A4E83" w:rsidRPr="00DB4626">
        <w:rPr>
          <w:szCs w:val="26"/>
          <w:shd w:val="clear" w:color="auto" w:fill="FFFFFF"/>
        </w:rPr>
        <w:t xml:space="preserve">. </w:t>
      </w:r>
    </w:p>
    <w:p w14:paraId="24D628D4" w14:textId="5CFDC932" w:rsidR="00981006" w:rsidRPr="00913EC4" w:rsidRDefault="00913EC4" w:rsidP="00913EC4">
      <w:pPr>
        <w:widowControl w:val="0"/>
        <w:tabs>
          <w:tab w:val="left" w:pos="993"/>
        </w:tabs>
        <w:spacing w:line="360" w:lineRule="auto"/>
        <w:jc w:val="both"/>
        <w:outlineLvl w:val="1"/>
        <w:rPr>
          <w:b/>
          <w:szCs w:val="26"/>
        </w:rPr>
      </w:pPr>
      <w:bookmarkStart w:id="69" w:name="_Toc6684069"/>
      <w:bookmarkStart w:id="70" w:name="_Toc6684130"/>
      <w:bookmarkStart w:id="71" w:name="_Toc6688598"/>
      <w:bookmarkStart w:id="72" w:name="_Toc7253364"/>
      <w:bookmarkStart w:id="73" w:name="_Toc7978871"/>
      <w:bookmarkStart w:id="74" w:name="_Toc8805997"/>
      <w:bookmarkStart w:id="75" w:name="_Toc9016564"/>
      <w:bookmarkStart w:id="76" w:name="_Toc67480306"/>
      <w:bookmarkStart w:id="77" w:name="_Toc122707903"/>
      <w:bookmarkStart w:id="78" w:name="_Toc122777670"/>
      <w:r>
        <w:rPr>
          <w:b/>
          <w:szCs w:val="26"/>
        </w:rPr>
        <w:t>2.</w:t>
      </w:r>
      <w:r w:rsidRPr="00913EC4">
        <w:rPr>
          <w:b/>
          <w:szCs w:val="26"/>
        </w:rPr>
        <w:t xml:space="preserve"> </w:t>
      </w:r>
      <w:proofErr w:type="spellStart"/>
      <w:r w:rsidR="00147C6E" w:rsidRPr="00913EC4">
        <w:rPr>
          <w:b/>
          <w:szCs w:val="26"/>
        </w:rPr>
        <w:t>Mục</w:t>
      </w:r>
      <w:proofErr w:type="spellEnd"/>
      <w:r w:rsidR="00147C6E" w:rsidRPr="00913EC4">
        <w:rPr>
          <w:b/>
          <w:szCs w:val="26"/>
        </w:rPr>
        <w:t xml:space="preserve"> </w:t>
      </w:r>
      <w:proofErr w:type="spellStart"/>
      <w:r w:rsidR="00147C6E" w:rsidRPr="00913EC4">
        <w:rPr>
          <w:b/>
          <w:szCs w:val="26"/>
        </w:rPr>
        <w:t>tiêu</w:t>
      </w:r>
      <w:proofErr w:type="spellEnd"/>
      <w:r w:rsidR="00147C6E" w:rsidRPr="00913EC4">
        <w:rPr>
          <w:b/>
          <w:szCs w:val="26"/>
        </w:rPr>
        <w:t xml:space="preserve"> </w:t>
      </w:r>
      <w:proofErr w:type="spellStart"/>
      <w:r w:rsidR="00147C6E" w:rsidRPr="00913EC4">
        <w:rPr>
          <w:b/>
          <w:szCs w:val="26"/>
        </w:rPr>
        <w:t>của</w:t>
      </w:r>
      <w:proofErr w:type="spellEnd"/>
      <w:r w:rsidR="00147C6E" w:rsidRPr="00913EC4">
        <w:rPr>
          <w:b/>
          <w:szCs w:val="26"/>
        </w:rPr>
        <w:t xml:space="preserve"> </w:t>
      </w:r>
      <w:proofErr w:type="spellStart"/>
      <w:r w:rsidR="00147C6E" w:rsidRPr="00913EC4">
        <w:rPr>
          <w:b/>
          <w:szCs w:val="26"/>
        </w:rPr>
        <w:t>đề</w:t>
      </w:r>
      <w:proofErr w:type="spellEnd"/>
      <w:r w:rsidR="00147C6E" w:rsidRPr="00913EC4">
        <w:rPr>
          <w:b/>
          <w:szCs w:val="26"/>
        </w:rPr>
        <w:t xml:space="preserve"> </w:t>
      </w:r>
      <w:proofErr w:type="spellStart"/>
      <w:r w:rsidR="00147C6E" w:rsidRPr="00913EC4">
        <w:rPr>
          <w:b/>
          <w:szCs w:val="26"/>
        </w:rPr>
        <w:t>tài</w:t>
      </w:r>
      <w:bookmarkEnd w:id="69"/>
      <w:bookmarkEnd w:id="70"/>
      <w:bookmarkEnd w:id="71"/>
      <w:bookmarkEnd w:id="72"/>
      <w:bookmarkEnd w:id="73"/>
      <w:bookmarkEnd w:id="74"/>
      <w:bookmarkEnd w:id="75"/>
      <w:bookmarkEnd w:id="76"/>
      <w:bookmarkEnd w:id="77"/>
      <w:bookmarkEnd w:id="78"/>
      <w:proofErr w:type="spellEnd"/>
    </w:p>
    <w:p w14:paraId="1C071B66" w14:textId="5F284B8E" w:rsidR="00147C6E" w:rsidRPr="00DB4626" w:rsidRDefault="00147C6E" w:rsidP="00CA53E3">
      <w:pPr>
        <w:widowControl w:val="0"/>
        <w:spacing w:line="360" w:lineRule="auto"/>
        <w:ind w:firstLine="284"/>
        <w:jc w:val="both"/>
        <w:rPr>
          <w:szCs w:val="26"/>
          <w:lang w:val="vi-VN"/>
        </w:rPr>
      </w:pPr>
      <w:proofErr w:type="spellStart"/>
      <w:r w:rsidRPr="00DB4626">
        <w:rPr>
          <w:szCs w:val="26"/>
        </w:rPr>
        <w:t>Mục</w:t>
      </w:r>
      <w:proofErr w:type="spellEnd"/>
      <w:r w:rsidRPr="00DB4626">
        <w:rPr>
          <w:szCs w:val="26"/>
        </w:rPr>
        <w:t xml:space="preserve"> </w:t>
      </w:r>
      <w:proofErr w:type="spellStart"/>
      <w:r w:rsidRPr="00DB4626">
        <w:rPr>
          <w:szCs w:val="26"/>
        </w:rPr>
        <w:t>tiêu</w:t>
      </w:r>
      <w:proofErr w:type="spellEnd"/>
      <w:r w:rsidRPr="00DB4626">
        <w:rPr>
          <w:szCs w:val="26"/>
        </w:rPr>
        <w:t xml:space="preserve"> </w:t>
      </w:r>
      <w:proofErr w:type="spellStart"/>
      <w:r w:rsidRPr="00DB4626">
        <w:rPr>
          <w:szCs w:val="26"/>
        </w:rPr>
        <w:t>của</w:t>
      </w:r>
      <w:proofErr w:type="spellEnd"/>
      <w:r w:rsidRPr="00DB4626">
        <w:rPr>
          <w:szCs w:val="26"/>
        </w:rPr>
        <w:t xml:space="preserve"> </w:t>
      </w:r>
      <w:proofErr w:type="spellStart"/>
      <w:r w:rsidRPr="00DB4626">
        <w:rPr>
          <w:szCs w:val="26"/>
        </w:rPr>
        <w:t>đề</w:t>
      </w:r>
      <w:proofErr w:type="spellEnd"/>
      <w:r w:rsidRPr="00DB4626">
        <w:rPr>
          <w:szCs w:val="26"/>
        </w:rPr>
        <w:t xml:space="preserve"> </w:t>
      </w:r>
      <w:proofErr w:type="spellStart"/>
      <w:r w:rsidRPr="00DB4626">
        <w:rPr>
          <w:szCs w:val="26"/>
        </w:rPr>
        <w:t>tài</w:t>
      </w:r>
      <w:proofErr w:type="spellEnd"/>
      <w:r w:rsidRPr="00DB4626">
        <w:rPr>
          <w:szCs w:val="26"/>
        </w:rPr>
        <w:t xml:space="preserve"> </w:t>
      </w:r>
      <w:proofErr w:type="spellStart"/>
      <w:r w:rsidRPr="00DB4626">
        <w:rPr>
          <w:szCs w:val="26"/>
        </w:rPr>
        <w:t>thiết</w:t>
      </w:r>
      <w:proofErr w:type="spellEnd"/>
      <w:r w:rsidRPr="00DB4626">
        <w:rPr>
          <w:szCs w:val="26"/>
        </w:rPr>
        <w:t xml:space="preserve"> </w:t>
      </w:r>
      <w:proofErr w:type="spellStart"/>
      <w:r w:rsidRPr="00DB4626">
        <w:rPr>
          <w:szCs w:val="26"/>
        </w:rPr>
        <w:t>bị</w:t>
      </w:r>
      <w:proofErr w:type="spellEnd"/>
      <w:r w:rsidRPr="00DB4626">
        <w:rPr>
          <w:szCs w:val="26"/>
        </w:rPr>
        <w:t xml:space="preserve"> </w:t>
      </w:r>
      <w:proofErr w:type="spellStart"/>
      <w:r w:rsidRPr="00DB4626">
        <w:rPr>
          <w:szCs w:val="26"/>
        </w:rPr>
        <w:t>sẽ</w:t>
      </w:r>
      <w:proofErr w:type="spellEnd"/>
      <w:r w:rsidRPr="00DB4626">
        <w:rPr>
          <w:szCs w:val="26"/>
        </w:rPr>
        <w:t xml:space="preserve"> </w:t>
      </w:r>
      <w:r w:rsidR="0086759D" w:rsidRPr="00DB4626">
        <w:rPr>
          <w:szCs w:val="26"/>
          <w:lang w:val="vi-VN"/>
        </w:rPr>
        <w:t xml:space="preserve">có thể </w:t>
      </w:r>
      <w:del w:id="79" w:author="Trần Huỳnh Anh Nhật" w:date="2022-12-06T13:02:00Z">
        <w:r w:rsidR="0086759D" w:rsidRPr="00DB4626" w:rsidDel="000D4668">
          <w:rPr>
            <w:szCs w:val="26"/>
            <w:lang w:val="vi-VN"/>
          </w:rPr>
          <w:delText>b</w:delText>
        </w:r>
      </w:del>
      <w:ins w:id="80" w:author="Trần Huỳnh Anh Nhật" w:date="2022-12-06T13:02:00Z">
        <w:r w:rsidR="000D4668">
          <w:rPr>
            <w:szCs w:val="26"/>
            <w:lang w:val="vi-VN"/>
          </w:rPr>
          <w:t>bật tắt thiết bị làm mát thông qua một vài thiết bị thông minh</w:t>
        </w:r>
      </w:ins>
      <w:del w:id="81" w:author="Trần Huỳnh Anh Nhật" w:date="2022-12-06T13:02:00Z">
        <w:r w:rsidR="0086759D" w:rsidRPr="00DB4626" w:rsidDel="000D4668">
          <w:rPr>
            <w:szCs w:val="26"/>
            <w:lang w:val="vi-VN"/>
          </w:rPr>
          <w:delText xml:space="preserve">áo </w:delText>
        </w:r>
      </w:del>
      <w:del w:id="82" w:author="Trần Huỳnh Anh Nhật" w:date="2022-12-06T13:01:00Z">
        <w:r w:rsidR="0086759D" w:rsidRPr="00DB4626" w:rsidDel="000D4668">
          <w:rPr>
            <w:szCs w:val="26"/>
            <w:lang w:val="vi-VN"/>
          </w:rPr>
          <w:delText>động bằng loa</w:delText>
        </w:r>
      </w:del>
      <w:del w:id="83" w:author="Trần Huỳnh Anh Nhật" w:date="2022-12-06T13:02:00Z">
        <w:r w:rsidR="0086759D" w:rsidRPr="00DB4626" w:rsidDel="000D4668">
          <w:rPr>
            <w:szCs w:val="26"/>
            <w:lang w:val="vi-VN"/>
          </w:rPr>
          <w:delText>, khi được ấn nút báo động của hệ thống</w:delText>
        </w:r>
      </w:del>
      <w:r w:rsidR="0086759D" w:rsidRPr="00DB4626">
        <w:rPr>
          <w:szCs w:val="26"/>
          <w:lang w:val="vi-VN"/>
        </w:rPr>
        <w:t>.</w:t>
      </w:r>
    </w:p>
    <w:p w14:paraId="703DA0CF" w14:textId="0DB82096" w:rsidR="00147C6E" w:rsidRPr="00DB4626" w:rsidRDefault="00147C6E" w:rsidP="00CA53E3">
      <w:pPr>
        <w:widowControl w:val="0"/>
        <w:spacing w:line="360" w:lineRule="auto"/>
        <w:ind w:firstLine="284"/>
        <w:jc w:val="both"/>
        <w:rPr>
          <w:szCs w:val="26"/>
        </w:rPr>
      </w:pPr>
      <w:proofErr w:type="spellStart"/>
      <w:r w:rsidRPr="00DB4626">
        <w:rPr>
          <w:szCs w:val="26"/>
        </w:rPr>
        <w:t>Ngoài</w:t>
      </w:r>
      <w:proofErr w:type="spellEnd"/>
      <w:r w:rsidRPr="00DB4626">
        <w:rPr>
          <w:szCs w:val="26"/>
        </w:rPr>
        <w:t xml:space="preserve"> </w:t>
      </w:r>
      <w:proofErr w:type="spellStart"/>
      <w:r w:rsidRPr="00DB4626">
        <w:rPr>
          <w:szCs w:val="26"/>
        </w:rPr>
        <w:t>ra</w:t>
      </w:r>
      <w:proofErr w:type="spellEnd"/>
      <w:r w:rsidRPr="00DB4626">
        <w:rPr>
          <w:szCs w:val="26"/>
        </w:rPr>
        <w:t xml:space="preserve"> </w:t>
      </w:r>
      <w:proofErr w:type="spellStart"/>
      <w:r w:rsidRPr="00DB4626">
        <w:rPr>
          <w:szCs w:val="26"/>
        </w:rPr>
        <w:t>đề</w:t>
      </w:r>
      <w:proofErr w:type="spellEnd"/>
      <w:r w:rsidRPr="00DB4626">
        <w:rPr>
          <w:szCs w:val="26"/>
        </w:rPr>
        <w:t xml:space="preserve"> </w:t>
      </w:r>
      <w:proofErr w:type="spellStart"/>
      <w:r w:rsidRPr="00DB4626">
        <w:rPr>
          <w:szCs w:val="26"/>
        </w:rPr>
        <w:t>tài</w:t>
      </w:r>
      <w:proofErr w:type="spellEnd"/>
      <w:r w:rsidRPr="00DB4626">
        <w:rPr>
          <w:szCs w:val="26"/>
        </w:rPr>
        <w:t xml:space="preserve"> </w:t>
      </w:r>
      <w:proofErr w:type="spellStart"/>
      <w:r w:rsidRPr="00DB4626">
        <w:rPr>
          <w:szCs w:val="26"/>
        </w:rPr>
        <w:t>còn</w:t>
      </w:r>
      <w:proofErr w:type="spellEnd"/>
      <w:r w:rsidRPr="00DB4626">
        <w:rPr>
          <w:szCs w:val="26"/>
        </w:rPr>
        <w:t xml:space="preserve"> </w:t>
      </w:r>
      <w:proofErr w:type="spellStart"/>
      <w:r w:rsidRPr="00DB4626">
        <w:rPr>
          <w:szCs w:val="26"/>
        </w:rPr>
        <w:t>giúp</w:t>
      </w:r>
      <w:proofErr w:type="spellEnd"/>
      <w:r w:rsidRPr="00DB4626">
        <w:rPr>
          <w:szCs w:val="26"/>
        </w:rPr>
        <w:t xml:space="preserve"> </w:t>
      </w:r>
      <w:proofErr w:type="spellStart"/>
      <w:r w:rsidRPr="00DB4626">
        <w:rPr>
          <w:szCs w:val="26"/>
        </w:rPr>
        <w:t>sinh</w:t>
      </w:r>
      <w:proofErr w:type="spellEnd"/>
      <w:r w:rsidRPr="00DB4626">
        <w:rPr>
          <w:szCs w:val="26"/>
        </w:rPr>
        <w:t xml:space="preserve"> </w:t>
      </w:r>
      <w:proofErr w:type="spellStart"/>
      <w:r w:rsidRPr="00DB4626">
        <w:rPr>
          <w:szCs w:val="26"/>
        </w:rPr>
        <w:t>viên</w:t>
      </w:r>
      <w:proofErr w:type="spellEnd"/>
      <w:r w:rsidRPr="00DB4626">
        <w:rPr>
          <w:szCs w:val="26"/>
        </w:rPr>
        <w:t xml:space="preserve"> </w:t>
      </w:r>
      <w:proofErr w:type="spellStart"/>
      <w:r w:rsidRPr="00DB4626">
        <w:rPr>
          <w:szCs w:val="26"/>
        </w:rPr>
        <w:t>hiểu</w:t>
      </w:r>
      <w:proofErr w:type="spellEnd"/>
      <w:r w:rsidRPr="00DB4626">
        <w:rPr>
          <w:szCs w:val="26"/>
        </w:rPr>
        <w:t xml:space="preserve"> </w:t>
      </w:r>
      <w:proofErr w:type="spellStart"/>
      <w:r w:rsidRPr="00DB4626">
        <w:rPr>
          <w:szCs w:val="26"/>
        </w:rPr>
        <w:t>thêm</w:t>
      </w:r>
      <w:proofErr w:type="spellEnd"/>
      <w:r w:rsidRPr="00DB4626">
        <w:rPr>
          <w:szCs w:val="26"/>
        </w:rPr>
        <w:t xml:space="preserve"> </w:t>
      </w:r>
      <w:proofErr w:type="spellStart"/>
      <w:r w:rsidRPr="00DB4626">
        <w:rPr>
          <w:szCs w:val="26"/>
        </w:rPr>
        <w:t>về</w:t>
      </w:r>
      <w:proofErr w:type="spellEnd"/>
      <w:r w:rsidRPr="00DB4626">
        <w:rPr>
          <w:szCs w:val="26"/>
        </w:rPr>
        <w:t xml:space="preserve"> </w:t>
      </w:r>
      <w:proofErr w:type="spellStart"/>
      <w:r w:rsidRPr="00DB4626">
        <w:rPr>
          <w:szCs w:val="26"/>
        </w:rPr>
        <w:t>đặc</w:t>
      </w:r>
      <w:proofErr w:type="spellEnd"/>
      <w:r w:rsidRPr="00DB4626">
        <w:rPr>
          <w:szCs w:val="26"/>
        </w:rPr>
        <w:t xml:space="preserve"> </w:t>
      </w:r>
      <w:proofErr w:type="spellStart"/>
      <w:r w:rsidRPr="00DB4626">
        <w:rPr>
          <w:szCs w:val="26"/>
        </w:rPr>
        <w:t>điểm</w:t>
      </w:r>
      <w:proofErr w:type="spellEnd"/>
      <w:r w:rsidRPr="00DB4626">
        <w:rPr>
          <w:szCs w:val="26"/>
        </w:rPr>
        <w:t xml:space="preserve"> </w:t>
      </w:r>
      <w:proofErr w:type="spellStart"/>
      <w:r w:rsidRPr="00DB4626">
        <w:rPr>
          <w:szCs w:val="26"/>
        </w:rPr>
        <w:t>cấu</w:t>
      </w:r>
      <w:proofErr w:type="spellEnd"/>
      <w:r w:rsidRPr="00DB4626">
        <w:rPr>
          <w:szCs w:val="26"/>
        </w:rPr>
        <w:t xml:space="preserve"> </w:t>
      </w:r>
      <w:proofErr w:type="spellStart"/>
      <w:r w:rsidRPr="00DB4626">
        <w:rPr>
          <w:szCs w:val="26"/>
        </w:rPr>
        <w:t>tạo</w:t>
      </w:r>
      <w:proofErr w:type="spellEnd"/>
      <w:r w:rsidR="005A4E83" w:rsidRPr="00DB4626">
        <w:rPr>
          <w:szCs w:val="26"/>
        </w:rPr>
        <w:t xml:space="preserve">, </w:t>
      </w:r>
      <w:proofErr w:type="spellStart"/>
      <w:r w:rsidRPr="00DB4626">
        <w:rPr>
          <w:szCs w:val="26"/>
        </w:rPr>
        <w:t>chức</w:t>
      </w:r>
      <w:proofErr w:type="spellEnd"/>
      <w:r w:rsidRPr="00DB4626">
        <w:rPr>
          <w:szCs w:val="26"/>
        </w:rPr>
        <w:t xml:space="preserve"> </w:t>
      </w:r>
      <w:proofErr w:type="spellStart"/>
      <w:r w:rsidRPr="00DB4626">
        <w:rPr>
          <w:szCs w:val="26"/>
        </w:rPr>
        <w:t>năng</w:t>
      </w:r>
      <w:proofErr w:type="spellEnd"/>
      <w:r w:rsidR="005A4E83" w:rsidRPr="00DB4626">
        <w:rPr>
          <w:szCs w:val="26"/>
        </w:rPr>
        <w:t xml:space="preserve">, </w:t>
      </w:r>
      <w:proofErr w:type="spellStart"/>
      <w:r w:rsidRPr="00DB4626">
        <w:rPr>
          <w:szCs w:val="26"/>
        </w:rPr>
        <w:t>nguyên</w:t>
      </w:r>
      <w:proofErr w:type="spellEnd"/>
      <w:r w:rsidRPr="00DB4626">
        <w:rPr>
          <w:szCs w:val="26"/>
        </w:rPr>
        <w:t xml:space="preserve"> </w:t>
      </w:r>
      <w:proofErr w:type="spellStart"/>
      <w:r w:rsidRPr="00DB4626">
        <w:rPr>
          <w:szCs w:val="26"/>
        </w:rPr>
        <w:t>lý</w:t>
      </w:r>
      <w:proofErr w:type="spellEnd"/>
      <w:r w:rsidRPr="00DB4626">
        <w:rPr>
          <w:szCs w:val="26"/>
        </w:rPr>
        <w:t xml:space="preserve"> </w:t>
      </w:r>
      <w:proofErr w:type="spellStart"/>
      <w:r w:rsidRPr="00DB4626">
        <w:rPr>
          <w:szCs w:val="26"/>
        </w:rPr>
        <w:t>hoạt</w:t>
      </w:r>
      <w:proofErr w:type="spellEnd"/>
      <w:r w:rsidRPr="00DB4626">
        <w:rPr>
          <w:szCs w:val="26"/>
        </w:rPr>
        <w:t xml:space="preserve"> </w:t>
      </w:r>
      <w:proofErr w:type="spellStart"/>
      <w:r w:rsidRPr="00DB4626">
        <w:rPr>
          <w:szCs w:val="26"/>
        </w:rPr>
        <w:t>động</w:t>
      </w:r>
      <w:proofErr w:type="spellEnd"/>
      <w:r w:rsidRPr="00DB4626">
        <w:rPr>
          <w:szCs w:val="26"/>
        </w:rPr>
        <w:t xml:space="preserve"> </w:t>
      </w:r>
      <w:proofErr w:type="spellStart"/>
      <w:r w:rsidRPr="00DB4626">
        <w:rPr>
          <w:szCs w:val="26"/>
        </w:rPr>
        <w:t>của</w:t>
      </w:r>
      <w:proofErr w:type="spellEnd"/>
      <w:r w:rsidRPr="00DB4626">
        <w:rPr>
          <w:szCs w:val="26"/>
        </w:rPr>
        <w:t xml:space="preserve"> </w:t>
      </w:r>
      <w:proofErr w:type="spellStart"/>
      <w:r w:rsidRPr="00DB4626">
        <w:rPr>
          <w:szCs w:val="26"/>
        </w:rPr>
        <w:t>các</w:t>
      </w:r>
      <w:proofErr w:type="spellEnd"/>
      <w:r w:rsidRPr="00DB4626">
        <w:rPr>
          <w:szCs w:val="26"/>
        </w:rPr>
        <w:t xml:space="preserve"> </w:t>
      </w:r>
      <w:proofErr w:type="spellStart"/>
      <w:r w:rsidRPr="00DB4626">
        <w:rPr>
          <w:szCs w:val="26"/>
        </w:rPr>
        <w:t>loại</w:t>
      </w:r>
      <w:proofErr w:type="spellEnd"/>
      <w:r w:rsidRPr="00DB4626">
        <w:rPr>
          <w:szCs w:val="26"/>
        </w:rPr>
        <w:t xml:space="preserve"> </w:t>
      </w:r>
      <w:proofErr w:type="spellStart"/>
      <w:r w:rsidRPr="00DB4626">
        <w:rPr>
          <w:szCs w:val="26"/>
        </w:rPr>
        <w:t>linh</w:t>
      </w:r>
      <w:proofErr w:type="spellEnd"/>
      <w:r w:rsidRPr="00DB4626">
        <w:rPr>
          <w:szCs w:val="26"/>
        </w:rPr>
        <w:t xml:space="preserve"> </w:t>
      </w:r>
      <w:proofErr w:type="spellStart"/>
      <w:r w:rsidRPr="00DB4626">
        <w:rPr>
          <w:szCs w:val="26"/>
        </w:rPr>
        <w:t>kiện</w:t>
      </w:r>
      <w:proofErr w:type="spellEnd"/>
      <w:r w:rsidRPr="00DB4626">
        <w:rPr>
          <w:szCs w:val="26"/>
        </w:rPr>
        <w:t xml:space="preserve"> </w:t>
      </w:r>
      <w:proofErr w:type="spellStart"/>
      <w:r w:rsidRPr="00DB4626">
        <w:rPr>
          <w:szCs w:val="26"/>
        </w:rPr>
        <w:t>điện</w:t>
      </w:r>
      <w:proofErr w:type="spellEnd"/>
      <w:r w:rsidRPr="00DB4626">
        <w:rPr>
          <w:szCs w:val="26"/>
        </w:rPr>
        <w:t xml:space="preserve"> </w:t>
      </w:r>
      <w:proofErr w:type="spellStart"/>
      <w:r w:rsidRPr="00DB4626">
        <w:rPr>
          <w:szCs w:val="26"/>
        </w:rPr>
        <w:t>tử</w:t>
      </w:r>
      <w:proofErr w:type="spellEnd"/>
      <w:r w:rsidR="005A4E83" w:rsidRPr="00DB4626">
        <w:rPr>
          <w:szCs w:val="26"/>
        </w:rPr>
        <w:t xml:space="preserve">, </w:t>
      </w:r>
      <w:proofErr w:type="spellStart"/>
      <w:r w:rsidRPr="00DB4626">
        <w:rPr>
          <w:szCs w:val="26"/>
        </w:rPr>
        <w:t>làm</w:t>
      </w:r>
      <w:proofErr w:type="spellEnd"/>
      <w:r w:rsidRPr="00DB4626">
        <w:rPr>
          <w:szCs w:val="26"/>
        </w:rPr>
        <w:t xml:space="preserve"> </w:t>
      </w:r>
      <w:proofErr w:type="spellStart"/>
      <w:r w:rsidRPr="00DB4626">
        <w:rPr>
          <w:szCs w:val="26"/>
        </w:rPr>
        <w:t>quen</w:t>
      </w:r>
      <w:proofErr w:type="spellEnd"/>
      <w:r w:rsidRPr="00DB4626">
        <w:rPr>
          <w:szCs w:val="26"/>
        </w:rPr>
        <w:t xml:space="preserve"> </w:t>
      </w:r>
      <w:proofErr w:type="spellStart"/>
      <w:r w:rsidRPr="00DB4626">
        <w:rPr>
          <w:szCs w:val="26"/>
        </w:rPr>
        <w:t>với</w:t>
      </w:r>
      <w:proofErr w:type="spellEnd"/>
      <w:r w:rsidRPr="00DB4626">
        <w:rPr>
          <w:szCs w:val="26"/>
        </w:rPr>
        <w:t xml:space="preserve"> </w:t>
      </w:r>
      <w:proofErr w:type="spellStart"/>
      <w:r w:rsidRPr="00DB4626">
        <w:rPr>
          <w:szCs w:val="26"/>
        </w:rPr>
        <w:t>các</w:t>
      </w:r>
      <w:proofErr w:type="spellEnd"/>
      <w:r w:rsidRPr="00DB4626">
        <w:rPr>
          <w:szCs w:val="26"/>
        </w:rPr>
        <w:t xml:space="preserve"> </w:t>
      </w:r>
      <w:proofErr w:type="spellStart"/>
      <w:r w:rsidRPr="00DB4626">
        <w:rPr>
          <w:szCs w:val="26"/>
        </w:rPr>
        <w:t>loại</w:t>
      </w:r>
      <w:proofErr w:type="spellEnd"/>
      <w:r w:rsidRPr="00DB4626">
        <w:rPr>
          <w:szCs w:val="26"/>
        </w:rPr>
        <w:t xml:space="preserve"> </w:t>
      </w:r>
      <w:proofErr w:type="spellStart"/>
      <w:r w:rsidRPr="00DB4626">
        <w:rPr>
          <w:szCs w:val="26"/>
        </w:rPr>
        <w:t>cảm</w:t>
      </w:r>
      <w:proofErr w:type="spellEnd"/>
      <w:r w:rsidRPr="00DB4626">
        <w:rPr>
          <w:szCs w:val="26"/>
        </w:rPr>
        <w:t xml:space="preserve"> </w:t>
      </w:r>
      <w:proofErr w:type="spellStart"/>
      <w:r w:rsidRPr="00DB4626">
        <w:rPr>
          <w:szCs w:val="26"/>
        </w:rPr>
        <w:t>biến</w:t>
      </w:r>
      <w:proofErr w:type="spellEnd"/>
      <w:r w:rsidR="005A4E83" w:rsidRPr="00DB4626">
        <w:rPr>
          <w:szCs w:val="26"/>
        </w:rPr>
        <w:t xml:space="preserve">, </w:t>
      </w:r>
      <w:proofErr w:type="spellStart"/>
      <w:r w:rsidRPr="00DB4626">
        <w:rPr>
          <w:szCs w:val="26"/>
        </w:rPr>
        <w:t>rèn</w:t>
      </w:r>
      <w:proofErr w:type="spellEnd"/>
      <w:r w:rsidRPr="00DB4626">
        <w:rPr>
          <w:szCs w:val="26"/>
        </w:rPr>
        <w:t xml:space="preserve"> </w:t>
      </w:r>
      <w:proofErr w:type="spellStart"/>
      <w:r w:rsidRPr="00DB4626">
        <w:rPr>
          <w:szCs w:val="26"/>
        </w:rPr>
        <w:t>luyện</w:t>
      </w:r>
      <w:proofErr w:type="spellEnd"/>
      <w:r w:rsidRPr="00DB4626">
        <w:rPr>
          <w:szCs w:val="26"/>
        </w:rPr>
        <w:t xml:space="preserve"> </w:t>
      </w:r>
      <w:proofErr w:type="spellStart"/>
      <w:r w:rsidRPr="00DB4626">
        <w:rPr>
          <w:szCs w:val="26"/>
        </w:rPr>
        <w:t>k</w:t>
      </w:r>
      <w:r w:rsidR="00131B65">
        <w:rPr>
          <w:szCs w:val="26"/>
        </w:rPr>
        <w:t>ỹ</w:t>
      </w:r>
      <w:proofErr w:type="spellEnd"/>
      <w:r w:rsidRPr="00DB4626">
        <w:rPr>
          <w:szCs w:val="26"/>
        </w:rPr>
        <w:t xml:space="preserve"> </w:t>
      </w:r>
      <w:proofErr w:type="spellStart"/>
      <w:r w:rsidRPr="00DB4626">
        <w:rPr>
          <w:szCs w:val="26"/>
        </w:rPr>
        <w:t>năng</w:t>
      </w:r>
      <w:proofErr w:type="spellEnd"/>
      <w:r w:rsidRPr="00DB4626">
        <w:rPr>
          <w:szCs w:val="26"/>
        </w:rPr>
        <w:t xml:space="preserve"> </w:t>
      </w:r>
      <w:proofErr w:type="spellStart"/>
      <w:r w:rsidRPr="00DB4626">
        <w:rPr>
          <w:szCs w:val="26"/>
        </w:rPr>
        <w:t>đội</w:t>
      </w:r>
      <w:proofErr w:type="spellEnd"/>
      <w:r w:rsidRPr="00DB4626">
        <w:rPr>
          <w:szCs w:val="26"/>
        </w:rPr>
        <w:t xml:space="preserve"> </w:t>
      </w:r>
      <w:proofErr w:type="spellStart"/>
      <w:r w:rsidRPr="00DB4626">
        <w:rPr>
          <w:szCs w:val="26"/>
        </w:rPr>
        <w:t>nhóm</w:t>
      </w:r>
      <w:proofErr w:type="spellEnd"/>
      <w:r w:rsidR="005A4E83" w:rsidRPr="00DB4626">
        <w:rPr>
          <w:szCs w:val="26"/>
        </w:rPr>
        <w:t xml:space="preserve">, </w:t>
      </w:r>
      <w:proofErr w:type="spellStart"/>
      <w:r w:rsidRPr="00DB4626">
        <w:rPr>
          <w:szCs w:val="26"/>
        </w:rPr>
        <w:t>k</w:t>
      </w:r>
      <w:r w:rsidR="00D279C4">
        <w:rPr>
          <w:szCs w:val="26"/>
        </w:rPr>
        <w:t>ỹ</w:t>
      </w:r>
      <w:proofErr w:type="spellEnd"/>
      <w:r w:rsidRPr="00DB4626">
        <w:rPr>
          <w:szCs w:val="26"/>
        </w:rPr>
        <w:t xml:space="preserve"> </w:t>
      </w:r>
      <w:proofErr w:type="spellStart"/>
      <w:r w:rsidRPr="00DB4626">
        <w:rPr>
          <w:szCs w:val="26"/>
        </w:rPr>
        <w:t>năng</w:t>
      </w:r>
      <w:proofErr w:type="spellEnd"/>
      <w:r w:rsidRPr="00DB4626">
        <w:rPr>
          <w:szCs w:val="26"/>
        </w:rPr>
        <w:t xml:space="preserve"> </w:t>
      </w:r>
      <w:proofErr w:type="spellStart"/>
      <w:r w:rsidRPr="00DB4626">
        <w:rPr>
          <w:szCs w:val="26"/>
        </w:rPr>
        <w:t>thuyết</w:t>
      </w:r>
      <w:proofErr w:type="spellEnd"/>
      <w:r w:rsidRPr="00DB4626">
        <w:rPr>
          <w:szCs w:val="26"/>
        </w:rPr>
        <w:t xml:space="preserve"> </w:t>
      </w:r>
      <w:proofErr w:type="spellStart"/>
      <w:r w:rsidRPr="00DB4626">
        <w:rPr>
          <w:szCs w:val="26"/>
        </w:rPr>
        <w:t>trình</w:t>
      </w:r>
      <w:proofErr w:type="spellEnd"/>
      <w:r w:rsidR="005A4E83" w:rsidRPr="00DB4626">
        <w:rPr>
          <w:szCs w:val="26"/>
        </w:rPr>
        <w:t xml:space="preserve">, </w:t>
      </w:r>
      <w:proofErr w:type="spellStart"/>
      <w:r w:rsidRPr="00DB4626">
        <w:rPr>
          <w:szCs w:val="26"/>
        </w:rPr>
        <w:t>k</w:t>
      </w:r>
      <w:r w:rsidR="00D279C4">
        <w:rPr>
          <w:szCs w:val="26"/>
        </w:rPr>
        <w:t>ỹ</w:t>
      </w:r>
      <w:proofErr w:type="spellEnd"/>
      <w:r w:rsidRPr="00DB4626">
        <w:rPr>
          <w:szCs w:val="26"/>
        </w:rPr>
        <w:t xml:space="preserve"> </w:t>
      </w:r>
      <w:proofErr w:type="spellStart"/>
      <w:r w:rsidRPr="00DB4626">
        <w:rPr>
          <w:szCs w:val="26"/>
        </w:rPr>
        <w:t>năng</w:t>
      </w:r>
      <w:proofErr w:type="spellEnd"/>
      <w:r w:rsidRPr="00DB4626">
        <w:rPr>
          <w:szCs w:val="26"/>
        </w:rPr>
        <w:t xml:space="preserve"> </w:t>
      </w:r>
      <w:proofErr w:type="spellStart"/>
      <w:r w:rsidRPr="00DB4626">
        <w:rPr>
          <w:szCs w:val="26"/>
        </w:rPr>
        <w:t>tra</w:t>
      </w:r>
      <w:proofErr w:type="spellEnd"/>
      <w:r w:rsidRPr="00DB4626">
        <w:rPr>
          <w:szCs w:val="26"/>
        </w:rPr>
        <w:t xml:space="preserve"> </w:t>
      </w:r>
      <w:proofErr w:type="spellStart"/>
      <w:r w:rsidRPr="00DB4626">
        <w:rPr>
          <w:szCs w:val="26"/>
        </w:rPr>
        <w:t>cứu</w:t>
      </w:r>
      <w:proofErr w:type="spellEnd"/>
      <w:r w:rsidRPr="00DB4626">
        <w:rPr>
          <w:szCs w:val="26"/>
        </w:rPr>
        <w:t xml:space="preserve"> </w:t>
      </w:r>
      <w:proofErr w:type="spellStart"/>
      <w:r w:rsidRPr="00DB4626">
        <w:rPr>
          <w:szCs w:val="26"/>
        </w:rPr>
        <w:t>thông</w:t>
      </w:r>
      <w:proofErr w:type="spellEnd"/>
      <w:r w:rsidRPr="00DB4626">
        <w:rPr>
          <w:szCs w:val="26"/>
        </w:rPr>
        <w:t xml:space="preserve"> tin</w:t>
      </w:r>
      <w:r w:rsidR="005A4E83" w:rsidRPr="00DB4626">
        <w:rPr>
          <w:szCs w:val="26"/>
        </w:rPr>
        <w:t xml:space="preserve">, </w:t>
      </w:r>
      <w:proofErr w:type="spellStart"/>
      <w:r w:rsidRPr="00DB4626">
        <w:rPr>
          <w:szCs w:val="26"/>
        </w:rPr>
        <w:t>k</w:t>
      </w:r>
      <w:r w:rsidR="00D279C4">
        <w:rPr>
          <w:szCs w:val="26"/>
        </w:rPr>
        <w:t>ỹ</w:t>
      </w:r>
      <w:proofErr w:type="spellEnd"/>
      <w:r w:rsidRPr="00DB4626">
        <w:rPr>
          <w:szCs w:val="26"/>
        </w:rPr>
        <w:t xml:space="preserve"> </w:t>
      </w:r>
      <w:proofErr w:type="spellStart"/>
      <w:r w:rsidRPr="00DB4626">
        <w:rPr>
          <w:szCs w:val="26"/>
        </w:rPr>
        <w:t>năng</w:t>
      </w:r>
      <w:proofErr w:type="spellEnd"/>
      <w:r w:rsidRPr="00DB4626">
        <w:rPr>
          <w:szCs w:val="26"/>
        </w:rPr>
        <w:t xml:space="preserve"> </w:t>
      </w:r>
      <w:proofErr w:type="spellStart"/>
      <w:r w:rsidRPr="00DB4626">
        <w:rPr>
          <w:szCs w:val="26"/>
        </w:rPr>
        <w:t>thiết</w:t>
      </w:r>
      <w:proofErr w:type="spellEnd"/>
      <w:r w:rsidRPr="00DB4626">
        <w:rPr>
          <w:szCs w:val="26"/>
        </w:rPr>
        <w:t xml:space="preserve"> </w:t>
      </w:r>
      <w:proofErr w:type="spellStart"/>
      <w:r w:rsidRPr="00DB4626">
        <w:rPr>
          <w:szCs w:val="26"/>
        </w:rPr>
        <w:t>kế</w:t>
      </w:r>
      <w:proofErr w:type="spellEnd"/>
      <w:r w:rsidRPr="00DB4626">
        <w:rPr>
          <w:szCs w:val="26"/>
        </w:rPr>
        <w:t xml:space="preserve"> </w:t>
      </w:r>
      <w:proofErr w:type="spellStart"/>
      <w:r w:rsidRPr="00DB4626">
        <w:rPr>
          <w:szCs w:val="26"/>
        </w:rPr>
        <w:t>và</w:t>
      </w:r>
      <w:proofErr w:type="spellEnd"/>
      <w:r w:rsidRPr="00DB4626">
        <w:rPr>
          <w:szCs w:val="26"/>
        </w:rPr>
        <w:t xml:space="preserve"> </w:t>
      </w:r>
      <w:proofErr w:type="spellStart"/>
      <w:r w:rsidRPr="00DB4626">
        <w:rPr>
          <w:szCs w:val="26"/>
        </w:rPr>
        <w:t>xây</w:t>
      </w:r>
      <w:proofErr w:type="spellEnd"/>
      <w:r w:rsidRPr="00DB4626">
        <w:rPr>
          <w:szCs w:val="26"/>
        </w:rPr>
        <w:t xml:space="preserve"> </w:t>
      </w:r>
      <w:proofErr w:type="spellStart"/>
      <w:r w:rsidRPr="00DB4626">
        <w:rPr>
          <w:szCs w:val="26"/>
        </w:rPr>
        <w:t>dựng</w:t>
      </w:r>
      <w:proofErr w:type="spellEnd"/>
      <w:r w:rsidRPr="00DB4626">
        <w:rPr>
          <w:szCs w:val="26"/>
        </w:rPr>
        <w:t xml:space="preserve"> </w:t>
      </w:r>
      <w:proofErr w:type="spellStart"/>
      <w:r w:rsidRPr="00DB4626">
        <w:rPr>
          <w:szCs w:val="26"/>
        </w:rPr>
        <w:t>một</w:t>
      </w:r>
      <w:proofErr w:type="spellEnd"/>
      <w:r w:rsidRPr="00DB4626">
        <w:rPr>
          <w:szCs w:val="26"/>
        </w:rPr>
        <w:t xml:space="preserve"> </w:t>
      </w:r>
      <w:proofErr w:type="spellStart"/>
      <w:r w:rsidRPr="00DB4626">
        <w:rPr>
          <w:szCs w:val="26"/>
        </w:rPr>
        <w:t>hệ</w:t>
      </w:r>
      <w:proofErr w:type="spellEnd"/>
      <w:r w:rsidRPr="00DB4626">
        <w:rPr>
          <w:szCs w:val="26"/>
        </w:rPr>
        <w:t xml:space="preserve"> </w:t>
      </w:r>
      <w:proofErr w:type="spellStart"/>
      <w:r w:rsidRPr="00DB4626">
        <w:rPr>
          <w:szCs w:val="26"/>
        </w:rPr>
        <w:t>thống</w:t>
      </w:r>
      <w:proofErr w:type="spellEnd"/>
      <w:r w:rsidRPr="00DB4626">
        <w:rPr>
          <w:szCs w:val="26"/>
        </w:rPr>
        <w:t xml:space="preserve"> </w:t>
      </w:r>
      <w:r w:rsidR="0086759D" w:rsidRPr="00DB4626">
        <w:rPr>
          <w:szCs w:val="26"/>
          <w:lang w:val="vi-VN"/>
        </w:rPr>
        <w:t>mạch.</w:t>
      </w:r>
      <w:r w:rsidRPr="00DB4626">
        <w:rPr>
          <w:szCs w:val="26"/>
        </w:rPr>
        <w:t xml:space="preserve"> </w:t>
      </w:r>
    </w:p>
    <w:p w14:paraId="074F1692" w14:textId="380F7C41" w:rsidR="00147C6E" w:rsidRPr="00913EC4" w:rsidRDefault="00913EC4" w:rsidP="00913EC4">
      <w:pPr>
        <w:widowControl w:val="0"/>
        <w:tabs>
          <w:tab w:val="left" w:pos="993"/>
        </w:tabs>
        <w:spacing w:line="360" w:lineRule="auto"/>
        <w:jc w:val="both"/>
        <w:outlineLvl w:val="1"/>
        <w:rPr>
          <w:b/>
          <w:szCs w:val="26"/>
        </w:rPr>
      </w:pPr>
      <w:bookmarkStart w:id="84" w:name="_Toc67480307"/>
      <w:bookmarkStart w:id="85" w:name="_Toc122707904"/>
      <w:bookmarkStart w:id="86" w:name="_Toc122777671"/>
      <w:r w:rsidRPr="00913EC4">
        <w:rPr>
          <w:b/>
          <w:szCs w:val="26"/>
        </w:rPr>
        <w:t xml:space="preserve">3. </w:t>
      </w:r>
      <w:proofErr w:type="spellStart"/>
      <w:r w:rsidR="00147C6E" w:rsidRPr="00913EC4">
        <w:rPr>
          <w:b/>
          <w:szCs w:val="26"/>
        </w:rPr>
        <w:t>Nội</w:t>
      </w:r>
      <w:proofErr w:type="spellEnd"/>
      <w:r w:rsidR="00147C6E" w:rsidRPr="00913EC4">
        <w:rPr>
          <w:b/>
          <w:szCs w:val="26"/>
        </w:rPr>
        <w:t xml:space="preserve"> dung </w:t>
      </w:r>
      <w:proofErr w:type="spellStart"/>
      <w:r w:rsidR="00147C6E" w:rsidRPr="00913EC4">
        <w:rPr>
          <w:b/>
          <w:szCs w:val="26"/>
        </w:rPr>
        <w:t>và</w:t>
      </w:r>
      <w:proofErr w:type="spellEnd"/>
      <w:r w:rsidR="00147C6E" w:rsidRPr="00913EC4">
        <w:rPr>
          <w:b/>
          <w:szCs w:val="26"/>
        </w:rPr>
        <w:t xml:space="preserve"> </w:t>
      </w:r>
      <w:proofErr w:type="spellStart"/>
      <w:r w:rsidR="00147C6E" w:rsidRPr="00913EC4">
        <w:rPr>
          <w:b/>
          <w:szCs w:val="26"/>
        </w:rPr>
        <w:t>kế</w:t>
      </w:r>
      <w:proofErr w:type="spellEnd"/>
      <w:r w:rsidR="00147C6E" w:rsidRPr="00913EC4">
        <w:rPr>
          <w:b/>
          <w:szCs w:val="26"/>
        </w:rPr>
        <w:t xml:space="preserve"> </w:t>
      </w:r>
      <w:proofErr w:type="spellStart"/>
      <w:r w:rsidR="00147C6E" w:rsidRPr="00913EC4">
        <w:rPr>
          <w:b/>
          <w:szCs w:val="26"/>
        </w:rPr>
        <w:t>hoạch</w:t>
      </w:r>
      <w:proofErr w:type="spellEnd"/>
      <w:r w:rsidR="00147C6E" w:rsidRPr="00913EC4">
        <w:rPr>
          <w:b/>
          <w:szCs w:val="26"/>
        </w:rPr>
        <w:t xml:space="preserve"> </w:t>
      </w:r>
      <w:proofErr w:type="spellStart"/>
      <w:r w:rsidR="00147C6E" w:rsidRPr="00913EC4">
        <w:rPr>
          <w:b/>
          <w:szCs w:val="26"/>
        </w:rPr>
        <w:t>thực</w:t>
      </w:r>
      <w:proofErr w:type="spellEnd"/>
      <w:r w:rsidR="00147C6E" w:rsidRPr="00913EC4">
        <w:rPr>
          <w:b/>
          <w:szCs w:val="26"/>
        </w:rPr>
        <w:t xml:space="preserve"> </w:t>
      </w:r>
      <w:proofErr w:type="spellStart"/>
      <w:r w:rsidR="00147C6E" w:rsidRPr="00913EC4">
        <w:rPr>
          <w:b/>
          <w:szCs w:val="26"/>
        </w:rPr>
        <w:t>hiện</w:t>
      </w:r>
      <w:bookmarkEnd w:id="84"/>
      <w:bookmarkEnd w:id="85"/>
      <w:bookmarkEnd w:id="86"/>
      <w:proofErr w:type="spellEnd"/>
    </w:p>
    <w:tbl>
      <w:tblPr>
        <w:tblStyle w:val="TableGrid"/>
        <w:tblW w:w="5000" w:type="pct"/>
        <w:tblLook w:val="04A0" w:firstRow="1" w:lastRow="0" w:firstColumn="1" w:lastColumn="0" w:noHBand="0" w:noVBand="1"/>
      </w:tblPr>
      <w:tblGrid>
        <w:gridCol w:w="3355"/>
        <w:gridCol w:w="5707"/>
      </w:tblGrid>
      <w:tr w:rsidR="00147C6E" w:rsidRPr="00DB4626" w14:paraId="5B441450" w14:textId="77777777" w:rsidTr="00EA11EF">
        <w:trPr>
          <w:trHeight w:val="539"/>
        </w:trPr>
        <w:tc>
          <w:tcPr>
            <w:tcW w:w="1851" w:type="pct"/>
            <w:vAlign w:val="center"/>
          </w:tcPr>
          <w:p w14:paraId="21FBEF44" w14:textId="2B33E021" w:rsidR="00147C6E" w:rsidRPr="00DB4626" w:rsidRDefault="00147C6E" w:rsidP="00DB4626">
            <w:pPr>
              <w:widowControl w:val="0"/>
              <w:spacing w:line="360" w:lineRule="auto"/>
              <w:jc w:val="center"/>
              <w:rPr>
                <w:rStyle w:val="Hyperlink"/>
                <w:b/>
                <w:color w:val="auto"/>
                <w:sz w:val="26"/>
                <w:szCs w:val="26"/>
                <w:u w:val="none"/>
                <w:shd w:val="clear" w:color="auto" w:fill="FFFFFF"/>
              </w:rPr>
            </w:pPr>
            <w:proofErr w:type="spellStart"/>
            <w:r w:rsidRPr="00DB4626">
              <w:rPr>
                <w:rStyle w:val="Hyperlink"/>
                <w:b/>
                <w:color w:val="auto"/>
                <w:sz w:val="26"/>
                <w:szCs w:val="26"/>
                <w:u w:val="none"/>
                <w:shd w:val="clear" w:color="auto" w:fill="FFFFFF"/>
              </w:rPr>
              <w:t>Nội</w:t>
            </w:r>
            <w:proofErr w:type="spellEnd"/>
            <w:r w:rsidRPr="00DB4626">
              <w:rPr>
                <w:rStyle w:val="Hyperlink"/>
                <w:b/>
                <w:color w:val="auto"/>
                <w:sz w:val="26"/>
                <w:szCs w:val="26"/>
                <w:u w:val="none"/>
                <w:shd w:val="clear" w:color="auto" w:fill="FFFFFF"/>
              </w:rPr>
              <w:t xml:space="preserve"> dung</w:t>
            </w:r>
          </w:p>
        </w:tc>
        <w:tc>
          <w:tcPr>
            <w:tcW w:w="3149" w:type="pct"/>
            <w:vAlign w:val="center"/>
          </w:tcPr>
          <w:p w14:paraId="5916D05B" w14:textId="77777777" w:rsidR="00147C6E" w:rsidRPr="00DB4626" w:rsidRDefault="00147C6E" w:rsidP="00DB4626">
            <w:pPr>
              <w:widowControl w:val="0"/>
              <w:spacing w:line="360" w:lineRule="auto"/>
              <w:jc w:val="center"/>
              <w:rPr>
                <w:rStyle w:val="Hyperlink"/>
                <w:b/>
                <w:color w:val="auto"/>
                <w:sz w:val="26"/>
                <w:szCs w:val="26"/>
                <w:u w:val="none"/>
                <w:shd w:val="clear" w:color="auto" w:fill="FFFFFF"/>
              </w:rPr>
            </w:pPr>
            <w:proofErr w:type="spellStart"/>
            <w:r w:rsidRPr="00DB4626">
              <w:rPr>
                <w:rStyle w:val="Hyperlink"/>
                <w:b/>
                <w:color w:val="auto"/>
                <w:sz w:val="26"/>
                <w:szCs w:val="26"/>
                <w:u w:val="none"/>
                <w:shd w:val="clear" w:color="auto" w:fill="FFFFFF"/>
              </w:rPr>
              <w:t>Kế</w:t>
            </w:r>
            <w:proofErr w:type="spellEnd"/>
            <w:r w:rsidRPr="00DB4626">
              <w:rPr>
                <w:rStyle w:val="Hyperlink"/>
                <w:b/>
                <w:color w:val="auto"/>
                <w:sz w:val="26"/>
                <w:szCs w:val="26"/>
                <w:u w:val="none"/>
                <w:shd w:val="clear" w:color="auto" w:fill="FFFFFF"/>
              </w:rPr>
              <w:t xml:space="preserve"> </w:t>
            </w:r>
            <w:proofErr w:type="spellStart"/>
            <w:r w:rsidRPr="00DB4626">
              <w:rPr>
                <w:rStyle w:val="Hyperlink"/>
                <w:b/>
                <w:color w:val="auto"/>
                <w:sz w:val="26"/>
                <w:szCs w:val="26"/>
                <w:u w:val="none"/>
                <w:shd w:val="clear" w:color="auto" w:fill="FFFFFF"/>
              </w:rPr>
              <w:t>hoạch</w:t>
            </w:r>
            <w:proofErr w:type="spellEnd"/>
            <w:r w:rsidRPr="00DB4626">
              <w:rPr>
                <w:rStyle w:val="Hyperlink"/>
                <w:b/>
                <w:color w:val="auto"/>
                <w:sz w:val="26"/>
                <w:szCs w:val="26"/>
                <w:u w:val="none"/>
                <w:shd w:val="clear" w:color="auto" w:fill="FFFFFF"/>
              </w:rPr>
              <w:t xml:space="preserve"> </w:t>
            </w:r>
            <w:proofErr w:type="spellStart"/>
            <w:r w:rsidRPr="00DB4626">
              <w:rPr>
                <w:rStyle w:val="Hyperlink"/>
                <w:b/>
                <w:color w:val="auto"/>
                <w:sz w:val="26"/>
                <w:szCs w:val="26"/>
                <w:u w:val="none"/>
                <w:shd w:val="clear" w:color="auto" w:fill="FFFFFF"/>
              </w:rPr>
              <w:t>thực</w:t>
            </w:r>
            <w:proofErr w:type="spellEnd"/>
            <w:r w:rsidRPr="00DB4626">
              <w:rPr>
                <w:rStyle w:val="Hyperlink"/>
                <w:b/>
                <w:color w:val="auto"/>
                <w:sz w:val="26"/>
                <w:szCs w:val="26"/>
                <w:u w:val="none"/>
                <w:shd w:val="clear" w:color="auto" w:fill="FFFFFF"/>
              </w:rPr>
              <w:t xml:space="preserve"> </w:t>
            </w:r>
            <w:proofErr w:type="spellStart"/>
            <w:r w:rsidRPr="00DB4626">
              <w:rPr>
                <w:rStyle w:val="Hyperlink"/>
                <w:b/>
                <w:color w:val="auto"/>
                <w:sz w:val="26"/>
                <w:szCs w:val="26"/>
                <w:u w:val="none"/>
                <w:shd w:val="clear" w:color="auto" w:fill="FFFFFF"/>
              </w:rPr>
              <w:t>hiện</w:t>
            </w:r>
            <w:proofErr w:type="spellEnd"/>
          </w:p>
        </w:tc>
      </w:tr>
      <w:tr w:rsidR="00147C6E" w:rsidRPr="00DB4626" w14:paraId="78AA302A" w14:textId="77777777" w:rsidTr="00EA11EF">
        <w:tc>
          <w:tcPr>
            <w:tcW w:w="1851" w:type="pct"/>
            <w:vAlign w:val="center"/>
          </w:tcPr>
          <w:p w14:paraId="5DCC386C" w14:textId="77777777" w:rsidR="00147C6E" w:rsidRPr="00DB4626" w:rsidRDefault="00147C6E" w:rsidP="00DB4626">
            <w:pPr>
              <w:widowControl w:val="0"/>
              <w:spacing w:line="360" w:lineRule="auto"/>
              <w:jc w:val="both"/>
              <w:rPr>
                <w:rStyle w:val="Hyperlink"/>
                <w:color w:val="auto"/>
                <w:sz w:val="26"/>
                <w:szCs w:val="26"/>
                <w:u w:val="none"/>
                <w:shd w:val="clear" w:color="auto" w:fill="FFFFFF"/>
              </w:rPr>
            </w:pPr>
            <w:proofErr w:type="spellStart"/>
            <w:r w:rsidRPr="00DB4626">
              <w:rPr>
                <w:rStyle w:val="Hyperlink"/>
                <w:color w:val="auto"/>
                <w:sz w:val="26"/>
                <w:szCs w:val="26"/>
                <w:u w:val="none"/>
                <w:shd w:val="clear" w:color="auto" w:fill="FFFFFF"/>
              </w:rPr>
              <w:t>Lên</w:t>
            </w:r>
            <w:proofErr w:type="spellEnd"/>
            <w:r w:rsidRPr="00DB4626">
              <w:rPr>
                <w:rStyle w:val="Hyperlink"/>
                <w:color w:val="auto"/>
                <w:sz w:val="26"/>
                <w:szCs w:val="26"/>
                <w:u w:val="none"/>
                <w:shd w:val="clear" w:color="auto" w:fill="FFFFFF"/>
              </w:rPr>
              <w:t xml:space="preserve"> ý </w:t>
            </w:r>
            <w:proofErr w:type="spellStart"/>
            <w:r w:rsidRPr="00DB4626">
              <w:rPr>
                <w:rStyle w:val="Hyperlink"/>
                <w:color w:val="auto"/>
                <w:sz w:val="26"/>
                <w:szCs w:val="26"/>
                <w:u w:val="none"/>
                <w:shd w:val="clear" w:color="auto" w:fill="FFFFFF"/>
              </w:rPr>
              <w:t>tưởng</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và</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tìm</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nguồn</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tham</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khảo</w:t>
            </w:r>
            <w:proofErr w:type="spellEnd"/>
          </w:p>
        </w:tc>
        <w:tc>
          <w:tcPr>
            <w:tcW w:w="3149" w:type="pct"/>
            <w:vAlign w:val="center"/>
          </w:tcPr>
          <w:p w14:paraId="7E9D6EA2" w14:textId="77777777" w:rsidR="00147C6E" w:rsidRPr="00DB4626" w:rsidRDefault="00147C6E" w:rsidP="00DB4626">
            <w:pPr>
              <w:widowControl w:val="0"/>
              <w:spacing w:line="360" w:lineRule="auto"/>
              <w:jc w:val="both"/>
              <w:rPr>
                <w:rStyle w:val="Hyperlink"/>
                <w:color w:val="auto"/>
                <w:sz w:val="26"/>
                <w:szCs w:val="26"/>
                <w:u w:val="none"/>
                <w:shd w:val="clear" w:color="auto" w:fill="FFFFFF"/>
              </w:rPr>
            </w:pPr>
            <w:r w:rsidRPr="00DB4626">
              <w:rPr>
                <w:rStyle w:val="Hyperlink"/>
                <w:color w:val="auto"/>
                <w:sz w:val="26"/>
                <w:szCs w:val="26"/>
                <w:u w:val="none"/>
                <w:shd w:val="clear" w:color="auto" w:fill="FFFFFF"/>
              </w:rPr>
              <w:t xml:space="preserve">Thành </w:t>
            </w:r>
            <w:proofErr w:type="spellStart"/>
            <w:r w:rsidRPr="00DB4626">
              <w:rPr>
                <w:rStyle w:val="Hyperlink"/>
                <w:color w:val="auto"/>
                <w:sz w:val="26"/>
                <w:szCs w:val="26"/>
                <w:u w:val="none"/>
                <w:shd w:val="clear" w:color="auto" w:fill="FFFFFF"/>
              </w:rPr>
              <w:t>viên</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trong</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nhóm</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sẽ</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tự</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nghĩ</w:t>
            </w:r>
            <w:proofErr w:type="spellEnd"/>
            <w:r w:rsidRPr="00DB4626">
              <w:rPr>
                <w:rStyle w:val="Hyperlink"/>
                <w:color w:val="auto"/>
                <w:sz w:val="26"/>
                <w:szCs w:val="26"/>
                <w:u w:val="none"/>
                <w:shd w:val="clear" w:color="auto" w:fill="FFFFFF"/>
              </w:rPr>
              <w:t xml:space="preserve"> ý </w:t>
            </w:r>
            <w:proofErr w:type="spellStart"/>
            <w:r w:rsidRPr="00DB4626">
              <w:rPr>
                <w:rStyle w:val="Hyperlink"/>
                <w:color w:val="auto"/>
                <w:sz w:val="26"/>
                <w:szCs w:val="26"/>
                <w:u w:val="none"/>
                <w:shd w:val="clear" w:color="auto" w:fill="FFFFFF"/>
              </w:rPr>
              <w:t>tưởng</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trong</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một</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tuần</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và</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tìm</w:t>
            </w:r>
            <w:proofErr w:type="spellEnd"/>
            <w:r w:rsidRPr="00DB4626">
              <w:rPr>
                <w:rStyle w:val="Hyperlink"/>
                <w:color w:val="auto"/>
                <w:sz w:val="26"/>
                <w:szCs w:val="26"/>
                <w:u w:val="none"/>
                <w:shd w:val="clear" w:color="auto" w:fill="FFFFFF"/>
              </w:rPr>
              <w:t xml:space="preserve"> ý </w:t>
            </w:r>
            <w:proofErr w:type="spellStart"/>
            <w:r w:rsidRPr="00DB4626">
              <w:rPr>
                <w:rStyle w:val="Hyperlink"/>
                <w:color w:val="auto"/>
                <w:sz w:val="26"/>
                <w:szCs w:val="26"/>
                <w:u w:val="none"/>
                <w:shd w:val="clear" w:color="auto" w:fill="FFFFFF"/>
              </w:rPr>
              <w:t>tưởng</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từ</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nhiều</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nguồn</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sau</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đó</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cùng</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nhau</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thống</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nhất</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đề</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tài</w:t>
            </w:r>
            <w:proofErr w:type="spellEnd"/>
          </w:p>
        </w:tc>
      </w:tr>
      <w:tr w:rsidR="00147C6E" w:rsidRPr="00DB4626" w14:paraId="1822CFE8" w14:textId="77777777" w:rsidTr="00EA11EF">
        <w:tc>
          <w:tcPr>
            <w:tcW w:w="1851" w:type="pct"/>
            <w:vAlign w:val="center"/>
          </w:tcPr>
          <w:p w14:paraId="3406AA14" w14:textId="77777777" w:rsidR="00147C6E" w:rsidRPr="00DB4626" w:rsidRDefault="00147C6E" w:rsidP="00DB4626">
            <w:pPr>
              <w:widowControl w:val="0"/>
              <w:spacing w:line="360" w:lineRule="auto"/>
              <w:jc w:val="both"/>
              <w:rPr>
                <w:rStyle w:val="Hyperlink"/>
                <w:color w:val="auto"/>
                <w:sz w:val="26"/>
                <w:szCs w:val="26"/>
                <w:u w:val="none"/>
                <w:shd w:val="clear" w:color="auto" w:fill="FFFFFF"/>
              </w:rPr>
            </w:pPr>
            <w:proofErr w:type="spellStart"/>
            <w:r w:rsidRPr="00DB4626">
              <w:rPr>
                <w:rStyle w:val="Hyperlink"/>
                <w:color w:val="auto"/>
                <w:sz w:val="26"/>
                <w:szCs w:val="26"/>
                <w:u w:val="none"/>
                <w:shd w:val="clear" w:color="auto" w:fill="FFFFFF"/>
              </w:rPr>
              <w:t>Tìm</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nguồn</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linh</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kiện</w:t>
            </w:r>
            <w:proofErr w:type="spellEnd"/>
          </w:p>
        </w:tc>
        <w:tc>
          <w:tcPr>
            <w:tcW w:w="3149" w:type="pct"/>
            <w:vAlign w:val="center"/>
          </w:tcPr>
          <w:p w14:paraId="62C0C3C2" w14:textId="514A098F" w:rsidR="00147C6E" w:rsidRPr="00DB4626" w:rsidRDefault="00147C6E" w:rsidP="00DB4626">
            <w:pPr>
              <w:widowControl w:val="0"/>
              <w:spacing w:line="360" w:lineRule="auto"/>
              <w:jc w:val="both"/>
              <w:rPr>
                <w:rStyle w:val="Hyperlink"/>
                <w:color w:val="auto"/>
                <w:sz w:val="26"/>
                <w:szCs w:val="26"/>
                <w:u w:val="none"/>
                <w:shd w:val="clear" w:color="auto" w:fill="FFFFFF"/>
              </w:rPr>
            </w:pPr>
            <w:r w:rsidRPr="00DB4626">
              <w:rPr>
                <w:rStyle w:val="Hyperlink"/>
                <w:color w:val="auto"/>
                <w:sz w:val="26"/>
                <w:szCs w:val="26"/>
                <w:u w:val="none"/>
                <w:shd w:val="clear" w:color="auto" w:fill="FFFFFF"/>
              </w:rPr>
              <w:t xml:space="preserve">Tham </w:t>
            </w:r>
            <w:proofErr w:type="spellStart"/>
            <w:r w:rsidRPr="00DB4626">
              <w:rPr>
                <w:rStyle w:val="Hyperlink"/>
                <w:color w:val="auto"/>
                <w:sz w:val="26"/>
                <w:szCs w:val="26"/>
                <w:u w:val="none"/>
                <w:shd w:val="clear" w:color="auto" w:fill="FFFFFF"/>
              </w:rPr>
              <w:t>khảo</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giá</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trên</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các</w:t>
            </w:r>
            <w:proofErr w:type="spellEnd"/>
            <w:r w:rsidRPr="00DB4626">
              <w:rPr>
                <w:rStyle w:val="Hyperlink"/>
                <w:color w:val="auto"/>
                <w:sz w:val="26"/>
                <w:szCs w:val="26"/>
                <w:u w:val="none"/>
                <w:shd w:val="clear" w:color="auto" w:fill="FFFFFF"/>
              </w:rPr>
              <w:t xml:space="preserve"> shop </w:t>
            </w:r>
            <w:proofErr w:type="spellStart"/>
            <w:r w:rsidRPr="00DB4626">
              <w:rPr>
                <w:rStyle w:val="Hyperlink"/>
                <w:color w:val="auto"/>
                <w:sz w:val="26"/>
                <w:szCs w:val="26"/>
                <w:u w:val="none"/>
                <w:shd w:val="clear" w:color="auto" w:fill="FFFFFF"/>
              </w:rPr>
              <w:t>thuộc</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các</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trang</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thương</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mại</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điện</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tử</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và</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tìm</w:t>
            </w:r>
            <w:proofErr w:type="spellEnd"/>
            <w:r w:rsidRPr="00DB4626">
              <w:rPr>
                <w:rStyle w:val="Hyperlink"/>
                <w:color w:val="auto"/>
                <w:sz w:val="26"/>
                <w:szCs w:val="26"/>
                <w:u w:val="none"/>
                <w:shd w:val="clear" w:color="auto" w:fill="FFFFFF"/>
              </w:rPr>
              <w:t xml:space="preserve"> shop </w:t>
            </w:r>
            <w:proofErr w:type="spellStart"/>
            <w:r w:rsidRPr="00DB4626">
              <w:rPr>
                <w:rStyle w:val="Hyperlink"/>
                <w:color w:val="auto"/>
                <w:sz w:val="26"/>
                <w:szCs w:val="26"/>
                <w:u w:val="none"/>
                <w:shd w:val="clear" w:color="auto" w:fill="FFFFFF"/>
              </w:rPr>
              <w:t>tại</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địa</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phương</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dựa</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trên</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các</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tiêu</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chí</w:t>
            </w:r>
            <w:proofErr w:type="spellEnd"/>
            <w:r w:rsidR="005A4E83"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Giá</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cả</w:t>
            </w:r>
            <w:proofErr w:type="spellEnd"/>
            <w:r w:rsidRPr="00DB4626">
              <w:rPr>
                <w:rStyle w:val="Hyperlink"/>
                <w:color w:val="auto"/>
                <w:sz w:val="26"/>
                <w:szCs w:val="26"/>
                <w:u w:val="none"/>
                <w:shd w:val="clear" w:color="auto" w:fill="FFFFFF"/>
              </w:rPr>
              <w:t xml:space="preserve"> - </w:t>
            </w:r>
            <w:proofErr w:type="spellStart"/>
            <w:r w:rsidRPr="00DB4626">
              <w:rPr>
                <w:rStyle w:val="Hyperlink"/>
                <w:color w:val="auto"/>
                <w:sz w:val="26"/>
                <w:szCs w:val="26"/>
                <w:u w:val="none"/>
                <w:shd w:val="clear" w:color="auto" w:fill="FFFFFF"/>
              </w:rPr>
              <w:t>Độ</w:t>
            </w:r>
            <w:proofErr w:type="spellEnd"/>
            <w:r w:rsidRPr="00DB4626">
              <w:rPr>
                <w:rStyle w:val="Hyperlink"/>
                <w:color w:val="auto"/>
                <w:sz w:val="26"/>
                <w:szCs w:val="26"/>
                <w:u w:val="none"/>
                <w:shd w:val="clear" w:color="auto" w:fill="FFFFFF"/>
              </w:rPr>
              <w:t xml:space="preserve"> tin </w:t>
            </w:r>
            <w:proofErr w:type="spellStart"/>
            <w:r w:rsidRPr="00DB4626">
              <w:rPr>
                <w:rStyle w:val="Hyperlink"/>
                <w:color w:val="auto"/>
                <w:sz w:val="26"/>
                <w:szCs w:val="26"/>
                <w:u w:val="none"/>
                <w:shd w:val="clear" w:color="auto" w:fill="FFFFFF"/>
              </w:rPr>
              <w:t>cậy</w:t>
            </w:r>
            <w:proofErr w:type="spellEnd"/>
            <w:r w:rsidRPr="00DB4626">
              <w:rPr>
                <w:rStyle w:val="Hyperlink"/>
                <w:color w:val="auto"/>
                <w:sz w:val="26"/>
                <w:szCs w:val="26"/>
                <w:u w:val="none"/>
                <w:shd w:val="clear" w:color="auto" w:fill="FFFFFF"/>
              </w:rPr>
              <w:t xml:space="preserve"> – </w:t>
            </w:r>
            <w:proofErr w:type="spellStart"/>
            <w:r w:rsidRPr="00DB4626">
              <w:rPr>
                <w:rStyle w:val="Hyperlink"/>
                <w:color w:val="auto"/>
                <w:sz w:val="26"/>
                <w:szCs w:val="26"/>
                <w:u w:val="none"/>
                <w:shd w:val="clear" w:color="auto" w:fill="FFFFFF"/>
              </w:rPr>
              <w:t>Tính</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đa</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dạng</w:t>
            </w:r>
            <w:proofErr w:type="spellEnd"/>
          </w:p>
        </w:tc>
      </w:tr>
      <w:tr w:rsidR="00147C6E" w:rsidRPr="00DB4626" w14:paraId="6949F63F" w14:textId="77777777" w:rsidTr="00EA11EF">
        <w:tc>
          <w:tcPr>
            <w:tcW w:w="1851" w:type="pct"/>
            <w:vAlign w:val="center"/>
          </w:tcPr>
          <w:p w14:paraId="0A8EB660" w14:textId="77777777" w:rsidR="00147C6E" w:rsidRPr="00DB4626" w:rsidRDefault="00147C6E" w:rsidP="00DB4626">
            <w:pPr>
              <w:widowControl w:val="0"/>
              <w:spacing w:line="360" w:lineRule="auto"/>
              <w:jc w:val="both"/>
              <w:rPr>
                <w:rStyle w:val="Hyperlink"/>
                <w:color w:val="auto"/>
                <w:sz w:val="26"/>
                <w:szCs w:val="26"/>
                <w:u w:val="none"/>
                <w:shd w:val="clear" w:color="auto" w:fill="FFFFFF"/>
              </w:rPr>
            </w:pPr>
            <w:proofErr w:type="spellStart"/>
            <w:r w:rsidRPr="00DB4626">
              <w:rPr>
                <w:rStyle w:val="Hyperlink"/>
                <w:color w:val="auto"/>
                <w:sz w:val="26"/>
                <w:szCs w:val="26"/>
                <w:u w:val="none"/>
                <w:shd w:val="clear" w:color="auto" w:fill="FFFFFF"/>
              </w:rPr>
              <w:t>Làm</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đề</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cương</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đồ</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án</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và</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tiếp</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nhận</w:t>
            </w:r>
            <w:proofErr w:type="spellEnd"/>
            <w:r w:rsidRPr="00DB4626">
              <w:rPr>
                <w:rStyle w:val="Hyperlink"/>
                <w:color w:val="auto"/>
                <w:sz w:val="26"/>
                <w:szCs w:val="26"/>
                <w:u w:val="none"/>
                <w:shd w:val="clear" w:color="auto" w:fill="FFFFFF"/>
              </w:rPr>
              <w:t xml:space="preserve"> ý </w:t>
            </w:r>
            <w:proofErr w:type="spellStart"/>
            <w:r w:rsidRPr="00DB4626">
              <w:rPr>
                <w:rStyle w:val="Hyperlink"/>
                <w:color w:val="auto"/>
                <w:sz w:val="26"/>
                <w:szCs w:val="26"/>
                <w:u w:val="none"/>
                <w:shd w:val="clear" w:color="auto" w:fill="FFFFFF"/>
              </w:rPr>
              <w:t>kiến</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của</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giảng</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viên</w:t>
            </w:r>
            <w:proofErr w:type="spellEnd"/>
          </w:p>
        </w:tc>
        <w:tc>
          <w:tcPr>
            <w:tcW w:w="3149" w:type="pct"/>
            <w:vAlign w:val="center"/>
          </w:tcPr>
          <w:p w14:paraId="1FF7321B" w14:textId="2A26650A" w:rsidR="00147C6E" w:rsidRPr="00DB4626" w:rsidRDefault="00147C6E" w:rsidP="00DB4626">
            <w:pPr>
              <w:widowControl w:val="0"/>
              <w:spacing w:line="360" w:lineRule="auto"/>
              <w:jc w:val="both"/>
              <w:rPr>
                <w:rStyle w:val="Hyperlink"/>
                <w:color w:val="auto"/>
                <w:sz w:val="26"/>
                <w:szCs w:val="26"/>
                <w:u w:val="none"/>
                <w:shd w:val="clear" w:color="auto" w:fill="FFFFFF"/>
              </w:rPr>
            </w:pPr>
            <w:r w:rsidRPr="00DB4626">
              <w:rPr>
                <w:rStyle w:val="Hyperlink"/>
                <w:color w:val="auto"/>
                <w:sz w:val="26"/>
                <w:szCs w:val="26"/>
                <w:u w:val="none"/>
                <w:shd w:val="clear" w:color="auto" w:fill="FFFFFF"/>
              </w:rPr>
              <w:t xml:space="preserve">Liên </w:t>
            </w:r>
            <w:proofErr w:type="spellStart"/>
            <w:r w:rsidRPr="00DB4626">
              <w:rPr>
                <w:rStyle w:val="Hyperlink"/>
                <w:color w:val="auto"/>
                <w:sz w:val="26"/>
                <w:szCs w:val="26"/>
                <w:u w:val="none"/>
                <w:shd w:val="clear" w:color="auto" w:fill="FFFFFF"/>
              </w:rPr>
              <w:t>hệ</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giảng</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viên</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hướng</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dẫn</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để</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lắng</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nghe</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góp</w:t>
            </w:r>
            <w:proofErr w:type="spellEnd"/>
            <w:r w:rsidRPr="00DB4626">
              <w:rPr>
                <w:rStyle w:val="Hyperlink"/>
                <w:color w:val="auto"/>
                <w:sz w:val="26"/>
                <w:szCs w:val="26"/>
                <w:u w:val="none"/>
                <w:shd w:val="clear" w:color="auto" w:fill="FFFFFF"/>
              </w:rPr>
              <w:t xml:space="preserve"> ý </w:t>
            </w:r>
            <w:proofErr w:type="spellStart"/>
            <w:r w:rsidRPr="00DB4626">
              <w:rPr>
                <w:rStyle w:val="Hyperlink"/>
                <w:color w:val="auto"/>
                <w:sz w:val="26"/>
                <w:szCs w:val="26"/>
                <w:u w:val="none"/>
                <w:shd w:val="clear" w:color="auto" w:fill="FFFFFF"/>
              </w:rPr>
              <w:t>về</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đồ</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án</w:t>
            </w:r>
            <w:proofErr w:type="spellEnd"/>
            <w:r w:rsidR="005A4E83"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hướng</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phát</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triển</w:t>
            </w:r>
            <w:proofErr w:type="spellEnd"/>
            <w:r w:rsidR="005A4E83" w:rsidRPr="00DB4626">
              <w:rPr>
                <w:rStyle w:val="Hyperlink"/>
                <w:color w:val="auto"/>
                <w:sz w:val="26"/>
                <w:szCs w:val="26"/>
                <w:u w:val="none"/>
                <w:shd w:val="clear" w:color="auto" w:fill="FFFFFF"/>
              </w:rPr>
              <w:t xml:space="preserve">, </w:t>
            </w:r>
            <w:r w:rsidRPr="00DB4626">
              <w:rPr>
                <w:rStyle w:val="Hyperlink"/>
                <w:color w:val="auto"/>
                <w:sz w:val="26"/>
                <w:szCs w:val="26"/>
                <w:u w:val="none"/>
                <w:shd w:val="clear" w:color="auto" w:fill="FFFFFF"/>
              </w:rPr>
              <w:t>…</w:t>
            </w:r>
            <w:r w:rsidR="005A4E83" w:rsidRPr="00DB4626">
              <w:rPr>
                <w:rStyle w:val="Hyperlink"/>
                <w:color w:val="auto"/>
                <w:sz w:val="26"/>
                <w:szCs w:val="26"/>
                <w:u w:val="none"/>
                <w:shd w:val="clear" w:color="auto" w:fill="FFFFFF"/>
              </w:rPr>
              <w:t xml:space="preserve">. </w:t>
            </w:r>
          </w:p>
        </w:tc>
      </w:tr>
      <w:tr w:rsidR="00147C6E" w:rsidRPr="00DB4626" w14:paraId="109D051C" w14:textId="77777777" w:rsidTr="00EA11EF">
        <w:tc>
          <w:tcPr>
            <w:tcW w:w="1851" w:type="pct"/>
            <w:vAlign w:val="center"/>
          </w:tcPr>
          <w:p w14:paraId="5578B0D1" w14:textId="77777777" w:rsidR="00147C6E" w:rsidRPr="00DB4626" w:rsidRDefault="00147C6E" w:rsidP="00DB4626">
            <w:pPr>
              <w:widowControl w:val="0"/>
              <w:spacing w:line="360" w:lineRule="auto"/>
              <w:jc w:val="both"/>
              <w:rPr>
                <w:rStyle w:val="Hyperlink"/>
                <w:color w:val="auto"/>
                <w:sz w:val="26"/>
                <w:szCs w:val="26"/>
                <w:u w:val="none"/>
                <w:shd w:val="clear" w:color="auto" w:fill="FFFFFF"/>
              </w:rPr>
            </w:pPr>
            <w:proofErr w:type="spellStart"/>
            <w:r w:rsidRPr="00DB4626">
              <w:rPr>
                <w:rStyle w:val="Hyperlink"/>
                <w:color w:val="auto"/>
                <w:sz w:val="26"/>
                <w:szCs w:val="26"/>
                <w:u w:val="none"/>
                <w:shd w:val="clear" w:color="auto" w:fill="FFFFFF"/>
              </w:rPr>
              <w:t>Vẽ</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sơ</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đồ</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mạch</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và</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bắt</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đầu</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xây</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dựng</w:t>
            </w:r>
            <w:proofErr w:type="spellEnd"/>
          </w:p>
        </w:tc>
        <w:tc>
          <w:tcPr>
            <w:tcW w:w="3149" w:type="pct"/>
            <w:vAlign w:val="center"/>
          </w:tcPr>
          <w:p w14:paraId="12242B47" w14:textId="6A3CB414" w:rsidR="00147C6E" w:rsidRPr="00DB4626" w:rsidRDefault="00147C6E" w:rsidP="00DB4626">
            <w:pPr>
              <w:widowControl w:val="0"/>
              <w:spacing w:line="360" w:lineRule="auto"/>
              <w:jc w:val="both"/>
              <w:rPr>
                <w:rStyle w:val="Hyperlink"/>
                <w:color w:val="auto"/>
                <w:sz w:val="26"/>
                <w:szCs w:val="26"/>
                <w:u w:val="none"/>
                <w:shd w:val="clear" w:color="auto" w:fill="FFFFFF"/>
              </w:rPr>
            </w:pPr>
            <w:proofErr w:type="spellStart"/>
            <w:r w:rsidRPr="00DB4626">
              <w:rPr>
                <w:rStyle w:val="Hyperlink"/>
                <w:color w:val="auto"/>
                <w:sz w:val="26"/>
                <w:szCs w:val="26"/>
                <w:u w:val="none"/>
                <w:shd w:val="clear" w:color="auto" w:fill="FFFFFF"/>
              </w:rPr>
              <w:t>Vẽ</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sơ</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đồ</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mạch</w:t>
            </w:r>
            <w:proofErr w:type="spellEnd"/>
          </w:p>
        </w:tc>
      </w:tr>
      <w:tr w:rsidR="00147C6E" w:rsidRPr="00DB4626" w14:paraId="0D88FB2D" w14:textId="77777777" w:rsidTr="00EA11EF">
        <w:tc>
          <w:tcPr>
            <w:tcW w:w="1851" w:type="pct"/>
            <w:vAlign w:val="center"/>
          </w:tcPr>
          <w:p w14:paraId="72D9AD21" w14:textId="77777777" w:rsidR="00147C6E" w:rsidRPr="00DB4626" w:rsidRDefault="00147C6E" w:rsidP="00DB4626">
            <w:pPr>
              <w:widowControl w:val="0"/>
              <w:spacing w:line="360" w:lineRule="auto"/>
              <w:jc w:val="both"/>
              <w:rPr>
                <w:rStyle w:val="Hyperlink"/>
                <w:color w:val="auto"/>
                <w:sz w:val="26"/>
                <w:szCs w:val="26"/>
                <w:u w:val="none"/>
                <w:shd w:val="clear" w:color="auto" w:fill="FFFFFF"/>
              </w:rPr>
            </w:pPr>
            <w:proofErr w:type="spellStart"/>
            <w:r w:rsidRPr="00DB4626">
              <w:rPr>
                <w:rStyle w:val="Hyperlink"/>
                <w:color w:val="auto"/>
                <w:sz w:val="26"/>
                <w:szCs w:val="26"/>
                <w:u w:val="none"/>
                <w:shd w:val="clear" w:color="auto" w:fill="FFFFFF"/>
              </w:rPr>
              <w:t>Chuẩn</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bị</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bài</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thuyết</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trình</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và</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báo</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cáo</w:t>
            </w:r>
            <w:proofErr w:type="spellEnd"/>
            <w:r w:rsidRPr="00DB4626">
              <w:rPr>
                <w:rStyle w:val="Hyperlink"/>
                <w:color w:val="auto"/>
                <w:sz w:val="26"/>
                <w:szCs w:val="26"/>
                <w:u w:val="none"/>
                <w:shd w:val="clear" w:color="auto" w:fill="FFFFFF"/>
              </w:rPr>
              <w:t xml:space="preserve"> chi </w:t>
            </w:r>
            <w:proofErr w:type="spellStart"/>
            <w:r w:rsidRPr="00DB4626">
              <w:rPr>
                <w:rStyle w:val="Hyperlink"/>
                <w:color w:val="auto"/>
                <w:sz w:val="26"/>
                <w:szCs w:val="26"/>
                <w:u w:val="none"/>
                <w:shd w:val="clear" w:color="auto" w:fill="FFFFFF"/>
              </w:rPr>
              <w:t>tiết</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bảo</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vệ</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đồ</w:t>
            </w:r>
            <w:proofErr w:type="spellEnd"/>
            <w:r w:rsidRPr="00DB4626">
              <w:rPr>
                <w:rStyle w:val="Hyperlink"/>
                <w:color w:val="auto"/>
                <w:sz w:val="26"/>
                <w:szCs w:val="26"/>
                <w:u w:val="none"/>
                <w:shd w:val="clear" w:color="auto" w:fill="FFFFFF"/>
              </w:rPr>
              <w:t xml:space="preserve"> </w:t>
            </w:r>
            <w:proofErr w:type="spellStart"/>
            <w:r w:rsidRPr="00DB4626">
              <w:rPr>
                <w:rStyle w:val="Hyperlink"/>
                <w:color w:val="auto"/>
                <w:sz w:val="26"/>
                <w:szCs w:val="26"/>
                <w:u w:val="none"/>
                <w:shd w:val="clear" w:color="auto" w:fill="FFFFFF"/>
              </w:rPr>
              <w:t>án</w:t>
            </w:r>
            <w:proofErr w:type="spellEnd"/>
          </w:p>
        </w:tc>
        <w:tc>
          <w:tcPr>
            <w:tcW w:w="3149" w:type="pct"/>
            <w:vAlign w:val="center"/>
          </w:tcPr>
          <w:p w14:paraId="23D3C067" w14:textId="77777777" w:rsidR="00147C6E" w:rsidRPr="00DB4626" w:rsidRDefault="00147C6E" w:rsidP="00DB4626">
            <w:pPr>
              <w:widowControl w:val="0"/>
              <w:spacing w:line="360" w:lineRule="auto"/>
              <w:jc w:val="both"/>
              <w:rPr>
                <w:rStyle w:val="Hyperlink"/>
                <w:color w:val="auto"/>
                <w:sz w:val="26"/>
                <w:szCs w:val="26"/>
                <w:u w:val="none"/>
                <w:shd w:val="clear" w:color="auto" w:fill="FFFFFF"/>
              </w:rPr>
            </w:pPr>
          </w:p>
        </w:tc>
      </w:tr>
    </w:tbl>
    <w:p w14:paraId="30237A07" w14:textId="57B76E91" w:rsidR="00147C6E" w:rsidRPr="00913EC4" w:rsidRDefault="00913EC4" w:rsidP="00913EC4">
      <w:pPr>
        <w:pStyle w:val="MyNormal"/>
        <w:ind w:firstLine="0"/>
        <w:outlineLvl w:val="1"/>
        <w:rPr>
          <w:b/>
          <w:bCs/>
        </w:rPr>
      </w:pPr>
      <w:bookmarkStart w:id="87" w:name="_Toc6684072"/>
      <w:bookmarkStart w:id="88" w:name="_Toc6684133"/>
      <w:bookmarkStart w:id="89" w:name="_Toc6688601"/>
      <w:bookmarkStart w:id="90" w:name="_Toc7253367"/>
      <w:bookmarkStart w:id="91" w:name="_Toc7978874"/>
      <w:bookmarkStart w:id="92" w:name="_Toc8806000"/>
      <w:bookmarkStart w:id="93" w:name="_Toc9016567"/>
      <w:bookmarkStart w:id="94" w:name="_Toc67480308"/>
      <w:bookmarkStart w:id="95" w:name="_Toc122707905"/>
      <w:bookmarkStart w:id="96" w:name="_Toc122777672"/>
      <w:r w:rsidRPr="00913EC4">
        <w:rPr>
          <w:b/>
          <w:bCs/>
        </w:rPr>
        <w:t xml:space="preserve">4. </w:t>
      </w:r>
      <w:proofErr w:type="spellStart"/>
      <w:r w:rsidR="00147C6E" w:rsidRPr="00913EC4">
        <w:rPr>
          <w:b/>
          <w:bCs/>
        </w:rPr>
        <w:t>Bố</w:t>
      </w:r>
      <w:proofErr w:type="spellEnd"/>
      <w:r w:rsidR="00147C6E" w:rsidRPr="00913EC4">
        <w:rPr>
          <w:b/>
          <w:bCs/>
        </w:rPr>
        <w:t xml:space="preserve"> </w:t>
      </w:r>
      <w:proofErr w:type="spellStart"/>
      <w:r w:rsidR="00147C6E" w:rsidRPr="00913EC4">
        <w:rPr>
          <w:b/>
          <w:bCs/>
        </w:rPr>
        <w:t>cục</w:t>
      </w:r>
      <w:proofErr w:type="spellEnd"/>
      <w:r w:rsidR="00147C6E" w:rsidRPr="00913EC4">
        <w:rPr>
          <w:b/>
          <w:bCs/>
        </w:rPr>
        <w:t xml:space="preserve"> </w:t>
      </w:r>
      <w:bookmarkEnd w:id="87"/>
      <w:bookmarkEnd w:id="88"/>
      <w:bookmarkEnd w:id="89"/>
      <w:bookmarkEnd w:id="90"/>
      <w:bookmarkEnd w:id="91"/>
      <w:bookmarkEnd w:id="92"/>
      <w:bookmarkEnd w:id="93"/>
      <w:proofErr w:type="spellStart"/>
      <w:r w:rsidR="00147C6E" w:rsidRPr="00913EC4">
        <w:rPr>
          <w:b/>
          <w:bCs/>
        </w:rPr>
        <w:t>báo</w:t>
      </w:r>
      <w:proofErr w:type="spellEnd"/>
      <w:r w:rsidR="00147C6E" w:rsidRPr="00913EC4">
        <w:rPr>
          <w:b/>
          <w:bCs/>
        </w:rPr>
        <w:t xml:space="preserve"> </w:t>
      </w:r>
      <w:proofErr w:type="spellStart"/>
      <w:r w:rsidR="00147C6E" w:rsidRPr="00913EC4">
        <w:rPr>
          <w:b/>
          <w:bCs/>
        </w:rPr>
        <w:t>cáo</w:t>
      </w:r>
      <w:bookmarkEnd w:id="94"/>
      <w:bookmarkEnd w:id="95"/>
      <w:bookmarkEnd w:id="96"/>
      <w:proofErr w:type="spellEnd"/>
    </w:p>
    <w:p w14:paraId="5C0D3B4E" w14:textId="4E1A6833" w:rsidR="00147C6E" w:rsidRPr="00DB4626" w:rsidRDefault="00147C6E" w:rsidP="00913EC4">
      <w:pPr>
        <w:widowControl w:val="0"/>
        <w:spacing w:line="360" w:lineRule="auto"/>
        <w:ind w:firstLine="284"/>
        <w:jc w:val="both"/>
        <w:rPr>
          <w:szCs w:val="26"/>
        </w:rPr>
      </w:pPr>
      <w:bookmarkStart w:id="97" w:name="_Toc6684073"/>
      <w:bookmarkStart w:id="98" w:name="_Toc6684134"/>
      <w:r w:rsidRPr="00DB4626">
        <w:rPr>
          <w:szCs w:val="26"/>
        </w:rPr>
        <w:lastRenderedPageBreak/>
        <w:t xml:space="preserve">Sau </w:t>
      </w:r>
      <w:proofErr w:type="spellStart"/>
      <w:r w:rsidRPr="00DB4626">
        <w:rPr>
          <w:szCs w:val="26"/>
        </w:rPr>
        <w:t>phần</w:t>
      </w:r>
      <w:proofErr w:type="spellEnd"/>
      <w:r w:rsidRPr="00DB4626">
        <w:rPr>
          <w:szCs w:val="26"/>
        </w:rPr>
        <w:t xml:space="preserve"> </w:t>
      </w:r>
      <w:proofErr w:type="spellStart"/>
      <w:r w:rsidRPr="00DB4626">
        <w:rPr>
          <w:i/>
          <w:szCs w:val="26"/>
        </w:rPr>
        <w:t>Mở</w:t>
      </w:r>
      <w:proofErr w:type="spellEnd"/>
      <w:r w:rsidRPr="00DB4626">
        <w:rPr>
          <w:i/>
          <w:szCs w:val="26"/>
        </w:rPr>
        <w:t xml:space="preserve"> </w:t>
      </w:r>
      <w:proofErr w:type="spellStart"/>
      <w:r w:rsidRPr="00DB4626">
        <w:rPr>
          <w:i/>
          <w:szCs w:val="26"/>
        </w:rPr>
        <w:t>đầu</w:t>
      </w:r>
      <w:proofErr w:type="spellEnd"/>
      <w:r w:rsidR="005A4E83" w:rsidRPr="00DB4626">
        <w:rPr>
          <w:szCs w:val="26"/>
        </w:rPr>
        <w:t xml:space="preserve">, </w:t>
      </w:r>
      <w:proofErr w:type="spellStart"/>
      <w:r w:rsidRPr="00DB4626">
        <w:rPr>
          <w:szCs w:val="26"/>
        </w:rPr>
        <w:t>báo</w:t>
      </w:r>
      <w:proofErr w:type="spellEnd"/>
      <w:r w:rsidRPr="00DB4626">
        <w:rPr>
          <w:szCs w:val="26"/>
        </w:rPr>
        <w:t xml:space="preserve"> </w:t>
      </w:r>
      <w:proofErr w:type="spellStart"/>
      <w:r w:rsidRPr="00DB4626">
        <w:rPr>
          <w:szCs w:val="26"/>
        </w:rPr>
        <w:t>cáo</w:t>
      </w:r>
      <w:proofErr w:type="spellEnd"/>
      <w:r w:rsidRPr="00DB4626">
        <w:rPr>
          <w:szCs w:val="26"/>
        </w:rPr>
        <w:t xml:space="preserve"> </w:t>
      </w:r>
      <w:proofErr w:type="spellStart"/>
      <w:r w:rsidRPr="00DB4626">
        <w:rPr>
          <w:szCs w:val="26"/>
        </w:rPr>
        <w:t>được</w:t>
      </w:r>
      <w:proofErr w:type="spellEnd"/>
      <w:r w:rsidRPr="00DB4626">
        <w:rPr>
          <w:szCs w:val="26"/>
        </w:rPr>
        <w:t xml:space="preserve"> </w:t>
      </w:r>
      <w:proofErr w:type="spellStart"/>
      <w:r w:rsidRPr="00DB4626">
        <w:rPr>
          <w:szCs w:val="26"/>
        </w:rPr>
        <w:t>trình</w:t>
      </w:r>
      <w:proofErr w:type="spellEnd"/>
      <w:r w:rsidRPr="00DB4626">
        <w:rPr>
          <w:szCs w:val="26"/>
        </w:rPr>
        <w:t xml:space="preserve"> </w:t>
      </w:r>
      <w:proofErr w:type="spellStart"/>
      <w:r w:rsidRPr="00DB4626">
        <w:rPr>
          <w:szCs w:val="26"/>
        </w:rPr>
        <w:t>bày</w:t>
      </w:r>
      <w:proofErr w:type="spellEnd"/>
      <w:r w:rsidRPr="00DB4626">
        <w:rPr>
          <w:szCs w:val="26"/>
        </w:rPr>
        <w:t xml:space="preserve"> </w:t>
      </w:r>
      <w:proofErr w:type="spellStart"/>
      <w:r w:rsidRPr="00DB4626">
        <w:rPr>
          <w:szCs w:val="26"/>
        </w:rPr>
        <w:t>trong</w:t>
      </w:r>
      <w:proofErr w:type="spellEnd"/>
      <w:r w:rsidRPr="00DB4626">
        <w:rPr>
          <w:szCs w:val="26"/>
        </w:rPr>
        <w:t xml:space="preserve"> </w:t>
      </w:r>
      <w:proofErr w:type="spellStart"/>
      <w:r w:rsidRPr="00DB4626">
        <w:rPr>
          <w:szCs w:val="26"/>
        </w:rPr>
        <w:t>ba</w:t>
      </w:r>
      <w:proofErr w:type="spellEnd"/>
      <w:r w:rsidRPr="00DB4626">
        <w:rPr>
          <w:szCs w:val="26"/>
        </w:rPr>
        <w:t xml:space="preserve"> </w:t>
      </w:r>
      <w:proofErr w:type="spellStart"/>
      <w:r w:rsidRPr="00DB4626">
        <w:rPr>
          <w:szCs w:val="26"/>
        </w:rPr>
        <w:t>chương</w:t>
      </w:r>
      <w:proofErr w:type="spellEnd"/>
      <w:r w:rsidR="005A4E83" w:rsidRPr="00DB4626">
        <w:rPr>
          <w:szCs w:val="26"/>
        </w:rPr>
        <w:t xml:space="preserve">, </w:t>
      </w:r>
      <w:proofErr w:type="spellStart"/>
      <w:r w:rsidRPr="00DB4626">
        <w:rPr>
          <w:szCs w:val="26"/>
        </w:rPr>
        <w:t>cụ</w:t>
      </w:r>
      <w:proofErr w:type="spellEnd"/>
      <w:r w:rsidRPr="00DB4626">
        <w:rPr>
          <w:szCs w:val="26"/>
        </w:rPr>
        <w:t xml:space="preserve"> </w:t>
      </w:r>
      <w:proofErr w:type="spellStart"/>
      <w:r w:rsidRPr="00DB4626">
        <w:rPr>
          <w:szCs w:val="26"/>
        </w:rPr>
        <w:t>thể</w:t>
      </w:r>
      <w:proofErr w:type="spellEnd"/>
      <w:r w:rsidRPr="00DB4626">
        <w:rPr>
          <w:szCs w:val="26"/>
        </w:rPr>
        <w:t xml:space="preserve"> </w:t>
      </w:r>
      <w:proofErr w:type="spellStart"/>
      <w:r w:rsidRPr="00DB4626">
        <w:rPr>
          <w:szCs w:val="26"/>
        </w:rPr>
        <w:t>như</w:t>
      </w:r>
      <w:proofErr w:type="spellEnd"/>
      <w:r w:rsidRPr="00DB4626">
        <w:rPr>
          <w:szCs w:val="26"/>
        </w:rPr>
        <w:t xml:space="preserve"> </w:t>
      </w:r>
      <w:proofErr w:type="spellStart"/>
      <w:r w:rsidRPr="00DB4626">
        <w:rPr>
          <w:szCs w:val="26"/>
        </w:rPr>
        <w:t>sau</w:t>
      </w:r>
      <w:proofErr w:type="spellEnd"/>
      <w:r w:rsidR="005A4E83" w:rsidRPr="00DB4626">
        <w:rPr>
          <w:szCs w:val="26"/>
        </w:rPr>
        <w:t xml:space="preserve">: </w:t>
      </w:r>
    </w:p>
    <w:p w14:paraId="02A8F43C" w14:textId="0FE02623" w:rsidR="00147C6E" w:rsidRPr="00DB4626" w:rsidRDefault="00147C6E" w:rsidP="00747390">
      <w:pPr>
        <w:widowControl w:val="0"/>
        <w:spacing w:line="360" w:lineRule="auto"/>
        <w:ind w:firstLine="284"/>
        <w:jc w:val="both"/>
        <w:rPr>
          <w:szCs w:val="26"/>
        </w:rPr>
      </w:pPr>
      <w:proofErr w:type="spellStart"/>
      <w:r w:rsidRPr="00DB4626">
        <w:rPr>
          <w:szCs w:val="26"/>
        </w:rPr>
        <w:t>Chương</w:t>
      </w:r>
      <w:proofErr w:type="spellEnd"/>
      <w:r w:rsidRPr="00DB4626">
        <w:rPr>
          <w:szCs w:val="26"/>
        </w:rPr>
        <w:t xml:space="preserve"> 1</w:t>
      </w:r>
      <w:r w:rsidR="005A4E83" w:rsidRPr="00DB4626">
        <w:rPr>
          <w:szCs w:val="26"/>
        </w:rPr>
        <w:t xml:space="preserve">. </w:t>
      </w:r>
      <w:proofErr w:type="spellStart"/>
      <w:r w:rsidR="001237AB" w:rsidRPr="00DB4626">
        <w:rPr>
          <w:szCs w:val="26"/>
        </w:rPr>
        <w:t>Tổng</w:t>
      </w:r>
      <w:proofErr w:type="spellEnd"/>
      <w:r w:rsidR="001237AB" w:rsidRPr="00DB4626">
        <w:rPr>
          <w:szCs w:val="26"/>
        </w:rPr>
        <w:t xml:space="preserve"> </w:t>
      </w:r>
      <w:proofErr w:type="spellStart"/>
      <w:r w:rsidR="001237AB" w:rsidRPr="00DB4626">
        <w:rPr>
          <w:szCs w:val="26"/>
        </w:rPr>
        <w:t>quan</w:t>
      </w:r>
      <w:proofErr w:type="spellEnd"/>
      <w:r w:rsidR="001237AB" w:rsidRPr="00DB4626">
        <w:rPr>
          <w:szCs w:val="26"/>
        </w:rPr>
        <w:t xml:space="preserve"> </w:t>
      </w:r>
      <w:proofErr w:type="spellStart"/>
      <w:r w:rsidR="001237AB" w:rsidRPr="00DB4626">
        <w:rPr>
          <w:szCs w:val="26"/>
        </w:rPr>
        <w:t>về</w:t>
      </w:r>
      <w:proofErr w:type="spellEnd"/>
      <w:r w:rsidR="001237AB" w:rsidRPr="00DB4626">
        <w:rPr>
          <w:szCs w:val="26"/>
        </w:rPr>
        <w:t xml:space="preserve"> </w:t>
      </w:r>
      <w:proofErr w:type="spellStart"/>
      <w:r w:rsidR="00CA53E3">
        <w:rPr>
          <w:szCs w:val="26"/>
        </w:rPr>
        <w:t>đề</w:t>
      </w:r>
      <w:proofErr w:type="spellEnd"/>
      <w:r w:rsidR="00CA53E3">
        <w:rPr>
          <w:szCs w:val="26"/>
        </w:rPr>
        <w:t xml:space="preserve"> </w:t>
      </w:r>
      <w:proofErr w:type="spellStart"/>
      <w:r w:rsidR="00CA53E3">
        <w:rPr>
          <w:szCs w:val="26"/>
        </w:rPr>
        <w:t>tài</w:t>
      </w:r>
      <w:proofErr w:type="spellEnd"/>
      <w:r w:rsidR="00C74281">
        <w:rPr>
          <w:szCs w:val="26"/>
          <w:lang w:val="vi-VN"/>
        </w:rPr>
        <w:t xml:space="preserve"> </w:t>
      </w:r>
      <w:proofErr w:type="spellStart"/>
      <w:r w:rsidR="001237AB" w:rsidRPr="00DB4626">
        <w:rPr>
          <w:szCs w:val="26"/>
        </w:rPr>
        <w:t>và</w:t>
      </w:r>
      <w:proofErr w:type="spellEnd"/>
      <w:r w:rsidR="00CA53E3">
        <w:rPr>
          <w:szCs w:val="26"/>
        </w:rPr>
        <w:t xml:space="preserve"> </w:t>
      </w:r>
      <w:proofErr w:type="spellStart"/>
      <w:r w:rsidR="00CA53E3">
        <w:rPr>
          <w:szCs w:val="26"/>
        </w:rPr>
        <w:t>giới</w:t>
      </w:r>
      <w:proofErr w:type="spellEnd"/>
      <w:r w:rsidR="00CA53E3">
        <w:rPr>
          <w:szCs w:val="26"/>
        </w:rPr>
        <w:t xml:space="preserve"> </w:t>
      </w:r>
      <w:proofErr w:type="spellStart"/>
      <w:r w:rsidR="00CA53E3">
        <w:rPr>
          <w:szCs w:val="26"/>
        </w:rPr>
        <w:t>thiệu</w:t>
      </w:r>
      <w:proofErr w:type="spellEnd"/>
      <w:r w:rsidR="001237AB" w:rsidRPr="00DB4626">
        <w:rPr>
          <w:szCs w:val="26"/>
        </w:rPr>
        <w:t xml:space="preserve"> </w:t>
      </w:r>
      <w:proofErr w:type="spellStart"/>
      <w:r w:rsidR="001237AB" w:rsidRPr="00DB4626">
        <w:rPr>
          <w:szCs w:val="26"/>
        </w:rPr>
        <w:t>các</w:t>
      </w:r>
      <w:proofErr w:type="spellEnd"/>
      <w:r w:rsidR="001237AB" w:rsidRPr="00DB4626">
        <w:rPr>
          <w:szCs w:val="26"/>
        </w:rPr>
        <w:t xml:space="preserve"> </w:t>
      </w:r>
      <w:proofErr w:type="spellStart"/>
      <w:r w:rsidR="001237AB" w:rsidRPr="00DB4626">
        <w:rPr>
          <w:szCs w:val="26"/>
        </w:rPr>
        <w:t>linh</w:t>
      </w:r>
      <w:proofErr w:type="spellEnd"/>
      <w:r w:rsidR="001237AB" w:rsidRPr="00DB4626">
        <w:rPr>
          <w:szCs w:val="26"/>
        </w:rPr>
        <w:t xml:space="preserve"> </w:t>
      </w:r>
      <w:proofErr w:type="spellStart"/>
      <w:r w:rsidR="001237AB" w:rsidRPr="00DB4626">
        <w:rPr>
          <w:szCs w:val="26"/>
        </w:rPr>
        <w:t>kiện</w:t>
      </w:r>
      <w:proofErr w:type="spellEnd"/>
      <w:r w:rsidR="001237AB" w:rsidRPr="00DB4626">
        <w:rPr>
          <w:szCs w:val="26"/>
        </w:rPr>
        <w:t xml:space="preserve"> </w:t>
      </w:r>
      <w:proofErr w:type="spellStart"/>
      <w:r w:rsidR="00CA53E3">
        <w:rPr>
          <w:szCs w:val="26"/>
        </w:rPr>
        <w:t>chính</w:t>
      </w:r>
      <w:proofErr w:type="spellEnd"/>
      <w:r w:rsidR="00CA53E3">
        <w:rPr>
          <w:szCs w:val="26"/>
        </w:rPr>
        <w:t xml:space="preserve"> </w:t>
      </w:r>
      <w:proofErr w:type="spellStart"/>
      <w:r w:rsidR="00CA53E3">
        <w:rPr>
          <w:szCs w:val="26"/>
        </w:rPr>
        <w:t>có</w:t>
      </w:r>
      <w:proofErr w:type="spellEnd"/>
      <w:r w:rsidR="00CA53E3">
        <w:rPr>
          <w:szCs w:val="26"/>
        </w:rPr>
        <w:t xml:space="preserve"> </w:t>
      </w:r>
      <w:proofErr w:type="spellStart"/>
      <w:r w:rsidR="00CA53E3">
        <w:rPr>
          <w:szCs w:val="26"/>
        </w:rPr>
        <w:t>trong</w:t>
      </w:r>
      <w:proofErr w:type="spellEnd"/>
      <w:r w:rsidR="00CA53E3">
        <w:rPr>
          <w:szCs w:val="26"/>
        </w:rPr>
        <w:t xml:space="preserve"> </w:t>
      </w:r>
      <w:proofErr w:type="spellStart"/>
      <w:r w:rsidR="00CA53E3">
        <w:rPr>
          <w:szCs w:val="26"/>
        </w:rPr>
        <w:t>mạch</w:t>
      </w:r>
      <w:proofErr w:type="spellEnd"/>
      <w:r w:rsidR="00CA53E3">
        <w:rPr>
          <w:szCs w:val="26"/>
        </w:rPr>
        <w:t>.</w:t>
      </w:r>
    </w:p>
    <w:p w14:paraId="26AE4D8F" w14:textId="7C088CB8" w:rsidR="00147C6E" w:rsidRPr="00DB4626" w:rsidRDefault="00147C6E" w:rsidP="00747390">
      <w:pPr>
        <w:widowControl w:val="0"/>
        <w:spacing w:line="360" w:lineRule="auto"/>
        <w:ind w:firstLine="284"/>
        <w:jc w:val="both"/>
        <w:rPr>
          <w:szCs w:val="26"/>
        </w:rPr>
      </w:pPr>
      <w:proofErr w:type="spellStart"/>
      <w:r w:rsidRPr="00DB4626">
        <w:rPr>
          <w:szCs w:val="26"/>
        </w:rPr>
        <w:t>Chương</w:t>
      </w:r>
      <w:proofErr w:type="spellEnd"/>
      <w:r w:rsidRPr="00DB4626">
        <w:rPr>
          <w:szCs w:val="26"/>
        </w:rPr>
        <w:t xml:space="preserve"> 2</w:t>
      </w:r>
      <w:r w:rsidR="005A4E83" w:rsidRPr="00DB4626">
        <w:rPr>
          <w:szCs w:val="26"/>
        </w:rPr>
        <w:t xml:space="preserve">. </w:t>
      </w:r>
      <w:proofErr w:type="spellStart"/>
      <w:r w:rsidR="00B507B3" w:rsidRPr="00DB4626">
        <w:rPr>
          <w:szCs w:val="26"/>
        </w:rPr>
        <w:t>Phân</w:t>
      </w:r>
      <w:proofErr w:type="spellEnd"/>
      <w:r w:rsidR="00B507B3" w:rsidRPr="00DB4626">
        <w:rPr>
          <w:szCs w:val="26"/>
        </w:rPr>
        <w:t xml:space="preserve"> </w:t>
      </w:r>
      <w:proofErr w:type="spellStart"/>
      <w:r w:rsidR="00B507B3" w:rsidRPr="00DB4626">
        <w:rPr>
          <w:szCs w:val="26"/>
        </w:rPr>
        <w:t>tích</w:t>
      </w:r>
      <w:proofErr w:type="spellEnd"/>
      <w:r w:rsidR="00BC1422" w:rsidRPr="00DB4626">
        <w:rPr>
          <w:szCs w:val="26"/>
        </w:rPr>
        <w:t xml:space="preserve"> </w:t>
      </w:r>
      <w:proofErr w:type="spellStart"/>
      <w:r w:rsidR="00BC1422" w:rsidRPr="00DB4626">
        <w:rPr>
          <w:szCs w:val="26"/>
        </w:rPr>
        <w:t>về</w:t>
      </w:r>
      <w:proofErr w:type="spellEnd"/>
      <w:r w:rsidR="00BC1422" w:rsidRPr="00DB4626">
        <w:rPr>
          <w:szCs w:val="26"/>
        </w:rPr>
        <w:t xml:space="preserve"> </w:t>
      </w:r>
      <w:proofErr w:type="spellStart"/>
      <w:r w:rsidR="00BC1422" w:rsidRPr="00DB4626">
        <w:rPr>
          <w:szCs w:val="26"/>
        </w:rPr>
        <w:t>sơ</w:t>
      </w:r>
      <w:proofErr w:type="spellEnd"/>
      <w:r w:rsidR="00BC1422" w:rsidRPr="00DB4626">
        <w:rPr>
          <w:szCs w:val="26"/>
        </w:rPr>
        <w:t xml:space="preserve"> </w:t>
      </w:r>
      <w:proofErr w:type="spellStart"/>
      <w:r w:rsidR="00BC1422" w:rsidRPr="00DB4626">
        <w:rPr>
          <w:szCs w:val="26"/>
        </w:rPr>
        <w:t>đồ</w:t>
      </w:r>
      <w:proofErr w:type="spellEnd"/>
      <w:r w:rsidR="00BC1422" w:rsidRPr="00DB4626">
        <w:rPr>
          <w:szCs w:val="26"/>
        </w:rPr>
        <w:t xml:space="preserve"> </w:t>
      </w:r>
      <w:proofErr w:type="spellStart"/>
      <w:r w:rsidR="00BC1422" w:rsidRPr="00DB4626">
        <w:rPr>
          <w:szCs w:val="26"/>
        </w:rPr>
        <w:t>mạch</w:t>
      </w:r>
      <w:proofErr w:type="spellEnd"/>
      <w:r w:rsidR="005A4E83" w:rsidRPr="00DB4626">
        <w:rPr>
          <w:szCs w:val="26"/>
        </w:rPr>
        <w:t xml:space="preserve">, </w:t>
      </w:r>
      <w:r w:rsidR="00C74281">
        <w:rPr>
          <w:szCs w:val="26"/>
          <w:lang w:val="vi-VN"/>
        </w:rPr>
        <w:t>nguyên lý hoạt động của mạch</w:t>
      </w:r>
      <w:r w:rsidR="005A4E83" w:rsidRPr="00DB4626">
        <w:rPr>
          <w:szCs w:val="26"/>
        </w:rPr>
        <w:t xml:space="preserve">, </w:t>
      </w:r>
      <w:proofErr w:type="spellStart"/>
      <w:r w:rsidR="00A17D9E" w:rsidRPr="00DB4626">
        <w:rPr>
          <w:szCs w:val="26"/>
        </w:rPr>
        <w:t>phân</w:t>
      </w:r>
      <w:proofErr w:type="spellEnd"/>
      <w:r w:rsidR="00A17D9E" w:rsidRPr="00DB4626">
        <w:rPr>
          <w:szCs w:val="26"/>
        </w:rPr>
        <w:t xml:space="preserve"> </w:t>
      </w:r>
      <w:proofErr w:type="spellStart"/>
      <w:r w:rsidR="00A17D9E" w:rsidRPr="00DB4626">
        <w:rPr>
          <w:szCs w:val="26"/>
        </w:rPr>
        <w:t>tích</w:t>
      </w:r>
      <w:proofErr w:type="spellEnd"/>
      <w:r w:rsidR="00BF5963">
        <w:rPr>
          <w:szCs w:val="26"/>
        </w:rPr>
        <w:t>.</w:t>
      </w:r>
      <w:r w:rsidR="00A17D9E" w:rsidRPr="00DB4626">
        <w:rPr>
          <w:szCs w:val="26"/>
        </w:rPr>
        <w:t xml:space="preserve"> </w:t>
      </w:r>
      <w:proofErr w:type="spellStart"/>
      <w:r w:rsidR="00A17D9E" w:rsidRPr="00DB4626">
        <w:rPr>
          <w:szCs w:val="26"/>
        </w:rPr>
        <w:t>chức</w:t>
      </w:r>
      <w:proofErr w:type="spellEnd"/>
      <w:r w:rsidR="00A17D9E" w:rsidRPr="00DB4626">
        <w:rPr>
          <w:szCs w:val="26"/>
        </w:rPr>
        <w:t xml:space="preserve"> </w:t>
      </w:r>
      <w:proofErr w:type="spellStart"/>
      <w:r w:rsidR="00A17D9E" w:rsidRPr="00DB4626">
        <w:rPr>
          <w:szCs w:val="26"/>
        </w:rPr>
        <w:t>năng</w:t>
      </w:r>
      <w:proofErr w:type="spellEnd"/>
      <w:r w:rsidR="00CA53E3">
        <w:rPr>
          <w:szCs w:val="26"/>
        </w:rPr>
        <w:t>.</w:t>
      </w:r>
    </w:p>
    <w:p w14:paraId="07E21D6E" w14:textId="097FBB30" w:rsidR="00147C6E" w:rsidRPr="00DB4626" w:rsidRDefault="00147C6E" w:rsidP="00747390">
      <w:pPr>
        <w:widowControl w:val="0"/>
        <w:spacing w:line="360" w:lineRule="auto"/>
        <w:ind w:firstLine="284"/>
        <w:jc w:val="both"/>
        <w:rPr>
          <w:szCs w:val="26"/>
        </w:rPr>
      </w:pPr>
      <w:proofErr w:type="spellStart"/>
      <w:r w:rsidRPr="00DB4626">
        <w:rPr>
          <w:szCs w:val="26"/>
        </w:rPr>
        <w:t>Chương</w:t>
      </w:r>
      <w:proofErr w:type="spellEnd"/>
      <w:r w:rsidRPr="00DB4626">
        <w:rPr>
          <w:szCs w:val="26"/>
        </w:rPr>
        <w:t xml:space="preserve"> 3</w:t>
      </w:r>
      <w:r w:rsidR="005A4E83" w:rsidRPr="00DB4626">
        <w:rPr>
          <w:szCs w:val="26"/>
        </w:rPr>
        <w:t xml:space="preserve">. </w:t>
      </w:r>
      <w:proofErr w:type="spellStart"/>
      <w:r w:rsidR="00A17D9E" w:rsidRPr="00DB4626">
        <w:rPr>
          <w:szCs w:val="26"/>
        </w:rPr>
        <w:t>Xây</w:t>
      </w:r>
      <w:proofErr w:type="spellEnd"/>
      <w:r w:rsidR="00A17D9E" w:rsidRPr="00DB4626">
        <w:rPr>
          <w:szCs w:val="26"/>
        </w:rPr>
        <w:t xml:space="preserve"> </w:t>
      </w:r>
      <w:proofErr w:type="spellStart"/>
      <w:r w:rsidR="00A17D9E" w:rsidRPr="00DB4626">
        <w:rPr>
          <w:szCs w:val="26"/>
        </w:rPr>
        <w:t>dựng</w:t>
      </w:r>
      <w:proofErr w:type="spellEnd"/>
      <w:r w:rsidR="00A17D9E" w:rsidRPr="00DB4626">
        <w:rPr>
          <w:szCs w:val="26"/>
        </w:rPr>
        <w:t xml:space="preserve"> ở </w:t>
      </w:r>
      <w:proofErr w:type="spellStart"/>
      <w:r w:rsidR="00A17D9E" w:rsidRPr="00DB4626">
        <w:rPr>
          <w:szCs w:val="26"/>
        </w:rPr>
        <w:t>chương</w:t>
      </w:r>
      <w:proofErr w:type="spellEnd"/>
      <w:r w:rsidR="00A17D9E" w:rsidRPr="00DB4626">
        <w:rPr>
          <w:szCs w:val="26"/>
        </w:rPr>
        <w:t xml:space="preserve"> </w:t>
      </w:r>
      <w:proofErr w:type="spellStart"/>
      <w:r w:rsidR="00A17D9E" w:rsidRPr="00DB4626">
        <w:rPr>
          <w:szCs w:val="26"/>
        </w:rPr>
        <w:t>này</w:t>
      </w:r>
      <w:proofErr w:type="spellEnd"/>
      <w:r w:rsidR="001651CF">
        <w:rPr>
          <w:szCs w:val="26"/>
        </w:rPr>
        <w:t>.</w:t>
      </w:r>
    </w:p>
    <w:p w14:paraId="088FAB1A" w14:textId="78764A67" w:rsidR="00147C6E" w:rsidRPr="00DB4626" w:rsidRDefault="00147C6E" w:rsidP="00747390">
      <w:pPr>
        <w:widowControl w:val="0"/>
        <w:spacing w:line="360" w:lineRule="auto"/>
        <w:ind w:firstLine="284"/>
        <w:jc w:val="both"/>
        <w:rPr>
          <w:szCs w:val="26"/>
        </w:rPr>
      </w:pPr>
      <w:proofErr w:type="spellStart"/>
      <w:r w:rsidRPr="00DB4626">
        <w:rPr>
          <w:szCs w:val="26"/>
        </w:rPr>
        <w:t>Cuối</w:t>
      </w:r>
      <w:proofErr w:type="spellEnd"/>
      <w:r w:rsidRPr="00DB4626">
        <w:rPr>
          <w:szCs w:val="26"/>
        </w:rPr>
        <w:t xml:space="preserve"> </w:t>
      </w:r>
      <w:proofErr w:type="spellStart"/>
      <w:r w:rsidRPr="00DB4626">
        <w:rPr>
          <w:szCs w:val="26"/>
        </w:rPr>
        <w:t>cùng</w:t>
      </w:r>
      <w:proofErr w:type="spellEnd"/>
      <w:r w:rsidRPr="00DB4626">
        <w:rPr>
          <w:szCs w:val="26"/>
        </w:rPr>
        <w:t xml:space="preserve"> </w:t>
      </w:r>
      <w:proofErr w:type="spellStart"/>
      <w:r w:rsidRPr="00DB4626">
        <w:rPr>
          <w:szCs w:val="26"/>
        </w:rPr>
        <w:t>là</w:t>
      </w:r>
      <w:proofErr w:type="spellEnd"/>
      <w:r w:rsidRPr="00DB4626">
        <w:rPr>
          <w:szCs w:val="26"/>
        </w:rPr>
        <w:t xml:space="preserve"> </w:t>
      </w:r>
      <w:proofErr w:type="spellStart"/>
      <w:r w:rsidRPr="00DB4626">
        <w:rPr>
          <w:i/>
          <w:szCs w:val="26"/>
        </w:rPr>
        <w:t>Kết</w:t>
      </w:r>
      <w:proofErr w:type="spellEnd"/>
      <w:r w:rsidRPr="00DB4626">
        <w:rPr>
          <w:i/>
          <w:szCs w:val="26"/>
        </w:rPr>
        <w:t xml:space="preserve"> </w:t>
      </w:r>
      <w:proofErr w:type="spellStart"/>
      <w:r w:rsidRPr="00DB4626">
        <w:rPr>
          <w:i/>
          <w:szCs w:val="26"/>
        </w:rPr>
        <w:t>luận</w:t>
      </w:r>
      <w:proofErr w:type="spellEnd"/>
      <w:r w:rsidR="005A4E83" w:rsidRPr="00DB4626">
        <w:rPr>
          <w:szCs w:val="26"/>
        </w:rPr>
        <w:t xml:space="preserve">, </w:t>
      </w:r>
      <w:r w:rsidRPr="00DB4626">
        <w:rPr>
          <w:i/>
          <w:szCs w:val="26"/>
        </w:rPr>
        <w:t xml:space="preserve">Tài </w:t>
      </w:r>
      <w:proofErr w:type="spellStart"/>
      <w:r w:rsidRPr="00DB4626">
        <w:rPr>
          <w:i/>
          <w:szCs w:val="26"/>
        </w:rPr>
        <w:t>liệu</w:t>
      </w:r>
      <w:proofErr w:type="spellEnd"/>
      <w:r w:rsidRPr="00DB4626">
        <w:rPr>
          <w:i/>
          <w:szCs w:val="26"/>
        </w:rPr>
        <w:t xml:space="preserve"> </w:t>
      </w:r>
      <w:proofErr w:type="spellStart"/>
      <w:r w:rsidRPr="00DB4626">
        <w:rPr>
          <w:i/>
          <w:szCs w:val="26"/>
        </w:rPr>
        <w:t>tham</w:t>
      </w:r>
      <w:proofErr w:type="spellEnd"/>
      <w:r w:rsidRPr="00DB4626">
        <w:rPr>
          <w:i/>
          <w:szCs w:val="26"/>
        </w:rPr>
        <w:t xml:space="preserve"> </w:t>
      </w:r>
      <w:proofErr w:type="spellStart"/>
      <w:r w:rsidRPr="00DB4626">
        <w:rPr>
          <w:i/>
          <w:szCs w:val="26"/>
        </w:rPr>
        <w:t>khảo</w:t>
      </w:r>
      <w:proofErr w:type="spellEnd"/>
      <w:r w:rsidRPr="00DB4626">
        <w:rPr>
          <w:szCs w:val="26"/>
        </w:rPr>
        <w:t xml:space="preserve"> </w:t>
      </w:r>
      <w:proofErr w:type="spellStart"/>
      <w:r w:rsidRPr="00DB4626">
        <w:rPr>
          <w:szCs w:val="26"/>
        </w:rPr>
        <w:t>và</w:t>
      </w:r>
      <w:proofErr w:type="spellEnd"/>
      <w:r w:rsidRPr="00DB4626">
        <w:rPr>
          <w:szCs w:val="26"/>
        </w:rPr>
        <w:t xml:space="preserve"> </w:t>
      </w:r>
      <w:proofErr w:type="spellStart"/>
      <w:r w:rsidRPr="00DB4626">
        <w:rPr>
          <w:i/>
          <w:szCs w:val="26"/>
        </w:rPr>
        <w:t>Phụ</w:t>
      </w:r>
      <w:proofErr w:type="spellEnd"/>
      <w:r w:rsidRPr="00DB4626">
        <w:rPr>
          <w:i/>
          <w:szCs w:val="26"/>
        </w:rPr>
        <w:t xml:space="preserve"> </w:t>
      </w:r>
      <w:proofErr w:type="spellStart"/>
      <w:r w:rsidRPr="00DB4626">
        <w:rPr>
          <w:i/>
          <w:szCs w:val="26"/>
        </w:rPr>
        <w:t>lục</w:t>
      </w:r>
      <w:proofErr w:type="spellEnd"/>
      <w:r w:rsidRPr="00DB4626">
        <w:rPr>
          <w:szCs w:val="26"/>
        </w:rPr>
        <w:t xml:space="preserve"> </w:t>
      </w:r>
      <w:proofErr w:type="spellStart"/>
      <w:r w:rsidRPr="00DB4626">
        <w:rPr>
          <w:szCs w:val="26"/>
        </w:rPr>
        <w:t>liên</w:t>
      </w:r>
      <w:proofErr w:type="spellEnd"/>
      <w:r w:rsidRPr="00DB4626">
        <w:rPr>
          <w:szCs w:val="26"/>
        </w:rPr>
        <w:t xml:space="preserve"> </w:t>
      </w:r>
      <w:proofErr w:type="spellStart"/>
      <w:r w:rsidRPr="00DB4626">
        <w:rPr>
          <w:szCs w:val="26"/>
        </w:rPr>
        <w:t>quan</w:t>
      </w:r>
      <w:proofErr w:type="spellEnd"/>
      <w:r w:rsidRPr="00DB4626">
        <w:rPr>
          <w:szCs w:val="26"/>
        </w:rPr>
        <w:t xml:space="preserve"> </w:t>
      </w:r>
      <w:proofErr w:type="spellStart"/>
      <w:r w:rsidRPr="00DB4626">
        <w:rPr>
          <w:szCs w:val="26"/>
        </w:rPr>
        <w:t>đến</w:t>
      </w:r>
      <w:proofErr w:type="spellEnd"/>
      <w:r w:rsidRPr="00DB4626">
        <w:rPr>
          <w:szCs w:val="26"/>
        </w:rPr>
        <w:t xml:space="preserve"> </w:t>
      </w:r>
      <w:proofErr w:type="spellStart"/>
      <w:r w:rsidRPr="00DB4626">
        <w:rPr>
          <w:szCs w:val="26"/>
        </w:rPr>
        <w:t>đề</w:t>
      </w:r>
      <w:proofErr w:type="spellEnd"/>
      <w:r w:rsidRPr="00DB4626">
        <w:rPr>
          <w:szCs w:val="26"/>
        </w:rPr>
        <w:t xml:space="preserve"> </w:t>
      </w:r>
      <w:proofErr w:type="spellStart"/>
      <w:r w:rsidRPr="00DB4626">
        <w:rPr>
          <w:szCs w:val="26"/>
        </w:rPr>
        <w:t>tài</w:t>
      </w:r>
      <w:proofErr w:type="spellEnd"/>
      <w:r w:rsidR="005A4E83" w:rsidRPr="00DB4626">
        <w:rPr>
          <w:szCs w:val="26"/>
        </w:rPr>
        <w:t xml:space="preserve">. </w:t>
      </w:r>
    </w:p>
    <w:p w14:paraId="6D115A4F" w14:textId="2FB6C42B" w:rsidR="00F424B2" w:rsidRPr="00DB4626" w:rsidRDefault="00F424B2" w:rsidP="00DB4626">
      <w:pPr>
        <w:widowControl w:val="0"/>
        <w:spacing w:line="360" w:lineRule="auto"/>
        <w:ind w:firstLine="567"/>
        <w:jc w:val="both"/>
        <w:rPr>
          <w:szCs w:val="26"/>
        </w:rPr>
      </w:pPr>
    </w:p>
    <w:p w14:paraId="119071D4" w14:textId="5E331CDD" w:rsidR="00F424B2" w:rsidRPr="00DB4626" w:rsidRDefault="00F424B2" w:rsidP="00DB4626">
      <w:pPr>
        <w:widowControl w:val="0"/>
        <w:spacing w:line="360" w:lineRule="auto"/>
        <w:ind w:firstLine="567"/>
        <w:jc w:val="both"/>
        <w:rPr>
          <w:szCs w:val="26"/>
        </w:rPr>
      </w:pPr>
    </w:p>
    <w:p w14:paraId="69E737C1" w14:textId="52BC94F4" w:rsidR="00F424B2" w:rsidRPr="00DB4626" w:rsidRDefault="00F424B2" w:rsidP="00DB4626">
      <w:pPr>
        <w:widowControl w:val="0"/>
        <w:spacing w:line="360" w:lineRule="auto"/>
        <w:ind w:firstLine="567"/>
        <w:jc w:val="both"/>
        <w:rPr>
          <w:szCs w:val="26"/>
        </w:rPr>
      </w:pPr>
    </w:p>
    <w:p w14:paraId="27AB3586" w14:textId="729292CC" w:rsidR="00F424B2" w:rsidRPr="00DB4626" w:rsidRDefault="00F424B2" w:rsidP="00DB4626">
      <w:pPr>
        <w:widowControl w:val="0"/>
        <w:spacing w:line="360" w:lineRule="auto"/>
        <w:ind w:firstLine="567"/>
        <w:jc w:val="both"/>
        <w:rPr>
          <w:szCs w:val="26"/>
        </w:rPr>
      </w:pPr>
    </w:p>
    <w:p w14:paraId="7C16A29A" w14:textId="08BB75A8" w:rsidR="00CB0A24" w:rsidRDefault="00CB0A24">
      <w:pPr>
        <w:spacing w:after="160" w:line="259" w:lineRule="auto"/>
        <w:rPr>
          <w:szCs w:val="26"/>
        </w:rPr>
      </w:pPr>
      <w:r>
        <w:rPr>
          <w:szCs w:val="26"/>
        </w:rPr>
        <w:br w:type="page"/>
      </w:r>
    </w:p>
    <w:p w14:paraId="51C6C8A9" w14:textId="59597F53" w:rsidR="00E50A85" w:rsidRDefault="00152D8A" w:rsidP="00E50A85">
      <w:pPr>
        <w:pStyle w:val="Heading1"/>
        <w:numPr>
          <w:ilvl w:val="0"/>
          <w:numId w:val="30"/>
        </w:numPr>
        <w:spacing w:line="360" w:lineRule="auto"/>
        <w:rPr>
          <w:lang w:val="vi-VN"/>
        </w:rPr>
      </w:pPr>
      <w:bookmarkStart w:id="99" w:name="_Toc6688602"/>
      <w:bookmarkStart w:id="100" w:name="_Toc7253368"/>
      <w:bookmarkStart w:id="101" w:name="_Toc7978875"/>
      <w:bookmarkStart w:id="102" w:name="_Toc8806001"/>
      <w:bookmarkStart w:id="103" w:name="_Toc9016568"/>
      <w:bookmarkStart w:id="104" w:name="_Toc67480309"/>
      <w:bookmarkStart w:id="105" w:name="_Toc119329306"/>
      <w:bookmarkStart w:id="106" w:name="_Toc122707906"/>
      <w:bookmarkStart w:id="107" w:name="_Toc122777673"/>
      <w:bookmarkStart w:id="108" w:name="_Hlk117770342"/>
      <w:bookmarkEnd w:id="97"/>
      <w:bookmarkEnd w:id="98"/>
      <w:r w:rsidRPr="00DB4626">
        <w:lastRenderedPageBreak/>
        <w:t xml:space="preserve">TỔNG QUAN VỀ </w:t>
      </w:r>
      <w:bookmarkEnd w:id="99"/>
      <w:bookmarkEnd w:id="100"/>
      <w:bookmarkEnd w:id="101"/>
      <w:bookmarkEnd w:id="102"/>
      <w:bookmarkEnd w:id="103"/>
      <w:bookmarkEnd w:id="104"/>
      <w:bookmarkEnd w:id="105"/>
      <w:bookmarkEnd w:id="106"/>
      <w:r w:rsidR="00011054">
        <w:t>ĐỀ TÀI</w:t>
      </w:r>
      <w:bookmarkEnd w:id="107"/>
    </w:p>
    <w:p w14:paraId="2EA7C4CD" w14:textId="0A7409BC" w:rsidR="00011054" w:rsidRDefault="00011054" w:rsidP="00CA53E3">
      <w:pPr>
        <w:pStyle w:val="Heading2"/>
        <w:spacing w:line="360" w:lineRule="auto"/>
      </w:pPr>
      <w:bookmarkStart w:id="109" w:name="_Toc122777674"/>
      <w:bookmarkStart w:id="110" w:name="_Toc122707907"/>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proofErr w:type="spellStart"/>
      <w:r>
        <w:t>đề</w:t>
      </w:r>
      <w:proofErr w:type="spellEnd"/>
      <w:r>
        <w:t xml:space="preserve"> </w:t>
      </w:r>
      <w:proofErr w:type="spellStart"/>
      <w:r>
        <w:t>tài</w:t>
      </w:r>
      <w:bookmarkEnd w:id="109"/>
      <w:proofErr w:type="spellEnd"/>
    </w:p>
    <w:p w14:paraId="20A62DD7" w14:textId="47B84629" w:rsidR="00011054" w:rsidRDefault="00011054" w:rsidP="00CA53E3">
      <w:pPr>
        <w:pStyle w:val="Heading3"/>
        <w:spacing w:line="360" w:lineRule="auto"/>
      </w:pPr>
      <w:bookmarkStart w:id="111" w:name="_Toc122777675"/>
      <w:proofErr w:type="spellStart"/>
      <w:r>
        <w:t>Đặt</w:t>
      </w:r>
      <w:proofErr w:type="spellEnd"/>
      <w:r>
        <w:t xml:space="preserve"> </w:t>
      </w:r>
      <w:proofErr w:type="spellStart"/>
      <w:r>
        <w:t>vấn</w:t>
      </w:r>
      <w:proofErr w:type="spellEnd"/>
      <w:r>
        <w:t xml:space="preserve"> </w:t>
      </w:r>
      <w:proofErr w:type="spellStart"/>
      <w:r>
        <w:t>đề</w:t>
      </w:r>
      <w:bookmarkEnd w:id="111"/>
      <w:proofErr w:type="spellEnd"/>
    </w:p>
    <w:p w14:paraId="03687475" w14:textId="768147C3" w:rsidR="00011054" w:rsidRDefault="00011054" w:rsidP="00CA53E3">
      <w:pPr>
        <w:spacing w:line="360" w:lineRule="auto"/>
        <w:ind w:firstLine="284"/>
        <w:jc w:val="both"/>
      </w:pPr>
      <w:r>
        <w:t xml:space="preserve">Internet of Things </w:t>
      </w:r>
      <w:proofErr w:type="spellStart"/>
      <w:r>
        <w:t>là</w:t>
      </w:r>
      <w:proofErr w:type="spellEnd"/>
      <w:r>
        <w:t xml:space="preserve"> </w:t>
      </w:r>
      <w:proofErr w:type="spellStart"/>
      <w:r>
        <w:t>một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cốt</w:t>
      </w:r>
      <w:proofErr w:type="spellEnd"/>
      <w:r>
        <w:t xml:space="preserve"> </w:t>
      </w:r>
      <w:proofErr w:type="spellStart"/>
      <w:r>
        <w:t>lõi</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cuộc</w:t>
      </w:r>
      <w:proofErr w:type="spellEnd"/>
      <w:r>
        <w:t xml:space="preserve"> </w:t>
      </w:r>
      <w:proofErr w:type="spellStart"/>
      <w:r>
        <w:t>cách</w:t>
      </w:r>
      <w:proofErr w:type="spellEnd"/>
      <w:r>
        <w:t xml:space="preserve"> </w:t>
      </w:r>
      <w:proofErr w:type="spellStart"/>
      <w:r>
        <w:t>mạng</w:t>
      </w:r>
      <w:proofErr w:type="spellEnd"/>
      <w:r>
        <w:t xml:space="preserve"> </w:t>
      </w:r>
      <w:proofErr w:type="spellStart"/>
      <w:r>
        <w:t>công</w:t>
      </w:r>
      <w:proofErr w:type="spellEnd"/>
      <w:r>
        <w:t xml:space="preserve"> </w:t>
      </w:r>
      <w:proofErr w:type="spellStart"/>
      <w:r w:rsidR="009B3E21">
        <w:t>nghiệp</w:t>
      </w:r>
      <w:proofErr w:type="spellEnd"/>
      <w:r w:rsidR="009B3E21">
        <w:t xml:space="preserve"> 4.0. Internet of Things (IoT) </w:t>
      </w:r>
      <w:proofErr w:type="spellStart"/>
      <w:r w:rsidR="009B3E21">
        <w:t>là</w:t>
      </w:r>
      <w:proofErr w:type="spellEnd"/>
      <w:r w:rsidR="009B3E21">
        <w:t xml:space="preserve"> </w:t>
      </w:r>
      <w:proofErr w:type="spellStart"/>
      <w:r w:rsidR="009B3E21">
        <w:t>một</w:t>
      </w:r>
      <w:proofErr w:type="spellEnd"/>
      <w:r w:rsidR="009B3E21">
        <w:t xml:space="preserve"> </w:t>
      </w:r>
      <w:proofErr w:type="spellStart"/>
      <w:r w:rsidR="009B3E21">
        <w:t>mạng</w:t>
      </w:r>
      <w:proofErr w:type="spellEnd"/>
      <w:r w:rsidR="009B3E21">
        <w:t xml:space="preserve"> </w:t>
      </w:r>
      <w:proofErr w:type="spellStart"/>
      <w:r w:rsidR="009B3E21">
        <w:t>gồm</w:t>
      </w:r>
      <w:proofErr w:type="spellEnd"/>
      <w:r w:rsidR="009B3E21">
        <w:t xml:space="preserve"> </w:t>
      </w:r>
      <w:proofErr w:type="spellStart"/>
      <w:r w:rsidR="009B3E21">
        <w:t>các</w:t>
      </w:r>
      <w:proofErr w:type="spellEnd"/>
      <w:r w:rsidR="009B3E21">
        <w:t xml:space="preserve"> </w:t>
      </w:r>
      <w:proofErr w:type="spellStart"/>
      <w:r w:rsidR="009B3E21">
        <w:t>hệ</w:t>
      </w:r>
      <w:proofErr w:type="spellEnd"/>
      <w:r w:rsidR="009B3E21">
        <w:t xml:space="preserve"> </w:t>
      </w:r>
      <w:proofErr w:type="spellStart"/>
      <w:r w:rsidR="009B3E21">
        <w:t>thống</w:t>
      </w:r>
      <w:proofErr w:type="spellEnd"/>
      <w:r w:rsidR="009B3E21">
        <w:t xml:space="preserve"> </w:t>
      </w:r>
      <w:proofErr w:type="spellStart"/>
      <w:r w:rsidR="009B3E21">
        <w:t>nhúng</w:t>
      </w:r>
      <w:proofErr w:type="spellEnd"/>
      <w:r w:rsidR="009B3E21">
        <w:t xml:space="preserve"> (</w:t>
      </w:r>
      <w:proofErr w:type="spellStart"/>
      <w:r w:rsidR="009B3E21">
        <w:t>thiết</w:t>
      </w:r>
      <w:proofErr w:type="spellEnd"/>
      <w:r w:rsidR="009B3E21">
        <w:t xml:space="preserve"> </w:t>
      </w:r>
      <w:proofErr w:type="spellStart"/>
      <w:r w:rsidR="009B3E21">
        <w:t>bị</w:t>
      </w:r>
      <w:proofErr w:type="spellEnd"/>
      <w:r w:rsidR="009B3E21">
        <w:t xml:space="preserve">) </w:t>
      </w:r>
      <w:proofErr w:type="spellStart"/>
      <w:r w:rsidR="009B3E21">
        <w:t>có</w:t>
      </w:r>
      <w:proofErr w:type="spellEnd"/>
      <w:r w:rsidR="009B3E21">
        <w:t xml:space="preserve"> </w:t>
      </w:r>
      <w:proofErr w:type="spellStart"/>
      <w:r w:rsidR="009B3E21">
        <w:t>kết</w:t>
      </w:r>
      <w:proofErr w:type="spellEnd"/>
      <w:r w:rsidR="009B3E21">
        <w:t xml:space="preserve"> </w:t>
      </w:r>
      <w:proofErr w:type="spellStart"/>
      <w:r w:rsidR="009B3E21">
        <w:t>nối</w:t>
      </w:r>
      <w:proofErr w:type="spellEnd"/>
      <w:r w:rsidR="009B3E21">
        <w:t xml:space="preserve"> </w:t>
      </w:r>
      <w:proofErr w:type="spellStart"/>
      <w:r w:rsidR="009B3E21">
        <w:t>với</w:t>
      </w:r>
      <w:proofErr w:type="spellEnd"/>
      <w:r w:rsidR="009B3E21">
        <w:t xml:space="preserve"> internet, </w:t>
      </w:r>
      <w:proofErr w:type="spellStart"/>
      <w:r w:rsidR="009B3E21">
        <w:t>cho</w:t>
      </w:r>
      <w:proofErr w:type="spellEnd"/>
      <w:r w:rsidR="009B3E21">
        <w:t xml:space="preserve"> </w:t>
      </w:r>
      <w:proofErr w:type="spellStart"/>
      <w:r w:rsidR="009B3E21">
        <w:t>phép</w:t>
      </w:r>
      <w:proofErr w:type="spellEnd"/>
      <w:r w:rsidR="009B3E21">
        <w:t xml:space="preserve"> </w:t>
      </w:r>
      <w:proofErr w:type="spellStart"/>
      <w:r w:rsidR="009B3E21">
        <w:t>chúng</w:t>
      </w:r>
      <w:proofErr w:type="spellEnd"/>
      <w:r w:rsidR="009B3E21">
        <w:t xml:space="preserve"> </w:t>
      </w:r>
      <w:proofErr w:type="spellStart"/>
      <w:r w:rsidR="009B3E21">
        <w:t>kết</w:t>
      </w:r>
      <w:proofErr w:type="spellEnd"/>
      <w:r w:rsidR="009B3E21">
        <w:t xml:space="preserve"> </w:t>
      </w:r>
      <w:proofErr w:type="spellStart"/>
      <w:r w:rsidR="009B3E21">
        <w:t>nối</w:t>
      </w:r>
      <w:proofErr w:type="spellEnd"/>
      <w:r w:rsidR="009B3E21">
        <w:t xml:space="preserve"> </w:t>
      </w:r>
      <w:proofErr w:type="spellStart"/>
      <w:r w:rsidR="009B3E21">
        <w:t>và</w:t>
      </w:r>
      <w:proofErr w:type="spellEnd"/>
      <w:r w:rsidR="009B3E21">
        <w:t xml:space="preserve"> </w:t>
      </w:r>
      <w:proofErr w:type="spellStart"/>
      <w:r w:rsidR="009B3E21">
        <w:t>tương</w:t>
      </w:r>
      <w:proofErr w:type="spellEnd"/>
      <w:r w:rsidR="009B3E21">
        <w:t xml:space="preserve"> </w:t>
      </w:r>
      <w:proofErr w:type="spellStart"/>
      <w:r w:rsidR="009B3E21">
        <w:t>tác</w:t>
      </w:r>
      <w:proofErr w:type="spellEnd"/>
      <w:r w:rsidR="009B3E21">
        <w:t xml:space="preserve"> </w:t>
      </w:r>
      <w:proofErr w:type="spellStart"/>
      <w:r w:rsidR="009B3E21">
        <w:t>với</w:t>
      </w:r>
      <w:proofErr w:type="spellEnd"/>
      <w:r w:rsidR="009B3E21">
        <w:t xml:space="preserve"> </w:t>
      </w:r>
      <w:proofErr w:type="spellStart"/>
      <w:r w:rsidR="009B3E21">
        <w:t>các</w:t>
      </w:r>
      <w:proofErr w:type="spellEnd"/>
      <w:r w:rsidR="009B3E21">
        <w:t xml:space="preserve"> </w:t>
      </w:r>
      <w:proofErr w:type="spellStart"/>
      <w:r w:rsidR="009B3E21">
        <w:t>thiết</w:t>
      </w:r>
      <w:proofErr w:type="spellEnd"/>
      <w:r w:rsidR="009B3E21">
        <w:t xml:space="preserve"> </w:t>
      </w:r>
      <w:proofErr w:type="spellStart"/>
      <w:r w:rsidR="009B3E21">
        <w:t>bị</w:t>
      </w:r>
      <w:proofErr w:type="spellEnd"/>
      <w:r w:rsidR="009B3E21">
        <w:t xml:space="preserve"> </w:t>
      </w:r>
      <w:proofErr w:type="spellStart"/>
      <w:r w:rsidR="009B3E21">
        <w:t>nhúng</w:t>
      </w:r>
      <w:proofErr w:type="spellEnd"/>
      <w:r w:rsidR="009B3E21">
        <w:t xml:space="preserve"> </w:t>
      </w:r>
      <w:proofErr w:type="spellStart"/>
      <w:r w:rsidR="009B3E21">
        <w:t>khác</w:t>
      </w:r>
      <w:proofErr w:type="spellEnd"/>
      <w:r w:rsidR="009B3E21">
        <w:t xml:space="preserve">, </w:t>
      </w:r>
      <w:proofErr w:type="spellStart"/>
      <w:r w:rsidR="009B3E21">
        <w:t>dịch</w:t>
      </w:r>
      <w:proofErr w:type="spellEnd"/>
      <w:r w:rsidR="009B3E21">
        <w:t xml:space="preserve"> </w:t>
      </w:r>
      <w:proofErr w:type="spellStart"/>
      <w:r w:rsidR="009B3E21">
        <w:t>vụ</w:t>
      </w:r>
      <w:proofErr w:type="spellEnd"/>
      <w:r w:rsidR="009B3E21">
        <w:t xml:space="preserve"> </w:t>
      </w:r>
      <w:proofErr w:type="spellStart"/>
      <w:r w:rsidR="009B3E21">
        <w:t>và</w:t>
      </w:r>
      <w:proofErr w:type="spellEnd"/>
      <w:r w:rsidR="009B3E21">
        <w:t xml:space="preserve"> con </w:t>
      </w:r>
      <w:proofErr w:type="spellStart"/>
      <w:r w:rsidR="009B3E21">
        <w:t>người</w:t>
      </w:r>
      <w:proofErr w:type="spellEnd"/>
      <w:r w:rsidR="009B3E21">
        <w:t xml:space="preserve"> </w:t>
      </w:r>
      <w:proofErr w:type="spellStart"/>
      <w:r w:rsidR="009B3E21">
        <w:t>trên</w:t>
      </w:r>
      <w:proofErr w:type="spellEnd"/>
      <w:r w:rsidR="009B3E21">
        <w:t xml:space="preserve"> </w:t>
      </w:r>
      <w:proofErr w:type="spellStart"/>
      <w:r w:rsidR="009B3E21">
        <w:t>quy</w:t>
      </w:r>
      <w:proofErr w:type="spellEnd"/>
      <w:r w:rsidR="009B3E21">
        <w:t xml:space="preserve"> </w:t>
      </w:r>
      <w:proofErr w:type="spellStart"/>
      <w:r w:rsidR="009B3E21">
        <w:t>mô</w:t>
      </w:r>
      <w:proofErr w:type="spellEnd"/>
      <w:r w:rsidR="009B3E21">
        <w:t xml:space="preserve"> </w:t>
      </w:r>
      <w:proofErr w:type="spellStart"/>
      <w:r w:rsidR="009B3E21">
        <w:t>lớn</w:t>
      </w:r>
      <w:proofErr w:type="spellEnd"/>
      <w:r w:rsidR="009B3E21">
        <w:t xml:space="preserve">. IoT </w:t>
      </w:r>
      <w:proofErr w:type="spellStart"/>
      <w:r w:rsidR="009B3E21">
        <w:t>được</w:t>
      </w:r>
      <w:proofErr w:type="spellEnd"/>
      <w:r w:rsidR="009B3E21">
        <w:t xml:space="preserve"> </w:t>
      </w:r>
      <w:proofErr w:type="spellStart"/>
      <w:r w:rsidR="009B3E21">
        <w:t>ứng</w:t>
      </w:r>
      <w:proofErr w:type="spellEnd"/>
      <w:r w:rsidR="009B3E21">
        <w:t xml:space="preserve"> </w:t>
      </w:r>
      <w:proofErr w:type="spellStart"/>
      <w:r w:rsidR="009B3E21">
        <w:t>dụng</w:t>
      </w:r>
      <w:proofErr w:type="spellEnd"/>
      <w:r w:rsidR="009B3E21">
        <w:t xml:space="preserve"> </w:t>
      </w:r>
      <w:proofErr w:type="spellStart"/>
      <w:r w:rsidR="009B3E21">
        <w:t>phổ</w:t>
      </w:r>
      <w:proofErr w:type="spellEnd"/>
      <w:r w:rsidR="009B3E21">
        <w:t xml:space="preserve"> </w:t>
      </w:r>
      <w:proofErr w:type="spellStart"/>
      <w:r w:rsidR="009B3E21">
        <w:t>biến</w:t>
      </w:r>
      <w:proofErr w:type="spellEnd"/>
      <w:r w:rsidR="009B3E21">
        <w:t xml:space="preserve"> </w:t>
      </w:r>
      <w:proofErr w:type="spellStart"/>
      <w:r w:rsidR="009B3E21">
        <w:t>trong</w:t>
      </w:r>
      <w:proofErr w:type="spellEnd"/>
      <w:r w:rsidR="009B3E21">
        <w:t xml:space="preserve"> </w:t>
      </w:r>
      <w:proofErr w:type="spellStart"/>
      <w:r w:rsidR="009B3E21">
        <w:t>hệ</w:t>
      </w:r>
      <w:proofErr w:type="spellEnd"/>
      <w:r w:rsidR="009B3E21">
        <w:t xml:space="preserve"> </w:t>
      </w:r>
      <w:proofErr w:type="spellStart"/>
      <w:r w:rsidR="009B3E21">
        <w:t>thống</w:t>
      </w:r>
      <w:proofErr w:type="spellEnd"/>
      <w:r w:rsidR="009B3E21">
        <w:t xml:space="preserve"> </w:t>
      </w:r>
      <w:proofErr w:type="spellStart"/>
      <w:r w:rsidR="009B3E21">
        <w:t>nhà</w:t>
      </w:r>
      <w:proofErr w:type="spellEnd"/>
      <w:r w:rsidR="009B3E21">
        <w:t xml:space="preserve"> </w:t>
      </w:r>
      <w:proofErr w:type="spellStart"/>
      <w:r w:rsidR="009B3E21">
        <w:t>thông</w:t>
      </w:r>
      <w:proofErr w:type="spellEnd"/>
      <w:r w:rsidR="009B3E21">
        <w:t xml:space="preserve"> </w:t>
      </w:r>
      <w:proofErr w:type="spellStart"/>
      <w:r w:rsidR="009B3E21">
        <w:t>minh</w:t>
      </w:r>
      <w:proofErr w:type="spellEnd"/>
      <w:r w:rsidR="009B3E21">
        <w:t xml:space="preserve"> </w:t>
      </w:r>
      <w:proofErr w:type="spellStart"/>
      <w:r w:rsidR="009B3E21">
        <w:t>liên</w:t>
      </w:r>
      <w:proofErr w:type="spellEnd"/>
      <w:r w:rsidR="009B3E21">
        <w:t xml:space="preserve"> </w:t>
      </w:r>
      <w:proofErr w:type="spellStart"/>
      <w:r w:rsidR="009B3E21">
        <w:t>quan</w:t>
      </w:r>
      <w:proofErr w:type="spellEnd"/>
      <w:r w:rsidR="009B3E21">
        <w:t xml:space="preserve"> </w:t>
      </w:r>
      <w:proofErr w:type="spellStart"/>
      <w:r w:rsidR="009B3E21">
        <w:t>đến</w:t>
      </w:r>
      <w:proofErr w:type="spellEnd"/>
      <w:r w:rsidR="009B3E21">
        <w:t xml:space="preserve"> an </w:t>
      </w:r>
      <w:proofErr w:type="spellStart"/>
      <w:r w:rsidR="009B3E21">
        <w:t>ninh</w:t>
      </w:r>
      <w:proofErr w:type="spellEnd"/>
      <w:r w:rsidR="009B3E21">
        <w:t xml:space="preserve">, </w:t>
      </w:r>
      <w:proofErr w:type="spellStart"/>
      <w:r w:rsidR="009B3E21">
        <w:t>tiết</w:t>
      </w:r>
      <w:proofErr w:type="spellEnd"/>
      <w:r w:rsidR="009B3E21">
        <w:t xml:space="preserve"> </w:t>
      </w:r>
      <w:proofErr w:type="spellStart"/>
      <w:r w:rsidR="009B3E21">
        <w:t>kiệm</w:t>
      </w:r>
      <w:proofErr w:type="spellEnd"/>
      <w:r w:rsidR="009B3E21">
        <w:t xml:space="preserve"> </w:t>
      </w:r>
      <w:proofErr w:type="spellStart"/>
      <w:r w:rsidR="009B3E21">
        <w:t>năng</w:t>
      </w:r>
      <w:proofErr w:type="spellEnd"/>
      <w:r w:rsidR="009B3E21">
        <w:t xml:space="preserve"> </w:t>
      </w:r>
      <w:proofErr w:type="spellStart"/>
      <w:r w:rsidR="009B3E21">
        <w:t>lượng</w:t>
      </w:r>
      <w:proofErr w:type="spellEnd"/>
      <w:r w:rsidR="009B3E21">
        <w:t xml:space="preserve">, </w:t>
      </w:r>
      <w:proofErr w:type="spellStart"/>
      <w:r w:rsidR="009B3E21">
        <w:t>chăm</w:t>
      </w:r>
      <w:proofErr w:type="spellEnd"/>
      <w:r w:rsidR="009B3E21">
        <w:t xml:space="preserve"> </w:t>
      </w:r>
      <w:proofErr w:type="spellStart"/>
      <w:r w:rsidR="009B3E21">
        <w:t>sóc</w:t>
      </w:r>
      <w:proofErr w:type="spellEnd"/>
      <w:r w:rsidR="009B3E21">
        <w:t xml:space="preserve"> </w:t>
      </w:r>
      <w:proofErr w:type="spellStart"/>
      <w:r w:rsidR="009B3E21">
        <w:t>sức</w:t>
      </w:r>
      <w:proofErr w:type="spellEnd"/>
      <w:r w:rsidR="009B3E21">
        <w:t xml:space="preserve"> </w:t>
      </w:r>
      <w:proofErr w:type="spellStart"/>
      <w:r w:rsidR="009B3E21">
        <w:t>khỏe</w:t>
      </w:r>
      <w:proofErr w:type="spellEnd"/>
      <w:r w:rsidR="00F81FBF">
        <w:t xml:space="preserve">, </w:t>
      </w:r>
      <w:proofErr w:type="spellStart"/>
      <w:r w:rsidR="00F81FBF">
        <w:t>sự</w:t>
      </w:r>
      <w:proofErr w:type="spellEnd"/>
      <w:r w:rsidR="00F81FBF">
        <w:t xml:space="preserve"> </w:t>
      </w:r>
      <w:proofErr w:type="spellStart"/>
      <w:r w:rsidR="00F81FBF">
        <w:t>hiện</w:t>
      </w:r>
      <w:proofErr w:type="spellEnd"/>
      <w:r w:rsidR="00F81FBF">
        <w:t xml:space="preserve"> </w:t>
      </w:r>
      <w:proofErr w:type="spellStart"/>
      <w:r w:rsidR="00F81FBF">
        <w:t>đại</w:t>
      </w:r>
      <w:proofErr w:type="spellEnd"/>
      <w:r w:rsidR="00F81FBF">
        <w:t xml:space="preserve">, </w:t>
      </w:r>
      <w:proofErr w:type="spellStart"/>
      <w:r w:rsidR="00F81FBF">
        <w:t>cải</w:t>
      </w:r>
      <w:proofErr w:type="spellEnd"/>
      <w:r w:rsidR="00F81FBF">
        <w:t xml:space="preserve"> </w:t>
      </w:r>
      <w:proofErr w:type="spellStart"/>
      <w:r w:rsidR="00F81FBF">
        <w:t>thiện</w:t>
      </w:r>
      <w:proofErr w:type="spellEnd"/>
      <w:r w:rsidR="00F81FBF">
        <w:t xml:space="preserve"> </w:t>
      </w:r>
      <w:proofErr w:type="spellStart"/>
      <w:r w:rsidR="00F81FBF">
        <w:t>chất</w:t>
      </w:r>
      <w:proofErr w:type="spellEnd"/>
      <w:r w:rsidR="00F81FBF">
        <w:t xml:space="preserve"> </w:t>
      </w:r>
      <w:proofErr w:type="spellStart"/>
      <w:r w:rsidR="00F81FBF">
        <w:t>lượng</w:t>
      </w:r>
      <w:proofErr w:type="spellEnd"/>
      <w:r w:rsidR="00F81FBF">
        <w:t xml:space="preserve"> </w:t>
      </w:r>
      <w:proofErr w:type="spellStart"/>
      <w:r w:rsidR="00F81FBF">
        <w:t>cuộc</w:t>
      </w:r>
      <w:proofErr w:type="spellEnd"/>
      <w:r w:rsidR="00F81FBF">
        <w:t xml:space="preserve"> </w:t>
      </w:r>
      <w:proofErr w:type="spellStart"/>
      <w:r w:rsidR="00F81FBF">
        <w:t>sống</w:t>
      </w:r>
      <w:proofErr w:type="spellEnd"/>
      <w:r w:rsidR="00F81FBF">
        <w:t>.</w:t>
      </w:r>
    </w:p>
    <w:p w14:paraId="58AAF907" w14:textId="5D6A7089" w:rsidR="00F81FBF" w:rsidRDefault="00F81FBF" w:rsidP="00CA53E3">
      <w:pPr>
        <w:pStyle w:val="Heading3"/>
        <w:spacing w:line="360" w:lineRule="auto"/>
        <w:jc w:val="both"/>
      </w:pPr>
      <w:bookmarkStart w:id="112" w:name="_Toc122777676"/>
      <w:r>
        <w:t xml:space="preserve">Ý </w:t>
      </w:r>
      <w:proofErr w:type="spellStart"/>
      <w:r>
        <w:t>tưởng</w:t>
      </w:r>
      <w:bookmarkEnd w:id="112"/>
      <w:proofErr w:type="spellEnd"/>
    </w:p>
    <w:p w14:paraId="1C991BDB" w14:textId="4C258928" w:rsidR="00D82BE7" w:rsidRPr="00F81FBF" w:rsidRDefault="00F81FBF" w:rsidP="00CA53E3">
      <w:pPr>
        <w:spacing w:line="360" w:lineRule="auto"/>
        <w:ind w:firstLine="284"/>
        <w:jc w:val="both"/>
      </w:pPr>
      <w:r>
        <w:t xml:space="preserve">Nhằm </w:t>
      </w:r>
      <w:proofErr w:type="spellStart"/>
      <w:r>
        <w:t>mục</w:t>
      </w:r>
      <w:proofErr w:type="spellEnd"/>
      <w:r>
        <w:t xml:space="preserve"> </w:t>
      </w:r>
      <w:proofErr w:type="spellStart"/>
      <w:r>
        <w:t>đích</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năng</w:t>
      </w:r>
      <w:proofErr w:type="spellEnd"/>
      <w:r>
        <w:t xml:space="preserve"> </w:t>
      </w:r>
      <w:proofErr w:type="spellStart"/>
      <w:r>
        <w:t>lượng</w:t>
      </w:r>
      <w:proofErr w:type="spellEnd"/>
      <w:r>
        <w:t xml:space="preserve"> </w:t>
      </w:r>
      <w:proofErr w:type="spellStart"/>
      <w:r>
        <w:t>điện</w:t>
      </w:r>
      <w:proofErr w:type="spellEnd"/>
      <w:r>
        <w:t xml:space="preserve">, </w:t>
      </w:r>
      <w:proofErr w:type="spellStart"/>
      <w:r>
        <w:t>và</w:t>
      </w:r>
      <w:proofErr w:type="spellEnd"/>
      <w:r>
        <w:t xml:space="preserve"> </w:t>
      </w:r>
      <w:proofErr w:type="spellStart"/>
      <w:r>
        <w:t>tăng</w:t>
      </w:r>
      <w:proofErr w:type="spellEnd"/>
      <w:r>
        <w:t xml:space="preserve"> </w:t>
      </w:r>
      <w:proofErr w:type="spellStart"/>
      <w:r>
        <w:t>tính</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trong</w:t>
      </w:r>
      <w:proofErr w:type="spellEnd"/>
      <w:r>
        <w:t xml:space="preserve"> </w:t>
      </w:r>
      <w:proofErr w:type="spellStart"/>
      <w:r>
        <w:t>mỗi</w:t>
      </w:r>
      <w:proofErr w:type="spellEnd"/>
      <w:r>
        <w:t xml:space="preserve"> </w:t>
      </w:r>
      <w:proofErr w:type="spellStart"/>
      <w:r>
        <w:t>ngôi</w:t>
      </w:r>
      <w:proofErr w:type="spellEnd"/>
      <w:r>
        <w:t xml:space="preserve"> </w:t>
      </w:r>
      <w:proofErr w:type="spellStart"/>
      <w:r>
        <w:t>nhà</w:t>
      </w:r>
      <w:proofErr w:type="spellEnd"/>
      <w:r>
        <w:t xml:space="preserve">, </w:t>
      </w:r>
      <w:proofErr w:type="spellStart"/>
      <w:r>
        <w:t>nhóm</w:t>
      </w:r>
      <w:proofErr w:type="spellEnd"/>
      <w:r>
        <w:t xml:space="preserve"> </w:t>
      </w:r>
      <w:proofErr w:type="spellStart"/>
      <w:r>
        <w:t>đặt</w:t>
      </w:r>
      <w:proofErr w:type="spellEnd"/>
      <w:r>
        <w:t xml:space="preserve"> </w:t>
      </w:r>
      <w:proofErr w:type="spellStart"/>
      <w:r>
        <w:t>ra</w:t>
      </w:r>
      <w:proofErr w:type="spellEnd"/>
      <w:r>
        <w:t xml:space="preserve"> ý </w:t>
      </w:r>
      <w:proofErr w:type="spellStart"/>
      <w:r>
        <w:t>tưởng</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cho</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làm</w:t>
      </w:r>
      <w:proofErr w:type="spellEnd"/>
      <w:r>
        <w:t xml:space="preserve"> </w:t>
      </w:r>
      <w:proofErr w:type="spellStart"/>
      <w:r>
        <w:t>mát</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làm</w:t>
      </w:r>
      <w:proofErr w:type="spellEnd"/>
      <w:r>
        <w:t xml:space="preserve"> </w:t>
      </w:r>
      <w:proofErr w:type="spellStart"/>
      <w:r>
        <w:t>mát</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bật</w:t>
      </w:r>
      <w:proofErr w:type="spellEnd"/>
      <w:r>
        <w:t>/</w:t>
      </w:r>
      <w:proofErr w:type="spellStart"/>
      <w:r>
        <w:t>tắt</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tùy</w:t>
      </w:r>
      <w:proofErr w:type="spellEnd"/>
      <w:r>
        <w:t xml:space="preserve"> </w:t>
      </w:r>
      <w:proofErr w:type="spellStart"/>
      <w:r>
        <w:t>vào</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hoặc</w:t>
      </w:r>
      <w:proofErr w:type="spellEnd"/>
      <w:r>
        <w:t xml:space="preserve"> </w:t>
      </w:r>
      <w:proofErr w:type="spellStart"/>
      <w:r>
        <w:t>có</w:t>
      </w:r>
      <w:proofErr w:type="spellEnd"/>
      <w:r>
        <w:t xml:space="preserve"> </w:t>
      </w:r>
      <w:proofErr w:type="spellStart"/>
      <w:r>
        <w:t>thể</w:t>
      </w:r>
      <w:proofErr w:type="spellEnd"/>
      <w:r>
        <w:t xml:space="preserve"> do con </w:t>
      </w:r>
      <w:proofErr w:type="spellStart"/>
      <w:r>
        <w:t>người</w:t>
      </w:r>
      <w:proofErr w:type="spellEnd"/>
      <w:r>
        <w:t xml:space="preserve"> </w:t>
      </w:r>
      <w:proofErr w:type="spellStart"/>
      <w:r>
        <w:t>điều</w:t>
      </w:r>
      <w:proofErr w:type="spellEnd"/>
      <w:r>
        <w:t xml:space="preserve"> </w:t>
      </w:r>
      <w:proofErr w:type="spellStart"/>
      <w:r>
        <w:t>khiển</w:t>
      </w:r>
      <w:proofErr w:type="spellEnd"/>
      <w:r w:rsidR="00D82BE7">
        <w:t xml:space="preserve"> </w:t>
      </w:r>
      <w:proofErr w:type="spellStart"/>
      <w:r w:rsidR="00D82BE7">
        <w:t>thông</w:t>
      </w:r>
      <w:proofErr w:type="spellEnd"/>
      <w:r w:rsidR="00D82BE7">
        <w:t xml:space="preserve"> qua </w:t>
      </w:r>
      <w:proofErr w:type="spellStart"/>
      <w:r w:rsidR="00D82BE7">
        <w:t>ứng</w:t>
      </w:r>
      <w:proofErr w:type="spellEnd"/>
      <w:r w:rsidR="00D82BE7">
        <w:t xml:space="preserve"> </w:t>
      </w:r>
      <w:proofErr w:type="spellStart"/>
      <w:r w:rsidR="00D82BE7">
        <w:t>dụng</w:t>
      </w:r>
      <w:proofErr w:type="spellEnd"/>
      <w:r w:rsidR="00D82BE7">
        <w:t xml:space="preserve"> </w:t>
      </w:r>
      <w:proofErr w:type="spellStart"/>
      <w:r w:rsidR="00D82BE7">
        <w:t>GoogleHome</w:t>
      </w:r>
      <w:proofErr w:type="spellEnd"/>
      <w:r>
        <w:t xml:space="preserve">. </w:t>
      </w:r>
      <w:proofErr w:type="spellStart"/>
      <w:r w:rsidR="00D82BE7">
        <w:t>Hệ</w:t>
      </w:r>
      <w:proofErr w:type="spellEnd"/>
      <w:r w:rsidR="00D82BE7">
        <w:t xml:space="preserve"> </w:t>
      </w:r>
      <w:proofErr w:type="spellStart"/>
      <w:r w:rsidR="00D82BE7">
        <w:t>thống</w:t>
      </w:r>
      <w:proofErr w:type="spellEnd"/>
      <w:r w:rsidR="00D82BE7">
        <w:t xml:space="preserve"> </w:t>
      </w:r>
      <w:proofErr w:type="spellStart"/>
      <w:r w:rsidR="00D82BE7">
        <w:t>giúp</w:t>
      </w:r>
      <w:proofErr w:type="spellEnd"/>
      <w:r w:rsidR="00D82BE7">
        <w:t xml:space="preserve"> </w:t>
      </w:r>
      <w:proofErr w:type="spellStart"/>
      <w:r w:rsidR="00D82BE7">
        <w:t>người</w:t>
      </w:r>
      <w:proofErr w:type="spellEnd"/>
      <w:r w:rsidR="00D82BE7">
        <w:t xml:space="preserve"> </w:t>
      </w:r>
      <w:proofErr w:type="spellStart"/>
      <w:r w:rsidR="00D82BE7">
        <w:t>dùng</w:t>
      </w:r>
      <w:proofErr w:type="spellEnd"/>
      <w:r w:rsidR="00D82BE7">
        <w:t xml:space="preserve"> </w:t>
      </w:r>
      <w:proofErr w:type="spellStart"/>
      <w:r w:rsidR="00D82BE7">
        <w:t>có</w:t>
      </w:r>
      <w:proofErr w:type="spellEnd"/>
      <w:r w:rsidR="00D82BE7">
        <w:t xml:space="preserve"> </w:t>
      </w:r>
      <w:proofErr w:type="spellStart"/>
      <w:r w:rsidR="00D82BE7">
        <w:t>thể</w:t>
      </w:r>
      <w:proofErr w:type="spellEnd"/>
      <w:r w:rsidR="00D82BE7">
        <w:t xml:space="preserve"> </w:t>
      </w:r>
      <w:proofErr w:type="spellStart"/>
      <w:r w:rsidR="00D82BE7">
        <w:t>theo</w:t>
      </w:r>
      <w:proofErr w:type="spellEnd"/>
      <w:r w:rsidR="00D82BE7">
        <w:t xml:space="preserve"> </w:t>
      </w:r>
      <w:proofErr w:type="spellStart"/>
      <w:r w:rsidR="00D82BE7">
        <w:t>dõi</w:t>
      </w:r>
      <w:proofErr w:type="spellEnd"/>
      <w:r w:rsidR="00D82BE7">
        <w:t xml:space="preserve"> </w:t>
      </w:r>
      <w:proofErr w:type="spellStart"/>
      <w:r w:rsidR="00D82BE7">
        <w:t>nhiệt</w:t>
      </w:r>
      <w:proofErr w:type="spellEnd"/>
      <w:r w:rsidR="00D82BE7">
        <w:t xml:space="preserve"> </w:t>
      </w:r>
      <w:proofErr w:type="spellStart"/>
      <w:r w:rsidR="00D82BE7">
        <w:t>độ</w:t>
      </w:r>
      <w:proofErr w:type="spellEnd"/>
      <w:r w:rsidR="00D82BE7">
        <w:t xml:space="preserve"> </w:t>
      </w:r>
      <w:proofErr w:type="spellStart"/>
      <w:r w:rsidR="00D82BE7">
        <w:t>trong</w:t>
      </w:r>
      <w:proofErr w:type="spellEnd"/>
      <w:r w:rsidR="00D82BE7">
        <w:t xml:space="preserve"> </w:t>
      </w:r>
      <w:proofErr w:type="spellStart"/>
      <w:r w:rsidR="00D82BE7">
        <w:t>chính</w:t>
      </w:r>
      <w:proofErr w:type="spellEnd"/>
      <w:r w:rsidR="00D82BE7">
        <w:t xml:space="preserve"> </w:t>
      </w:r>
      <w:proofErr w:type="spellStart"/>
      <w:r w:rsidR="00D82BE7">
        <w:t>ngôi</w:t>
      </w:r>
      <w:proofErr w:type="spellEnd"/>
      <w:r w:rsidR="00D82BE7">
        <w:t xml:space="preserve"> </w:t>
      </w:r>
      <w:proofErr w:type="spellStart"/>
      <w:r w:rsidR="00D82BE7">
        <w:t>nhà</w:t>
      </w:r>
      <w:proofErr w:type="spellEnd"/>
      <w:r w:rsidR="00D82BE7">
        <w:t xml:space="preserve"> </w:t>
      </w:r>
      <w:proofErr w:type="spellStart"/>
      <w:r w:rsidR="00D82BE7">
        <w:t>của</w:t>
      </w:r>
      <w:proofErr w:type="spellEnd"/>
      <w:r w:rsidR="00D82BE7">
        <w:t xml:space="preserve"> </w:t>
      </w:r>
      <w:proofErr w:type="spellStart"/>
      <w:r w:rsidR="00D82BE7">
        <w:t>mình</w:t>
      </w:r>
      <w:proofErr w:type="spellEnd"/>
      <w:r w:rsidR="00D82BE7">
        <w:t xml:space="preserve">. </w:t>
      </w:r>
      <w:proofErr w:type="spellStart"/>
      <w:r w:rsidR="00D82BE7">
        <w:t>Hệ</w:t>
      </w:r>
      <w:proofErr w:type="spellEnd"/>
      <w:r w:rsidR="00D82BE7">
        <w:t xml:space="preserve"> </w:t>
      </w:r>
      <w:proofErr w:type="spellStart"/>
      <w:r w:rsidR="00D82BE7">
        <w:t>thống</w:t>
      </w:r>
      <w:proofErr w:type="spellEnd"/>
      <w:r w:rsidR="00D82BE7">
        <w:t xml:space="preserve"> bao </w:t>
      </w:r>
      <w:proofErr w:type="spellStart"/>
      <w:r w:rsidR="00D82BE7">
        <w:t>gồm</w:t>
      </w:r>
      <w:proofErr w:type="spellEnd"/>
      <w:r w:rsidR="00D82BE7">
        <w:t xml:space="preserve"> </w:t>
      </w:r>
      <w:proofErr w:type="spellStart"/>
      <w:r w:rsidR="00D82BE7">
        <w:t>mạch</w:t>
      </w:r>
      <w:proofErr w:type="spellEnd"/>
      <w:r w:rsidR="00D82BE7">
        <w:t xml:space="preserve"> </w:t>
      </w:r>
      <w:proofErr w:type="spellStart"/>
      <w:r w:rsidR="00D82BE7">
        <w:t>điều</w:t>
      </w:r>
      <w:proofErr w:type="spellEnd"/>
      <w:r w:rsidR="00D82BE7">
        <w:t xml:space="preserve"> </w:t>
      </w:r>
      <w:proofErr w:type="spellStart"/>
      <w:r w:rsidR="00D82BE7">
        <w:t>khiển</w:t>
      </w:r>
      <w:proofErr w:type="spellEnd"/>
      <w:r w:rsidR="00D82BE7">
        <w:t xml:space="preserve"> </w:t>
      </w:r>
      <w:proofErr w:type="spellStart"/>
      <w:r w:rsidR="00D82BE7">
        <w:t>thiết</w:t>
      </w:r>
      <w:proofErr w:type="spellEnd"/>
      <w:r w:rsidR="00D82BE7">
        <w:t xml:space="preserve"> </w:t>
      </w:r>
      <w:proofErr w:type="spellStart"/>
      <w:r w:rsidR="00D82BE7">
        <w:t>bị</w:t>
      </w:r>
      <w:proofErr w:type="spellEnd"/>
      <w:r w:rsidR="00D82BE7">
        <w:t xml:space="preserve">, </w:t>
      </w:r>
      <w:proofErr w:type="spellStart"/>
      <w:r w:rsidR="00D82BE7">
        <w:t>thiết</w:t>
      </w:r>
      <w:proofErr w:type="spellEnd"/>
      <w:r w:rsidR="00D82BE7">
        <w:t xml:space="preserve"> </w:t>
      </w:r>
      <w:proofErr w:type="spellStart"/>
      <w:r w:rsidR="00D82BE7">
        <w:t>bị</w:t>
      </w:r>
      <w:proofErr w:type="spellEnd"/>
      <w:r w:rsidR="00D82BE7">
        <w:t xml:space="preserve"> </w:t>
      </w:r>
      <w:proofErr w:type="spellStart"/>
      <w:r w:rsidR="00D82BE7">
        <w:t>làm</w:t>
      </w:r>
      <w:proofErr w:type="spellEnd"/>
      <w:r w:rsidR="00D82BE7">
        <w:t xml:space="preserve"> </w:t>
      </w:r>
      <w:proofErr w:type="spellStart"/>
      <w:r w:rsidR="00D82BE7">
        <w:t>mát</w:t>
      </w:r>
      <w:proofErr w:type="spellEnd"/>
      <w:r w:rsidR="00D82BE7">
        <w:t xml:space="preserve">, </w:t>
      </w:r>
      <w:proofErr w:type="spellStart"/>
      <w:r w:rsidR="00D82BE7">
        <w:t>phần</w:t>
      </w:r>
      <w:proofErr w:type="spellEnd"/>
      <w:r w:rsidR="00D82BE7">
        <w:t xml:space="preserve"> </w:t>
      </w:r>
      <w:proofErr w:type="spellStart"/>
      <w:r w:rsidR="00D82BE7">
        <w:t>mềm</w:t>
      </w:r>
      <w:proofErr w:type="spellEnd"/>
      <w:r w:rsidR="00D82BE7">
        <w:t xml:space="preserve"> </w:t>
      </w:r>
      <w:proofErr w:type="spellStart"/>
      <w:r w:rsidR="00D82BE7">
        <w:t>theo</w:t>
      </w:r>
      <w:proofErr w:type="spellEnd"/>
      <w:r w:rsidR="00D82BE7">
        <w:t xml:space="preserve"> </w:t>
      </w:r>
      <w:proofErr w:type="spellStart"/>
      <w:r w:rsidR="00D82BE7">
        <w:t>dõi</w:t>
      </w:r>
      <w:proofErr w:type="spellEnd"/>
      <w:r w:rsidR="00D82BE7">
        <w:t xml:space="preserve"> </w:t>
      </w:r>
      <w:proofErr w:type="spellStart"/>
      <w:r w:rsidR="00D82BE7">
        <w:t>nhiệt</w:t>
      </w:r>
      <w:proofErr w:type="spellEnd"/>
      <w:r w:rsidR="00D82BE7">
        <w:t xml:space="preserve"> </w:t>
      </w:r>
      <w:proofErr w:type="spellStart"/>
      <w:r w:rsidR="00D82BE7">
        <w:t>độ</w:t>
      </w:r>
      <w:proofErr w:type="spellEnd"/>
      <w:r w:rsidR="00D82BE7">
        <w:t xml:space="preserve"> </w:t>
      </w:r>
      <w:proofErr w:type="spellStart"/>
      <w:r w:rsidR="00D82BE7">
        <w:t>và</w:t>
      </w:r>
      <w:proofErr w:type="spellEnd"/>
      <w:r w:rsidR="00D82BE7">
        <w:t xml:space="preserve"> </w:t>
      </w:r>
      <w:proofErr w:type="spellStart"/>
      <w:r w:rsidR="00D82BE7">
        <w:t>điều</w:t>
      </w:r>
      <w:proofErr w:type="spellEnd"/>
      <w:r w:rsidR="00D82BE7">
        <w:t xml:space="preserve"> </w:t>
      </w:r>
      <w:proofErr w:type="spellStart"/>
      <w:r w:rsidR="00D82BE7">
        <w:t>khiển</w:t>
      </w:r>
      <w:proofErr w:type="spellEnd"/>
      <w:r w:rsidR="00D82BE7">
        <w:t xml:space="preserve"> </w:t>
      </w:r>
      <w:proofErr w:type="spellStart"/>
      <w:r w:rsidR="00D82BE7">
        <w:t>bằng</w:t>
      </w:r>
      <w:proofErr w:type="spellEnd"/>
      <w:r w:rsidR="00D82BE7">
        <w:t xml:space="preserve"> </w:t>
      </w:r>
      <w:proofErr w:type="spellStart"/>
      <w:r w:rsidR="00D82BE7">
        <w:t>giọng</w:t>
      </w:r>
      <w:proofErr w:type="spellEnd"/>
      <w:r w:rsidR="00D82BE7">
        <w:t xml:space="preserve"> </w:t>
      </w:r>
      <w:proofErr w:type="spellStart"/>
      <w:r w:rsidR="00D82BE7">
        <w:t>nói</w:t>
      </w:r>
      <w:proofErr w:type="spellEnd"/>
      <w:r w:rsidR="00D82BE7">
        <w:t xml:space="preserve"> (</w:t>
      </w:r>
      <w:proofErr w:type="spellStart"/>
      <w:r w:rsidR="00D82BE7">
        <w:t>đã</w:t>
      </w:r>
      <w:proofErr w:type="spellEnd"/>
      <w:r w:rsidR="00D82BE7">
        <w:t xml:space="preserve"> </w:t>
      </w:r>
      <w:proofErr w:type="spellStart"/>
      <w:r w:rsidR="00D82BE7">
        <w:t>được</w:t>
      </w:r>
      <w:proofErr w:type="spellEnd"/>
      <w:r w:rsidR="00D82BE7">
        <w:t xml:space="preserve"> </w:t>
      </w:r>
      <w:proofErr w:type="spellStart"/>
      <w:r w:rsidR="00D82BE7">
        <w:t>phát</w:t>
      </w:r>
      <w:proofErr w:type="spellEnd"/>
      <w:r w:rsidR="00D82BE7">
        <w:t xml:space="preserve"> </w:t>
      </w:r>
      <w:proofErr w:type="spellStart"/>
      <w:r w:rsidR="00D82BE7">
        <w:t>triển</w:t>
      </w:r>
      <w:proofErr w:type="spellEnd"/>
      <w:r w:rsidR="00D82BE7">
        <w:t>).</w:t>
      </w:r>
    </w:p>
    <w:p w14:paraId="72769881" w14:textId="6F384FE0" w:rsidR="00856695" w:rsidRPr="00856695" w:rsidRDefault="00D82BE7" w:rsidP="00856695">
      <w:pPr>
        <w:pStyle w:val="Heading2"/>
        <w:spacing w:line="360" w:lineRule="auto"/>
        <w:rPr>
          <w:lang w:val="vi-VN"/>
        </w:rPr>
      </w:pPr>
      <w:bookmarkStart w:id="113" w:name="_Toc122777677"/>
      <w:bookmarkEnd w:id="110"/>
      <w:proofErr w:type="spellStart"/>
      <w:r>
        <w:t>Một</w:t>
      </w:r>
      <w:proofErr w:type="spellEnd"/>
      <w:r>
        <w:t xml:space="preserve"> </w:t>
      </w:r>
      <w:proofErr w:type="spellStart"/>
      <w:r>
        <w:t>số</w:t>
      </w:r>
      <w:proofErr w:type="spellEnd"/>
      <w:r>
        <w:t xml:space="preserve"> </w:t>
      </w:r>
      <w:proofErr w:type="spellStart"/>
      <w:r>
        <w:t>linh</w:t>
      </w:r>
      <w:proofErr w:type="spellEnd"/>
      <w:r>
        <w:t xml:space="preserve"> </w:t>
      </w:r>
      <w:proofErr w:type="spellStart"/>
      <w:r>
        <w:t>kiện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mạch</w:t>
      </w:r>
      <w:proofErr w:type="spellEnd"/>
      <w:r>
        <w:t xml:space="preserve"> </w:t>
      </w:r>
      <w:proofErr w:type="spellStart"/>
      <w:r>
        <w:t>điều</w:t>
      </w:r>
      <w:proofErr w:type="spellEnd"/>
      <w:r>
        <w:t xml:space="preserve"> </w:t>
      </w:r>
      <w:proofErr w:type="spellStart"/>
      <w:r>
        <w:t>khiển</w:t>
      </w:r>
      <w:bookmarkEnd w:id="113"/>
      <w:proofErr w:type="spellEnd"/>
    </w:p>
    <w:p w14:paraId="4D198DA7" w14:textId="6FAB4379" w:rsidR="00152D8A" w:rsidRPr="00DB4626" w:rsidRDefault="009B2777" w:rsidP="00856695">
      <w:pPr>
        <w:pStyle w:val="Heading3"/>
        <w:spacing w:line="360" w:lineRule="auto"/>
      </w:pPr>
      <w:bookmarkStart w:id="114" w:name="_Toc122707908"/>
      <w:bookmarkStart w:id="115" w:name="_Toc122777678"/>
      <w:bookmarkStart w:id="116" w:name="_Toc6688608"/>
      <w:bookmarkStart w:id="117" w:name="_Toc7978879"/>
      <w:r w:rsidRPr="00DB4626">
        <w:rPr>
          <w:lang w:val="vi-VN"/>
        </w:rPr>
        <w:t>ESP8266 NODE MCU</w:t>
      </w:r>
      <w:bookmarkEnd w:id="114"/>
      <w:bookmarkEnd w:id="115"/>
    </w:p>
    <w:p w14:paraId="17F5A671" w14:textId="636AA36C" w:rsidR="004C0B7F" w:rsidRPr="00DB4626" w:rsidRDefault="004C0B7F" w:rsidP="00856695">
      <w:pPr>
        <w:pStyle w:val="Heading4"/>
        <w:spacing w:line="360" w:lineRule="auto"/>
      </w:pPr>
      <w:bookmarkStart w:id="118" w:name="_Toc119329312"/>
      <w:r w:rsidRPr="00DB4626">
        <w:rPr>
          <w:lang w:val="vi-VN"/>
        </w:rPr>
        <w:t xml:space="preserve">ESP8266 NODE MCU </w:t>
      </w:r>
      <w:proofErr w:type="spellStart"/>
      <w:r w:rsidR="007F527C">
        <w:t>là</w:t>
      </w:r>
      <w:proofErr w:type="spellEnd"/>
      <w:r w:rsidR="007F527C">
        <w:t xml:space="preserve"> gì</w:t>
      </w:r>
      <w:r w:rsidRPr="00DB4626">
        <w:t>?</w:t>
      </w:r>
      <w:bookmarkEnd w:id="118"/>
      <w:r w:rsidRPr="00DB4626">
        <w:t xml:space="preserve"> </w:t>
      </w:r>
    </w:p>
    <w:p w14:paraId="616990B0" w14:textId="0F320490" w:rsidR="004C0B7F" w:rsidRPr="00DB4626" w:rsidRDefault="004C0B7F" w:rsidP="00CA53E3">
      <w:pPr>
        <w:pStyle w:val="NormalWeb"/>
        <w:widowControl w:val="0"/>
        <w:shd w:val="clear" w:color="auto" w:fill="FFFFFF"/>
        <w:spacing w:before="0" w:beforeAutospacing="0" w:after="0" w:afterAutospacing="0" w:line="360" w:lineRule="auto"/>
        <w:ind w:firstLine="284"/>
        <w:jc w:val="both"/>
        <w:textAlignment w:val="baseline"/>
        <w:rPr>
          <w:sz w:val="26"/>
          <w:szCs w:val="26"/>
        </w:rPr>
      </w:pPr>
      <w:proofErr w:type="spellStart"/>
      <w:r w:rsidRPr="00DB4626">
        <w:rPr>
          <w:sz w:val="26"/>
          <w:szCs w:val="26"/>
          <w:shd w:val="clear" w:color="auto" w:fill="FFFFFF"/>
        </w:rPr>
        <w:t>NodeMCU</w:t>
      </w:r>
      <w:proofErr w:type="spellEnd"/>
      <w:r w:rsidRPr="00DB4626">
        <w:rPr>
          <w:sz w:val="26"/>
          <w:szCs w:val="26"/>
          <w:shd w:val="clear" w:color="auto" w:fill="FFFFFF"/>
        </w:rPr>
        <w:t xml:space="preserve"> </w:t>
      </w:r>
      <w:proofErr w:type="spellStart"/>
      <w:r w:rsidRPr="00DB4626">
        <w:rPr>
          <w:sz w:val="26"/>
          <w:szCs w:val="26"/>
          <w:shd w:val="clear" w:color="auto" w:fill="FFFFFF"/>
        </w:rPr>
        <w:t>là</w:t>
      </w:r>
      <w:proofErr w:type="spellEnd"/>
      <w:r w:rsidRPr="00DB4626">
        <w:rPr>
          <w:sz w:val="26"/>
          <w:szCs w:val="26"/>
          <w:shd w:val="clear" w:color="auto" w:fill="FFFFFF"/>
        </w:rPr>
        <w:t xml:space="preserve"> </w:t>
      </w:r>
      <w:proofErr w:type="spellStart"/>
      <w:r w:rsidRPr="00DB4626">
        <w:rPr>
          <w:sz w:val="26"/>
          <w:szCs w:val="26"/>
          <w:shd w:val="clear" w:color="auto" w:fill="FFFFFF"/>
        </w:rPr>
        <w:t>một</w:t>
      </w:r>
      <w:proofErr w:type="spellEnd"/>
      <w:r w:rsidRPr="00DB4626">
        <w:rPr>
          <w:sz w:val="26"/>
          <w:szCs w:val="26"/>
          <w:shd w:val="clear" w:color="auto" w:fill="FFFFFF"/>
        </w:rPr>
        <w:t xml:space="preserve"> </w:t>
      </w:r>
      <w:proofErr w:type="spellStart"/>
      <w:r w:rsidRPr="00DB4626">
        <w:rPr>
          <w:sz w:val="26"/>
          <w:szCs w:val="26"/>
          <w:shd w:val="clear" w:color="auto" w:fill="FFFFFF"/>
        </w:rPr>
        <w:t>nền</w:t>
      </w:r>
      <w:proofErr w:type="spellEnd"/>
      <w:r w:rsidRPr="00DB4626">
        <w:rPr>
          <w:sz w:val="26"/>
          <w:szCs w:val="26"/>
          <w:shd w:val="clear" w:color="auto" w:fill="FFFFFF"/>
        </w:rPr>
        <w:t xml:space="preserve"> </w:t>
      </w:r>
      <w:proofErr w:type="spellStart"/>
      <w:r w:rsidRPr="00DB4626">
        <w:rPr>
          <w:sz w:val="26"/>
          <w:szCs w:val="26"/>
          <w:shd w:val="clear" w:color="auto" w:fill="FFFFFF"/>
        </w:rPr>
        <w:t>tảng</w:t>
      </w:r>
      <w:proofErr w:type="spellEnd"/>
      <w:r w:rsidRPr="00DB4626">
        <w:rPr>
          <w:sz w:val="26"/>
          <w:szCs w:val="26"/>
          <w:shd w:val="clear" w:color="auto" w:fill="FFFFFF"/>
        </w:rPr>
        <w:t xml:space="preserve"> </w:t>
      </w:r>
      <w:proofErr w:type="spellStart"/>
      <w:r w:rsidRPr="00DB4626">
        <w:rPr>
          <w:sz w:val="26"/>
          <w:szCs w:val="26"/>
          <w:shd w:val="clear" w:color="auto" w:fill="FFFFFF"/>
        </w:rPr>
        <w:t>nguồn</w:t>
      </w:r>
      <w:proofErr w:type="spellEnd"/>
      <w:r w:rsidRPr="00DB4626">
        <w:rPr>
          <w:sz w:val="26"/>
          <w:szCs w:val="26"/>
          <w:shd w:val="clear" w:color="auto" w:fill="FFFFFF"/>
        </w:rPr>
        <w:t xml:space="preserve"> </w:t>
      </w:r>
      <w:proofErr w:type="spellStart"/>
      <w:r w:rsidRPr="00DB4626">
        <w:rPr>
          <w:sz w:val="26"/>
          <w:szCs w:val="26"/>
          <w:shd w:val="clear" w:color="auto" w:fill="FFFFFF"/>
        </w:rPr>
        <w:t>mở</w:t>
      </w:r>
      <w:proofErr w:type="spellEnd"/>
      <w:r w:rsidRPr="00DB4626">
        <w:rPr>
          <w:sz w:val="26"/>
          <w:szCs w:val="26"/>
          <w:shd w:val="clear" w:color="auto" w:fill="FFFFFF"/>
        </w:rPr>
        <w:t xml:space="preserve"> </w:t>
      </w:r>
      <w:proofErr w:type="spellStart"/>
      <w:r w:rsidRPr="00DB4626">
        <w:rPr>
          <w:sz w:val="26"/>
          <w:szCs w:val="26"/>
          <w:shd w:val="clear" w:color="auto" w:fill="FFFFFF"/>
        </w:rPr>
        <w:t>dựa</w:t>
      </w:r>
      <w:proofErr w:type="spellEnd"/>
      <w:r w:rsidRPr="00DB4626">
        <w:rPr>
          <w:sz w:val="26"/>
          <w:szCs w:val="26"/>
          <w:shd w:val="clear" w:color="auto" w:fill="FFFFFF"/>
        </w:rPr>
        <w:t xml:space="preserve"> </w:t>
      </w:r>
      <w:proofErr w:type="spellStart"/>
      <w:r w:rsidRPr="00DB4626">
        <w:rPr>
          <w:sz w:val="26"/>
          <w:szCs w:val="26"/>
          <w:shd w:val="clear" w:color="auto" w:fill="FFFFFF"/>
        </w:rPr>
        <w:t>trên</w:t>
      </w:r>
      <w:proofErr w:type="spellEnd"/>
      <w:r w:rsidRPr="00DB4626">
        <w:rPr>
          <w:sz w:val="26"/>
          <w:szCs w:val="26"/>
          <w:shd w:val="clear" w:color="auto" w:fill="FFFFFF"/>
        </w:rPr>
        <w:t xml:space="preserve"> ESP8266 </w:t>
      </w:r>
      <w:proofErr w:type="spellStart"/>
      <w:r w:rsidRPr="00DB4626">
        <w:rPr>
          <w:sz w:val="26"/>
          <w:szCs w:val="26"/>
          <w:shd w:val="clear" w:color="auto" w:fill="FFFFFF"/>
        </w:rPr>
        <w:t>có</w:t>
      </w:r>
      <w:proofErr w:type="spellEnd"/>
      <w:r w:rsidRPr="00DB4626">
        <w:rPr>
          <w:sz w:val="26"/>
          <w:szCs w:val="26"/>
          <w:shd w:val="clear" w:color="auto" w:fill="FFFFFF"/>
        </w:rPr>
        <w:t xml:space="preserve"> </w:t>
      </w:r>
      <w:proofErr w:type="spellStart"/>
      <w:r w:rsidRPr="00DB4626">
        <w:rPr>
          <w:sz w:val="26"/>
          <w:szCs w:val="26"/>
          <w:shd w:val="clear" w:color="auto" w:fill="FFFFFF"/>
        </w:rPr>
        <w:t>thể</w:t>
      </w:r>
      <w:proofErr w:type="spellEnd"/>
      <w:r w:rsidRPr="00DB4626">
        <w:rPr>
          <w:sz w:val="26"/>
          <w:szCs w:val="26"/>
          <w:shd w:val="clear" w:color="auto" w:fill="FFFFFF"/>
        </w:rPr>
        <w:t xml:space="preserve"> </w:t>
      </w:r>
      <w:proofErr w:type="spellStart"/>
      <w:r w:rsidRPr="00DB4626">
        <w:rPr>
          <w:sz w:val="26"/>
          <w:szCs w:val="26"/>
          <w:shd w:val="clear" w:color="auto" w:fill="FFFFFF"/>
        </w:rPr>
        <w:t>kết</w:t>
      </w:r>
      <w:proofErr w:type="spellEnd"/>
      <w:r w:rsidRPr="00DB4626">
        <w:rPr>
          <w:sz w:val="26"/>
          <w:szCs w:val="26"/>
          <w:shd w:val="clear" w:color="auto" w:fill="FFFFFF"/>
        </w:rPr>
        <w:t xml:space="preserve"> </w:t>
      </w:r>
      <w:proofErr w:type="spellStart"/>
      <w:r w:rsidRPr="00DB4626">
        <w:rPr>
          <w:sz w:val="26"/>
          <w:szCs w:val="26"/>
          <w:shd w:val="clear" w:color="auto" w:fill="FFFFFF"/>
        </w:rPr>
        <w:t>nối</w:t>
      </w:r>
      <w:proofErr w:type="spellEnd"/>
      <w:r w:rsidRPr="00DB4626">
        <w:rPr>
          <w:sz w:val="26"/>
          <w:szCs w:val="26"/>
          <w:shd w:val="clear" w:color="auto" w:fill="FFFFFF"/>
        </w:rPr>
        <w:t xml:space="preserve"> </w:t>
      </w:r>
      <w:proofErr w:type="spellStart"/>
      <w:r w:rsidRPr="00DB4626">
        <w:rPr>
          <w:sz w:val="26"/>
          <w:szCs w:val="26"/>
          <w:shd w:val="clear" w:color="auto" w:fill="FFFFFF"/>
        </w:rPr>
        <w:t>các</w:t>
      </w:r>
      <w:proofErr w:type="spellEnd"/>
      <w:r w:rsidRPr="00DB4626">
        <w:rPr>
          <w:sz w:val="26"/>
          <w:szCs w:val="26"/>
          <w:shd w:val="clear" w:color="auto" w:fill="FFFFFF"/>
        </w:rPr>
        <w:t xml:space="preserve"> </w:t>
      </w:r>
      <w:proofErr w:type="spellStart"/>
      <w:r w:rsidRPr="00DB4626">
        <w:rPr>
          <w:sz w:val="26"/>
          <w:szCs w:val="26"/>
          <w:shd w:val="clear" w:color="auto" w:fill="FFFFFF"/>
        </w:rPr>
        <w:t>đối</w:t>
      </w:r>
      <w:proofErr w:type="spellEnd"/>
      <w:r w:rsidRPr="00DB4626">
        <w:rPr>
          <w:sz w:val="26"/>
          <w:szCs w:val="26"/>
          <w:shd w:val="clear" w:color="auto" w:fill="FFFFFF"/>
        </w:rPr>
        <w:t xml:space="preserve"> </w:t>
      </w:r>
      <w:proofErr w:type="spellStart"/>
      <w:r w:rsidRPr="00DB4626">
        <w:rPr>
          <w:sz w:val="26"/>
          <w:szCs w:val="26"/>
          <w:shd w:val="clear" w:color="auto" w:fill="FFFFFF"/>
        </w:rPr>
        <w:t>tượng</w:t>
      </w:r>
      <w:proofErr w:type="spellEnd"/>
      <w:r w:rsidRPr="00DB4626">
        <w:rPr>
          <w:sz w:val="26"/>
          <w:szCs w:val="26"/>
          <w:shd w:val="clear" w:color="auto" w:fill="FFFFFF"/>
        </w:rPr>
        <w:t xml:space="preserve"> </w:t>
      </w:r>
      <w:proofErr w:type="spellStart"/>
      <w:r w:rsidRPr="00DB4626">
        <w:rPr>
          <w:sz w:val="26"/>
          <w:szCs w:val="26"/>
          <w:shd w:val="clear" w:color="auto" w:fill="FFFFFF"/>
        </w:rPr>
        <w:t>và</w:t>
      </w:r>
      <w:proofErr w:type="spellEnd"/>
      <w:r w:rsidRPr="00DB4626">
        <w:rPr>
          <w:sz w:val="26"/>
          <w:szCs w:val="26"/>
          <w:shd w:val="clear" w:color="auto" w:fill="FFFFFF"/>
        </w:rPr>
        <w:t xml:space="preserve"> </w:t>
      </w:r>
      <w:proofErr w:type="spellStart"/>
      <w:r w:rsidRPr="00DB4626">
        <w:rPr>
          <w:sz w:val="26"/>
          <w:szCs w:val="26"/>
          <w:shd w:val="clear" w:color="auto" w:fill="FFFFFF"/>
        </w:rPr>
        <w:t>cho</w:t>
      </w:r>
      <w:proofErr w:type="spellEnd"/>
      <w:r w:rsidRPr="00DB4626">
        <w:rPr>
          <w:sz w:val="26"/>
          <w:szCs w:val="26"/>
          <w:shd w:val="clear" w:color="auto" w:fill="FFFFFF"/>
        </w:rPr>
        <w:t xml:space="preserve"> </w:t>
      </w:r>
      <w:proofErr w:type="spellStart"/>
      <w:r w:rsidRPr="00DB4626">
        <w:rPr>
          <w:sz w:val="26"/>
          <w:szCs w:val="26"/>
          <w:shd w:val="clear" w:color="auto" w:fill="FFFFFF"/>
        </w:rPr>
        <w:t>phép</w:t>
      </w:r>
      <w:proofErr w:type="spellEnd"/>
      <w:r w:rsidRPr="00DB4626">
        <w:rPr>
          <w:sz w:val="26"/>
          <w:szCs w:val="26"/>
          <w:shd w:val="clear" w:color="auto" w:fill="FFFFFF"/>
        </w:rPr>
        <w:t xml:space="preserve"> </w:t>
      </w:r>
      <w:proofErr w:type="spellStart"/>
      <w:r w:rsidRPr="00DB4626">
        <w:rPr>
          <w:sz w:val="26"/>
          <w:szCs w:val="26"/>
          <w:shd w:val="clear" w:color="auto" w:fill="FFFFFF"/>
        </w:rPr>
        <w:t>truyền</w:t>
      </w:r>
      <w:proofErr w:type="spellEnd"/>
      <w:r w:rsidRPr="00DB4626">
        <w:rPr>
          <w:sz w:val="26"/>
          <w:szCs w:val="26"/>
          <w:shd w:val="clear" w:color="auto" w:fill="FFFFFF"/>
        </w:rPr>
        <w:t xml:space="preserve"> </w:t>
      </w:r>
      <w:proofErr w:type="spellStart"/>
      <w:r w:rsidRPr="00DB4626">
        <w:rPr>
          <w:sz w:val="26"/>
          <w:szCs w:val="26"/>
          <w:shd w:val="clear" w:color="auto" w:fill="FFFFFF"/>
        </w:rPr>
        <w:t>dữ</w:t>
      </w:r>
      <w:proofErr w:type="spellEnd"/>
      <w:r w:rsidRPr="00DB4626">
        <w:rPr>
          <w:sz w:val="26"/>
          <w:szCs w:val="26"/>
          <w:shd w:val="clear" w:color="auto" w:fill="FFFFFF"/>
        </w:rPr>
        <w:t xml:space="preserve"> </w:t>
      </w:r>
      <w:proofErr w:type="spellStart"/>
      <w:r w:rsidRPr="00DB4626">
        <w:rPr>
          <w:sz w:val="26"/>
          <w:szCs w:val="26"/>
          <w:shd w:val="clear" w:color="auto" w:fill="FFFFFF"/>
        </w:rPr>
        <w:t>liệu</w:t>
      </w:r>
      <w:proofErr w:type="spellEnd"/>
      <w:r w:rsidRPr="00DB4626">
        <w:rPr>
          <w:sz w:val="26"/>
          <w:szCs w:val="26"/>
          <w:shd w:val="clear" w:color="auto" w:fill="FFFFFF"/>
        </w:rPr>
        <w:t xml:space="preserve"> </w:t>
      </w:r>
      <w:r w:rsidR="00CA1E4C">
        <w:rPr>
          <w:sz w:val="26"/>
          <w:szCs w:val="26"/>
          <w:shd w:val="clear" w:color="auto" w:fill="FFFFFF"/>
        </w:rPr>
        <w:t>qua</w:t>
      </w:r>
      <w:r w:rsidRPr="00DB4626">
        <w:rPr>
          <w:sz w:val="26"/>
          <w:szCs w:val="26"/>
          <w:shd w:val="clear" w:color="auto" w:fill="FFFFFF"/>
        </w:rPr>
        <w:t xml:space="preserve"> Wi-Fi. </w:t>
      </w:r>
      <w:proofErr w:type="spellStart"/>
      <w:r w:rsidRPr="00DB4626">
        <w:rPr>
          <w:sz w:val="26"/>
          <w:szCs w:val="26"/>
          <w:shd w:val="clear" w:color="auto" w:fill="FFFFFF"/>
        </w:rPr>
        <w:t>Ngoài</w:t>
      </w:r>
      <w:proofErr w:type="spellEnd"/>
      <w:r w:rsidRPr="00DB4626">
        <w:rPr>
          <w:sz w:val="26"/>
          <w:szCs w:val="26"/>
          <w:shd w:val="clear" w:color="auto" w:fill="FFFFFF"/>
        </w:rPr>
        <w:t xml:space="preserve"> </w:t>
      </w:r>
      <w:proofErr w:type="spellStart"/>
      <w:r w:rsidRPr="00DB4626">
        <w:rPr>
          <w:sz w:val="26"/>
          <w:szCs w:val="26"/>
          <w:shd w:val="clear" w:color="auto" w:fill="FFFFFF"/>
        </w:rPr>
        <w:t>ra</w:t>
      </w:r>
      <w:proofErr w:type="spellEnd"/>
      <w:r w:rsidRPr="00DB4626">
        <w:rPr>
          <w:sz w:val="26"/>
          <w:szCs w:val="26"/>
          <w:shd w:val="clear" w:color="auto" w:fill="FFFFFF"/>
        </w:rPr>
        <w:t xml:space="preserve">, </w:t>
      </w:r>
      <w:proofErr w:type="spellStart"/>
      <w:r w:rsidRPr="00DB4626">
        <w:rPr>
          <w:sz w:val="26"/>
          <w:szCs w:val="26"/>
          <w:shd w:val="clear" w:color="auto" w:fill="FFFFFF"/>
        </w:rPr>
        <w:t>bằng</w:t>
      </w:r>
      <w:proofErr w:type="spellEnd"/>
      <w:r w:rsidRPr="00DB4626">
        <w:rPr>
          <w:sz w:val="26"/>
          <w:szCs w:val="26"/>
          <w:shd w:val="clear" w:color="auto" w:fill="FFFFFF"/>
        </w:rPr>
        <w:t xml:space="preserve"> </w:t>
      </w:r>
      <w:proofErr w:type="spellStart"/>
      <w:r w:rsidRPr="00DB4626">
        <w:rPr>
          <w:sz w:val="26"/>
          <w:szCs w:val="26"/>
          <w:shd w:val="clear" w:color="auto" w:fill="FFFFFF"/>
        </w:rPr>
        <w:t>cách</w:t>
      </w:r>
      <w:proofErr w:type="spellEnd"/>
      <w:r w:rsidRPr="00DB4626">
        <w:rPr>
          <w:sz w:val="26"/>
          <w:szCs w:val="26"/>
          <w:shd w:val="clear" w:color="auto" w:fill="FFFFFF"/>
        </w:rPr>
        <w:t xml:space="preserve"> </w:t>
      </w:r>
      <w:proofErr w:type="spellStart"/>
      <w:r w:rsidRPr="00DB4626">
        <w:rPr>
          <w:sz w:val="26"/>
          <w:szCs w:val="26"/>
          <w:shd w:val="clear" w:color="auto" w:fill="FFFFFF"/>
        </w:rPr>
        <w:t>cung</w:t>
      </w:r>
      <w:proofErr w:type="spellEnd"/>
      <w:r w:rsidRPr="00DB4626">
        <w:rPr>
          <w:sz w:val="26"/>
          <w:szCs w:val="26"/>
          <w:shd w:val="clear" w:color="auto" w:fill="FFFFFF"/>
        </w:rPr>
        <w:t xml:space="preserve"> </w:t>
      </w:r>
      <w:proofErr w:type="spellStart"/>
      <w:r w:rsidRPr="00DB4626">
        <w:rPr>
          <w:sz w:val="26"/>
          <w:szCs w:val="26"/>
          <w:shd w:val="clear" w:color="auto" w:fill="FFFFFF"/>
        </w:rPr>
        <w:t>cấp</w:t>
      </w:r>
      <w:proofErr w:type="spellEnd"/>
      <w:r w:rsidRPr="00DB4626">
        <w:rPr>
          <w:sz w:val="26"/>
          <w:szCs w:val="26"/>
          <w:shd w:val="clear" w:color="auto" w:fill="FFFFFF"/>
        </w:rPr>
        <w:t xml:space="preserve"> </w:t>
      </w:r>
      <w:proofErr w:type="spellStart"/>
      <w:r w:rsidRPr="00DB4626">
        <w:rPr>
          <w:sz w:val="26"/>
          <w:szCs w:val="26"/>
          <w:shd w:val="clear" w:color="auto" w:fill="FFFFFF"/>
        </w:rPr>
        <w:t>một</w:t>
      </w:r>
      <w:proofErr w:type="spellEnd"/>
      <w:r w:rsidRPr="00DB4626">
        <w:rPr>
          <w:sz w:val="26"/>
          <w:szCs w:val="26"/>
          <w:shd w:val="clear" w:color="auto" w:fill="FFFFFF"/>
        </w:rPr>
        <w:t xml:space="preserve"> </w:t>
      </w:r>
      <w:proofErr w:type="spellStart"/>
      <w:r w:rsidRPr="00DB4626">
        <w:rPr>
          <w:sz w:val="26"/>
          <w:szCs w:val="26"/>
          <w:shd w:val="clear" w:color="auto" w:fill="FFFFFF"/>
        </w:rPr>
        <w:t>số</w:t>
      </w:r>
      <w:proofErr w:type="spellEnd"/>
      <w:r w:rsidRPr="00DB4626">
        <w:rPr>
          <w:sz w:val="26"/>
          <w:szCs w:val="26"/>
          <w:shd w:val="clear" w:color="auto" w:fill="FFFFFF"/>
        </w:rPr>
        <w:t xml:space="preserve"> </w:t>
      </w:r>
      <w:proofErr w:type="spellStart"/>
      <w:r w:rsidRPr="00DB4626">
        <w:rPr>
          <w:sz w:val="26"/>
          <w:szCs w:val="26"/>
          <w:shd w:val="clear" w:color="auto" w:fill="FFFFFF"/>
        </w:rPr>
        <w:t>tính</w:t>
      </w:r>
      <w:proofErr w:type="spellEnd"/>
      <w:r w:rsidRPr="00DB4626">
        <w:rPr>
          <w:sz w:val="26"/>
          <w:szCs w:val="26"/>
          <w:shd w:val="clear" w:color="auto" w:fill="FFFFFF"/>
        </w:rPr>
        <w:t xml:space="preserve"> </w:t>
      </w:r>
      <w:proofErr w:type="spellStart"/>
      <w:r w:rsidRPr="00DB4626">
        <w:rPr>
          <w:sz w:val="26"/>
          <w:szCs w:val="26"/>
          <w:shd w:val="clear" w:color="auto" w:fill="FFFFFF"/>
        </w:rPr>
        <w:t>năng</w:t>
      </w:r>
      <w:proofErr w:type="spellEnd"/>
      <w:r w:rsidRPr="00DB4626">
        <w:rPr>
          <w:sz w:val="26"/>
          <w:szCs w:val="26"/>
          <w:shd w:val="clear" w:color="auto" w:fill="FFFFFF"/>
        </w:rPr>
        <w:t xml:space="preserve"> </w:t>
      </w:r>
      <w:proofErr w:type="spellStart"/>
      <w:r w:rsidRPr="00DB4626">
        <w:rPr>
          <w:sz w:val="26"/>
          <w:szCs w:val="26"/>
          <w:shd w:val="clear" w:color="auto" w:fill="FFFFFF"/>
        </w:rPr>
        <w:t>quan</w:t>
      </w:r>
      <w:proofErr w:type="spellEnd"/>
      <w:r w:rsidRPr="00DB4626">
        <w:rPr>
          <w:sz w:val="26"/>
          <w:szCs w:val="26"/>
          <w:shd w:val="clear" w:color="auto" w:fill="FFFFFF"/>
        </w:rPr>
        <w:t xml:space="preserve"> </w:t>
      </w:r>
      <w:proofErr w:type="spellStart"/>
      <w:r w:rsidRPr="00DB4626">
        <w:rPr>
          <w:sz w:val="26"/>
          <w:szCs w:val="26"/>
          <w:shd w:val="clear" w:color="auto" w:fill="FFFFFF"/>
        </w:rPr>
        <w:t>trọng</w:t>
      </w:r>
      <w:proofErr w:type="spellEnd"/>
      <w:r w:rsidRPr="00DB4626">
        <w:rPr>
          <w:sz w:val="26"/>
          <w:szCs w:val="26"/>
          <w:shd w:val="clear" w:color="auto" w:fill="FFFFFF"/>
        </w:rPr>
        <w:t xml:space="preserve"> </w:t>
      </w:r>
      <w:proofErr w:type="spellStart"/>
      <w:r w:rsidRPr="00DB4626">
        <w:rPr>
          <w:sz w:val="26"/>
          <w:szCs w:val="26"/>
          <w:shd w:val="clear" w:color="auto" w:fill="FFFFFF"/>
        </w:rPr>
        <w:t>nhất</w:t>
      </w:r>
      <w:proofErr w:type="spellEnd"/>
      <w:r w:rsidRPr="00DB4626">
        <w:rPr>
          <w:sz w:val="26"/>
          <w:szCs w:val="26"/>
          <w:shd w:val="clear" w:color="auto" w:fill="FFFFFF"/>
        </w:rPr>
        <w:t xml:space="preserve"> </w:t>
      </w:r>
      <w:proofErr w:type="spellStart"/>
      <w:r w:rsidRPr="00DB4626">
        <w:rPr>
          <w:sz w:val="26"/>
          <w:szCs w:val="26"/>
          <w:shd w:val="clear" w:color="auto" w:fill="FFFFFF"/>
        </w:rPr>
        <w:t>của</w:t>
      </w:r>
      <w:proofErr w:type="spellEnd"/>
      <w:r w:rsidRPr="00DB4626">
        <w:rPr>
          <w:sz w:val="26"/>
          <w:szCs w:val="26"/>
          <w:shd w:val="clear" w:color="auto" w:fill="FFFFFF"/>
        </w:rPr>
        <w:t xml:space="preserve"> vi </w:t>
      </w:r>
      <w:proofErr w:type="spellStart"/>
      <w:r w:rsidRPr="00DB4626">
        <w:rPr>
          <w:sz w:val="26"/>
          <w:szCs w:val="26"/>
          <w:shd w:val="clear" w:color="auto" w:fill="FFFFFF"/>
        </w:rPr>
        <w:t>điều</w:t>
      </w:r>
      <w:proofErr w:type="spellEnd"/>
      <w:r w:rsidRPr="00DB4626">
        <w:rPr>
          <w:sz w:val="26"/>
          <w:szCs w:val="26"/>
          <w:shd w:val="clear" w:color="auto" w:fill="FFFFFF"/>
        </w:rPr>
        <w:t xml:space="preserve"> </w:t>
      </w:r>
      <w:proofErr w:type="spellStart"/>
      <w:r w:rsidRPr="00DB4626">
        <w:rPr>
          <w:sz w:val="26"/>
          <w:szCs w:val="26"/>
          <w:shd w:val="clear" w:color="auto" w:fill="FFFFFF"/>
        </w:rPr>
        <w:t>khiển</w:t>
      </w:r>
      <w:proofErr w:type="spellEnd"/>
      <w:r w:rsidRPr="00DB4626">
        <w:rPr>
          <w:sz w:val="26"/>
          <w:szCs w:val="26"/>
          <w:shd w:val="clear" w:color="auto" w:fill="FFFFFF"/>
        </w:rPr>
        <w:t xml:space="preserve"> </w:t>
      </w:r>
      <w:proofErr w:type="spellStart"/>
      <w:r w:rsidRPr="00DB4626">
        <w:rPr>
          <w:sz w:val="26"/>
          <w:szCs w:val="26"/>
          <w:shd w:val="clear" w:color="auto" w:fill="FFFFFF"/>
        </w:rPr>
        <w:t>như</w:t>
      </w:r>
      <w:proofErr w:type="spellEnd"/>
      <w:r w:rsidRPr="00DB4626">
        <w:rPr>
          <w:sz w:val="26"/>
          <w:szCs w:val="26"/>
          <w:shd w:val="clear" w:color="auto" w:fill="FFFFFF"/>
        </w:rPr>
        <w:t xml:space="preserve"> GPIO, PWM, ADC, v.v., </w:t>
      </w:r>
      <w:proofErr w:type="spellStart"/>
      <w:r w:rsidRPr="00DB4626">
        <w:rPr>
          <w:sz w:val="26"/>
          <w:szCs w:val="26"/>
          <w:shd w:val="clear" w:color="auto" w:fill="FFFFFF"/>
        </w:rPr>
        <w:t>nó</w:t>
      </w:r>
      <w:proofErr w:type="spellEnd"/>
      <w:r w:rsidRPr="00DB4626">
        <w:rPr>
          <w:sz w:val="26"/>
          <w:szCs w:val="26"/>
          <w:shd w:val="clear" w:color="auto" w:fill="FFFFFF"/>
        </w:rPr>
        <w:t xml:space="preserve"> </w:t>
      </w:r>
      <w:proofErr w:type="spellStart"/>
      <w:r w:rsidRPr="00DB4626">
        <w:rPr>
          <w:sz w:val="26"/>
          <w:szCs w:val="26"/>
          <w:shd w:val="clear" w:color="auto" w:fill="FFFFFF"/>
        </w:rPr>
        <w:t>có</w:t>
      </w:r>
      <w:proofErr w:type="spellEnd"/>
      <w:r w:rsidRPr="00DB4626">
        <w:rPr>
          <w:sz w:val="26"/>
          <w:szCs w:val="26"/>
          <w:shd w:val="clear" w:color="auto" w:fill="FFFFFF"/>
        </w:rPr>
        <w:t xml:space="preserve"> </w:t>
      </w:r>
      <w:proofErr w:type="spellStart"/>
      <w:r w:rsidRPr="00DB4626">
        <w:rPr>
          <w:sz w:val="26"/>
          <w:szCs w:val="26"/>
          <w:shd w:val="clear" w:color="auto" w:fill="FFFFFF"/>
        </w:rPr>
        <w:t>thể</w:t>
      </w:r>
      <w:proofErr w:type="spellEnd"/>
      <w:r w:rsidRPr="00DB4626">
        <w:rPr>
          <w:sz w:val="26"/>
          <w:szCs w:val="26"/>
          <w:shd w:val="clear" w:color="auto" w:fill="FFFFFF"/>
        </w:rPr>
        <w:t xml:space="preserve"> </w:t>
      </w:r>
      <w:proofErr w:type="spellStart"/>
      <w:r w:rsidRPr="00DB4626">
        <w:rPr>
          <w:sz w:val="26"/>
          <w:szCs w:val="26"/>
          <w:shd w:val="clear" w:color="auto" w:fill="FFFFFF"/>
        </w:rPr>
        <w:t>tự</w:t>
      </w:r>
      <w:proofErr w:type="spellEnd"/>
      <w:r w:rsidRPr="00DB4626">
        <w:rPr>
          <w:sz w:val="26"/>
          <w:szCs w:val="26"/>
          <w:shd w:val="clear" w:color="auto" w:fill="FFFFFF"/>
        </w:rPr>
        <w:t xml:space="preserve"> </w:t>
      </w:r>
      <w:proofErr w:type="spellStart"/>
      <w:r w:rsidRPr="00DB4626">
        <w:rPr>
          <w:sz w:val="26"/>
          <w:szCs w:val="26"/>
          <w:shd w:val="clear" w:color="auto" w:fill="FFFFFF"/>
        </w:rPr>
        <w:t>mình</w:t>
      </w:r>
      <w:proofErr w:type="spellEnd"/>
      <w:r w:rsidRPr="00DB4626">
        <w:rPr>
          <w:sz w:val="26"/>
          <w:szCs w:val="26"/>
          <w:shd w:val="clear" w:color="auto" w:fill="FFFFFF"/>
        </w:rPr>
        <w:t xml:space="preserve"> </w:t>
      </w:r>
      <w:proofErr w:type="spellStart"/>
      <w:r w:rsidRPr="00DB4626">
        <w:rPr>
          <w:sz w:val="26"/>
          <w:szCs w:val="26"/>
          <w:shd w:val="clear" w:color="auto" w:fill="FFFFFF"/>
        </w:rPr>
        <w:t>giải</w:t>
      </w:r>
      <w:proofErr w:type="spellEnd"/>
      <w:r w:rsidRPr="00DB4626">
        <w:rPr>
          <w:sz w:val="26"/>
          <w:szCs w:val="26"/>
          <w:shd w:val="clear" w:color="auto" w:fill="FFFFFF"/>
        </w:rPr>
        <w:t xml:space="preserve"> </w:t>
      </w:r>
      <w:proofErr w:type="spellStart"/>
      <w:r w:rsidRPr="00DB4626">
        <w:rPr>
          <w:sz w:val="26"/>
          <w:szCs w:val="26"/>
          <w:shd w:val="clear" w:color="auto" w:fill="FFFFFF"/>
        </w:rPr>
        <w:t>quyết</w:t>
      </w:r>
      <w:proofErr w:type="spellEnd"/>
      <w:r w:rsidRPr="00DB4626">
        <w:rPr>
          <w:sz w:val="26"/>
          <w:szCs w:val="26"/>
          <w:shd w:val="clear" w:color="auto" w:fill="FFFFFF"/>
        </w:rPr>
        <w:t xml:space="preserve"> </w:t>
      </w:r>
      <w:proofErr w:type="spellStart"/>
      <w:r w:rsidRPr="00DB4626">
        <w:rPr>
          <w:sz w:val="26"/>
          <w:szCs w:val="26"/>
          <w:shd w:val="clear" w:color="auto" w:fill="FFFFFF"/>
        </w:rPr>
        <w:t>nhiều</w:t>
      </w:r>
      <w:proofErr w:type="spellEnd"/>
      <w:r w:rsidRPr="00DB4626">
        <w:rPr>
          <w:sz w:val="26"/>
          <w:szCs w:val="26"/>
          <w:shd w:val="clear" w:color="auto" w:fill="FFFFFF"/>
        </w:rPr>
        <w:t xml:space="preserve"> </w:t>
      </w:r>
      <w:proofErr w:type="spellStart"/>
      <w:r w:rsidRPr="00DB4626">
        <w:rPr>
          <w:sz w:val="26"/>
          <w:szCs w:val="26"/>
          <w:shd w:val="clear" w:color="auto" w:fill="FFFFFF"/>
        </w:rPr>
        <w:t>nhu</w:t>
      </w:r>
      <w:proofErr w:type="spellEnd"/>
      <w:r w:rsidRPr="00DB4626">
        <w:rPr>
          <w:sz w:val="26"/>
          <w:szCs w:val="26"/>
          <w:shd w:val="clear" w:color="auto" w:fill="FFFFFF"/>
        </w:rPr>
        <w:t xml:space="preserve"> </w:t>
      </w:r>
      <w:proofErr w:type="spellStart"/>
      <w:r w:rsidRPr="00DB4626">
        <w:rPr>
          <w:sz w:val="26"/>
          <w:szCs w:val="26"/>
          <w:shd w:val="clear" w:color="auto" w:fill="FFFFFF"/>
        </w:rPr>
        <w:t>cầu</w:t>
      </w:r>
      <w:proofErr w:type="spellEnd"/>
      <w:r w:rsidRPr="00DB4626">
        <w:rPr>
          <w:sz w:val="26"/>
          <w:szCs w:val="26"/>
          <w:shd w:val="clear" w:color="auto" w:fill="FFFFFF"/>
        </w:rPr>
        <w:t xml:space="preserve"> </w:t>
      </w:r>
      <w:proofErr w:type="spellStart"/>
      <w:r w:rsidRPr="00DB4626">
        <w:rPr>
          <w:sz w:val="26"/>
          <w:szCs w:val="26"/>
          <w:shd w:val="clear" w:color="auto" w:fill="FFFFFF"/>
        </w:rPr>
        <w:t>của</w:t>
      </w:r>
      <w:proofErr w:type="spellEnd"/>
      <w:r w:rsidRPr="00DB4626">
        <w:rPr>
          <w:sz w:val="26"/>
          <w:szCs w:val="26"/>
          <w:shd w:val="clear" w:color="auto" w:fill="FFFFFF"/>
          <w:lang w:val="vi-VN"/>
        </w:rPr>
        <w:t xml:space="preserve"> các </w:t>
      </w:r>
      <w:proofErr w:type="spellStart"/>
      <w:r w:rsidRPr="00DB4626">
        <w:rPr>
          <w:sz w:val="26"/>
          <w:szCs w:val="26"/>
          <w:shd w:val="clear" w:color="auto" w:fill="FFFFFF"/>
        </w:rPr>
        <w:t>dự</w:t>
      </w:r>
      <w:proofErr w:type="spellEnd"/>
      <w:r w:rsidRPr="00DB4626">
        <w:rPr>
          <w:sz w:val="26"/>
          <w:szCs w:val="26"/>
          <w:shd w:val="clear" w:color="auto" w:fill="FFFFFF"/>
        </w:rPr>
        <w:t xml:space="preserve"> </w:t>
      </w:r>
      <w:proofErr w:type="spellStart"/>
      <w:r w:rsidRPr="00DB4626">
        <w:rPr>
          <w:sz w:val="26"/>
          <w:szCs w:val="26"/>
          <w:shd w:val="clear" w:color="auto" w:fill="FFFFFF"/>
        </w:rPr>
        <w:t>án</w:t>
      </w:r>
      <w:proofErr w:type="spellEnd"/>
      <w:r w:rsidRPr="00DB4626">
        <w:rPr>
          <w:sz w:val="26"/>
          <w:szCs w:val="26"/>
        </w:rPr>
        <w:t>.</w:t>
      </w:r>
    </w:p>
    <w:p w14:paraId="0161B160" w14:textId="77777777" w:rsidR="006240CA" w:rsidRDefault="004C0B7F" w:rsidP="006240CA">
      <w:pPr>
        <w:pStyle w:val="NormalWeb"/>
        <w:keepNext/>
        <w:widowControl w:val="0"/>
        <w:shd w:val="clear" w:color="auto" w:fill="FFFFFF"/>
        <w:spacing w:before="0" w:beforeAutospacing="0" w:after="0" w:afterAutospacing="0" w:line="360" w:lineRule="auto"/>
        <w:jc w:val="center"/>
        <w:textAlignment w:val="baseline"/>
      </w:pPr>
      <w:r w:rsidRPr="00DB4626">
        <w:rPr>
          <w:noProof/>
          <w:lang w:val="vi-VN" w:eastAsia="vi-VN"/>
        </w:rPr>
        <w:lastRenderedPageBreak/>
        <w:drawing>
          <wp:inline distT="0" distB="0" distL="0" distR="0" wp14:anchorId="1A891FB6" wp14:editId="6A730499">
            <wp:extent cx="4353433" cy="2392680"/>
            <wp:effectExtent l="0" t="0" r="9525" b="7620"/>
            <wp:docPr id="5" name="Picture 5" descr="https://hackster.imgix.net/uploads/attachments/944050/node-mcu_nRId0HmElJ.jpg?auto=compress%2Cformat&amp;w=680&amp;h=51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ckster.imgix.net/uploads/attachments/944050/node-mcu_nRId0HmElJ.jpg?auto=compress%2Cformat&amp;w=680&amp;h=510&amp;fit=ma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4181" cy="2415075"/>
                    </a:xfrm>
                    <a:prstGeom prst="rect">
                      <a:avLst/>
                    </a:prstGeom>
                    <a:noFill/>
                    <a:ln>
                      <a:noFill/>
                    </a:ln>
                  </pic:spPr>
                </pic:pic>
              </a:graphicData>
            </a:graphic>
          </wp:inline>
        </w:drawing>
      </w:r>
    </w:p>
    <w:p w14:paraId="04510E59" w14:textId="0DD2A16B" w:rsidR="00D43456" w:rsidRDefault="006240CA" w:rsidP="006240CA">
      <w:pPr>
        <w:pStyle w:val="Caption"/>
      </w:pPr>
      <w:bookmarkStart w:id="119" w:name="_Toc122777703"/>
      <w:proofErr w:type="spellStart"/>
      <w:r>
        <w:t>Hình</w:t>
      </w:r>
      <w:proofErr w:type="spellEnd"/>
      <w:r>
        <w:t xml:space="preserve"> </w:t>
      </w:r>
      <w:fldSimple w:instr=" STYLEREF 1 \s ">
        <w:r w:rsidR="00BB4F25">
          <w:rPr>
            <w:noProof/>
          </w:rPr>
          <w:t>1</w:t>
        </w:r>
      </w:fldSimple>
      <w:r w:rsidR="00BB4F25">
        <w:t>.</w:t>
      </w:r>
      <w:fldSimple w:instr=" SEQ Hình \* ARABIC \s 1 ">
        <w:r w:rsidR="00BB4F25">
          <w:rPr>
            <w:noProof/>
          </w:rPr>
          <w:t>1</w:t>
        </w:r>
      </w:fldSimple>
      <w:r>
        <w:t>. ESP8266 Node MCU</w:t>
      </w:r>
      <w:bookmarkEnd w:id="119"/>
    </w:p>
    <w:p w14:paraId="29E089B4" w14:textId="1BF017D5" w:rsidR="004C0B7F" w:rsidRPr="00DB4626" w:rsidRDefault="004C0B7F" w:rsidP="00AA5376">
      <w:pPr>
        <w:pStyle w:val="Heading4"/>
        <w:spacing w:line="360" w:lineRule="auto"/>
      </w:pPr>
      <w:r w:rsidRPr="00DB4626">
        <w:rPr>
          <w:lang w:val="vi-VN"/>
        </w:rPr>
        <w:t>Đ</w:t>
      </w:r>
      <w:proofErr w:type="spellStart"/>
      <w:r w:rsidR="001651CF">
        <w:t>ặc</w:t>
      </w:r>
      <w:proofErr w:type="spellEnd"/>
      <w:r w:rsidR="001651CF">
        <w:t xml:space="preserve"> </w:t>
      </w:r>
      <w:proofErr w:type="spellStart"/>
      <w:r w:rsidR="001651CF">
        <w:t>điểm</w:t>
      </w:r>
      <w:proofErr w:type="spellEnd"/>
      <w:r w:rsidR="001651CF">
        <w:t xml:space="preserve"> </w:t>
      </w:r>
      <w:proofErr w:type="spellStart"/>
      <w:r w:rsidR="001651CF">
        <w:t>chung</w:t>
      </w:r>
      <w:proofErr w:type="spellEnd"/>
    </w:p>
    <w:p w14:paraId="260F8919" w14:textId="1D6E6249" w:rsidR="004C0B7F" w:rsidRPr="00CA53E3" w:rsidRDefault="00DB4626" w:rsidP="00CA53E3">
      <w:pPr>
        <w:shd w:val="clear" w:color="auto" w:fill="FFFFFF"/>
        <w:spacing w:line="360" w:lineRule="auto"/>
        <w:rPr>
          <w:szCs w:val="26"/>
          <w:lang w:val="vi-VN" w:eastAsia="vi-VN"/>
        </w:rPr>
      </w:pPr>
      <w:r w:rsidRPr="00CA53E3">
        <w:rPr>
          <w:szCs w:val="26"/>
          <w:lang w:eastAsia="vi-VN"/>
        </w:rPr>
        <w:t>D</w:t>
      </w:r>
      <w:r w:rsidR="004C0B7F" w:rsidRPr="00CA53E3">
        <w:rPr>
          <w:szCs w:val="26"/>
          <w:lang w:val="vi-VN" w:eastAsia="vi-VN"/>
        </w:rPr>
        <w:t>ễ sử dụng</w:t>
      </w:r>
      <w:r w:rsidR="00016FD7" w:rsidRPr="00CA53E3">
        <w:rPr>
          <w:szCs w:val="26"/>
          <w:lang w:eastAsia="vi-VN"/>
        </w:rPr>
        <w:t>.</w:t>
      </w:r>
    </w:p>
    <w:p w14:paraId="3D0B3B3B" w14:textId="2EBD5E37" w:rsidR="004C0B7F" w:rsidRPr="00CA53E3" w:rsidRDefault="004C0B7F" w:rsidP="00CA53E3">
      <w:pPr>
        <w:shd w:val="clear" w:color="auto" w:fill="FFFFFF"/>
        <w:spacing w:line="360" w:lineRule="auto"/>
        <w:rPr>
          <w:szCs w:val="26"/>
          <w:lang w:val="vi-VN" w:eastAsia="vi-VN"/>
        </w:rPr>
      </w:pPr>
      <w:r w:rsidRPr="00CA53E3">
        <w:rPr>
          <w:szCs w:val="26"/>
          <w:lang w:val="vi-VN" w:eastAsia="vi-VN"/>
        </w:rPr>
        <w:t>Khả năng lập trình với ngôn ngữ Arduino IDE hoặc IUA</w:t>
      </w:r>
      <w:r w:rsidR="00016FD7" w:rsidRPr="00CA53E3">
        <w:rPr>
          <w:szCs w:val="26"/>
          <w:lang w:eastAsia="vi-VN"/>
        </w:rPr>
        <w:t>.</w:t>
      </w:r>
    </w:p>
    <w:p w14:paraId="72EC1448" w14:textId="31D439B3" w:rsidR="004C0B7F" w:rsidRPr="00CA53E3" w:rsidRDefault="004C0B7F" w:rsidP="00CA53E3">
      <w:pPr>
        <w:shd w:val="clear" w:color="auto" w:fill="FFFFFF"/>
        <w:spacing w:line="360" w:lineRule="auto"/>
        <w:rPr>
          <w:szCs w:val="26"/>
          <w:lang w:val="vi-VN" w:eastAsia="vi-VN"/>
        </w:rPr>
      </w:pPr>
      <w:r w:rsidRPr="00CA53E3">
        <w:rPr>
          <w:szCs w:val="26"/>
          <w:lang w:val="vi-VN" w:eastAsia="vi-VN"/>
        </w:rPr>
        <w:t>Có sẵn dưới dạng điểm truy cập hoặc trạm</w:t>
      </w:r>
      <w:r w:rsidR="00016FD7" w:rsidRPr="00CA53E3">
        <w:rPr>
          <w:szCs w:val="26"/>
          <w:lang w:eastAsia="vi-VN"/>
        </w:rPr>
        <w:t>.</w:t>
      </w:r>
    </w:p>
    <w:p w14:paraId="65D303CB" w14:textId="35B65A13" w:rsidR="004C0B7F" w:rsidRPr="00CA53E3" w:rsidRDefault="004C0B7F" w:rsidP="00CA53E3">
      <w:pPr>
        <w:shd w:val="clear" w:color="auto" w:fill="FFFFFF"/>
        <w:spacing w:line="360" w:lineRule="auto"/>
        <w:rPr>
          <w:szCs w:val="26"/>
          <w:lang w:val="vi-VN" w:eastAsia="vi-VN"/>
        </w:rPr>
      </w:pPr>
      <w:r w:rsidRPr="00CA53E3">
        <w:rPr>
          <w:szCs w:val="26"/>
          <w:lang w:val="vi-VN" w:eastAsia="vi-VN"/>
        </w:rPr>
        <w:t>Có thể thực hiện được trong các ứng dụng API hướng sự kiện</w:t>
      </w:r>
      <w:r w:rsidR="00016FD7" w:rsidRPr="00CA53E3">
        <w:rPr>
          <w:szCs w:val="26"/>
          <w:lang w:eastAsia="vi-VN"/>
        </w:rPr>
        <w:t>.</w:t>
      </w:r>
    </w:p>
    <w:p w14:paraId="6B45637A" w14:textId="2FAA60C6" w:rsidR="004C0B7F" w:rsidRPr="00CA53E3" w:rsidRDefault="004C0B7F" w:rsidP="00CA53E3">
      <w:pPr>
        <w:shd w:val="clear" w:color="auto" w:fill="FFFFFF"/>
        <w:spacing w:line="360" w:lineRule="auto"/>
        <w:rPr>
          <w:szCs w:val="26"/>
          <w:lang w:val="vi-VN" w:eastAsia="vi-VN"/>
        </w:rPr>
      </w:pPr>
      <w:r w:rsidRPr="00CA53E3">
        <w:rPr>
          <w:szCs w:val="26"/>
          <w:lang w:val="vi-VN" w:eastAsia="vi-VN"/>
        </w:rPr>
        <w:t>Có anten bên trong</w:t>
      </w:r>
      <w:r w:rsidR="00016FD7" w:rsidRPr="00CA53E3">
        <w:rPr>
          <w:szCs w:val="26"/>
          <w:lang w:eastAsia="vi-VN"/>
        </w:rPr>
        <w:t>.</w:t>
      </w:r>
    </w:p>
    <w:p w14:paraId="49570E2E" w14:textId="364F458D" w:rsidR="004C0B7F" w:rsidRPr="00CA53E3" w:rsidRDefault="004C0B7F" w:rsidP="00CA53E3">
      <w:pPr>
        <w:shd w:val="clear" w:color="auto" w:fill="FFFFFF"/>
        <w:spacing w:line="360" w:lineRule="auto"/>
        <w:rPr>
          <w:szCs w:val="26"/>
          <w:lang w:val="vi-VN" w:eastAsia="vi-VN"/>
        </w:rPr>
      </w:pPr>
      <w:r w:rsidRPr="00CA53E3">
        <w:rPr>
          <w:szCs w:val="26"/>
          <w:lang w:val="vi-VN" w:eastAsia="vi-VN"/>
        </w:rPr>
        <w:t>Chứa 13 chân GPIO, 10 kênh PWM, I2C, SPI, ADC, UART và 1-Wire</w:t>
      </w:r>
      <w:r w:rsidR="00016FD7" w:rsidRPr="00CA53E3">
        <w:rPr>
          <w:szCs w:val="26"/>
          <w:lang w:eastAsia="vi-VN"/>
        </w:rPr>
        <w:t>.</w:t>
      </w:r>
    </w:p>
    <w:p w14:paraId="12B7B575" w14:textId="54AF1D76" w:rsidR="009B2777" w:rsidRPr="00DB4626" w:rsidRDefault="004C0B7F" w:rsidP="00AA5376">
      <w:pPr>
        <w:pStyle w:val="Heading3"/>
        <w:spacing w:line="360" w:lineRule="auto"/>
      </w:pPr>
      <w:bookmarkStart w:id="120" w:name="_Toc122707909"/>
      <w:bookmarkStart w:id="121" w:name="_Toc122777679"/>
      <w:r w:rsidRPr="00DB4626">
        <w:rPr>
          <w:lang w:val="vi-VN"/>
        </w:rPr>
        <w:t>PIC16F887-PU</w:t>
      </w:r>
      <w:bookmarkEnd w:id="120"/>
      <w:bookmarkEnd w:id="121"/>
    </w:p>
    <w:p w14:paraId="25E58ECF" w14:textId="1EB6AE78" w:rsidR="004C0B7F" w:rsidRPr="00DB4626" w:rsidRDefault="004C0B7F" w:rsidP="00AA5376">
      <w:pPr>
        <w:pStyle w:val="Heading4"/>
        <w:spacing w:line="360" w:lineRule="auto"/>
      </w:pPr>
      <w:r w:rsidRPr="00DB4626">
        <w:rPr>
          <w:lang w:val="vi-VN"/>
        </w:rPr>
        <w:t>PIC16F887-PU</w:t>
      </w:r>
      <w:r w:rsidR="001651CF">
        <w:t xml:space="preserve"> </w:t>
      </w:r>
      <w:proofErr w:type="spellStart"/>
      <w:r w:rsidR="001651CF">
        <w:t>là</w:t>
      </w:r>
      <w:proofErr w:type="spellEnd"/>
      <w:r w:rsidR="001651CF">
        <w:t xml:space="preserve"> </w:t>
      </w:r>
      <w:proofErr w:type="spellStart"/>
      <w:r w:rsidR="001651CF">
        <w:t>gì</w:t>
      </w:r>
      <w:proofErr w:type="spellEnd"/>
      <w:r w:rsidR="001651CF">
        <w:t>?</w:t>
      </w:r>
    </w:p>
    <w:p w14:paraId="75097171" w14:textId="25701617" w:rsidR="004C0B7F" w:rsidRPr="00DB4626" w:rsidRDefault="004C0B7F" w:rsidP="00CA53E3">
      <w:pPr>
        <w:pStyle w:val="NormalWeb"/>
        <w:widowControl w:val="0"/>
        <w:shd w:val="clear" w:color="auto" w:fill="FFFFFF"/>
        <w:spacing w:before="0" w:beforeAutospacing="0" w:after="0" w:afterAutospacing="0" w:line="360" w:lineRule="auto"/>
        <w:jc w:val="both"/>
        <w:textAlignment w:val="baseline"/>
        <w:rPr>
          <w:sz w:val="26"/>
          <w:szCs w:val="26"/>
        </w:rPr>
      </w:pPr>
      <w:proofErr w:type="spellStart"/>
      <w:r w:rsidRPr="00DB4626">
        <w:rPr>
          <w:sz w:val="26"/>
          <w:szCs w:val="26"/>
          <w:shd w:val="clear" w:color="auto" w:fill="FFFFFF"/>
        </w:rPr>
        <w:t>NodeMCU</w:t>
      </w:r>
      <w:proofErr w:type="spellEnd"/>
      <w:r w:rsidRPr="00DB4626">
        <w:rPr>
          <w:sz w:val="26"/>
          <w:szCs w:val="26"/>
          <w:shd w:val="clear" w:color="auto" w:fill="FFFFFF"/>
        </w:rPr>
        <w:t xml:space="preserve"> </w:t>
      </w:r>
      <w:proofErr w:type="spellStart"/>
      <w:r w:rsidRPr="00DB4626">
        <w:rPr>
          <w:sz w:val="26"/>
          <w:szCs w:val="26"/>
          <w:shd w:val="clear" w:color="auto" w:fill="FFFFFF"/>
        </w:rPr>
        <w:t>là</w:t>
      </w:r>
      <w:proofErr w:type="spellEnd"/>
      <w:r w:rsidRPr="00DB4626">
        <w:rPr>
          <w:sz w:val="26"/>
          <w:szCs w:val="26"/>
          <w:shd w:val="clear" w:color="auto" w:fill="FFFFFF"/>
        </w:rPr>
        <w:t xml:space="preserve"> </w:t>
      </w:r>
      <w:proofErr w:type="spellStart"/>
      <w:r w:rsidRPr="00DB4626">
        <w:rPr>
          <w:sz w:val="26"/>
          <w:szCs w:val="26"/>
          <w:shd w:val="clear" w:color="auto" w:fill="FFFFFF"/>
        </w:rPr>
        <w:t>một</w:t>
      </w:r>
      <w:proofErr w:type="spellEnd"/>
      <w:r w:rsidRPr="00DB4626">
        <w:rPr>
          <w:sz w:val="26"/>
          <w:szCs w:val="26"/>
          <w:shd w:val="clear" w:color="auto" w:fill="FFFFFF"/>
        </w:rPr>
        <w:t xml:space="preserve"> </w:t>
      </w:r>
      <w:proofErr w:type="spellStart"/>
      <w:r w:rsidRPr="00DB4626">
        <w:rPr>
          <w:sz w:val="26"/>
          <w:szCs w:val="26"/>
          <w:shd w:val="clear" w:color="auto" w:fill="FFFFFF"/>
        </w:rPr>
        <w:t>nền</w:t>
      </w:r>
      <w:proofErr w:type="spellEnd"/>
      <w:r w:rsidRPr="00DB4626">
        <w:rPr>
          <w:sz w:val="26"/>
          <w:szCs w:val="26"/>
          <w:shd w:val="clear" w:color="auto" w:fill="FFFFFF"/>
        </w:rPr>
        <w:t xml:space="preserve"> </w:t>
      </w:r>
      <w:proofErr w:type="spellStart"/>
      <w:r w:rsidRPr="00DB4626">
        <w:rPr>
          <w:sz w:val="26"/>
          <w:szCs w:val="26"/>
          <w:shd w:val="clear" w:color="auto" w:fill="FFFFFF"/>
        </w:rPr>
        <w:t>tảng</w:t>
      </w:r>
      <w:proofErr w:type="spellEnd"/>
      <w:r w:rsidRPr="00DB4626">
        <w:rPr>
          <w:sz w:val="26"/>
          <w:szCs w:val="26"/>
          <w:shd w:val="clear" w:color="auto" w:fill="FFFFFF"/>
        </w:rPr>
        <w:t xml:space="preserve"> </w:t>
      </w:r>
      <w:proofErr w:type="spellStart"/>
      <w:r w:rsidRPr="00DB4626">
        <w:rPr>
          <w:sz w:val="26"/>
          <w:szCs w:val="26"/>
          <w:shd w:val="clear" w:color="auto" w:fill="FFFFFF"/>
        </w:rPr>
        <w:t>nguồn</w:t>
      </w:r>
      <w:proofErr w:type="spellEnd"/>
      <w:r w:rsidRPr="00DB4626">
        <w:rPr>
          <w:sz w:val="26"/>
          <w:szCs w:val="26"/>
          <w:shd w:val="clear" w:color="auto" w:fill="FFFFFF"/>
        </w:rPr>
        <w:t xml:space="preserve"> </w:t>
      </w:r>
      <w:proofErr w:type="spellStart"/>
      <w:r w:rsidRPr="00DB4626">
        <w:rPr>
          <w:sz w:val="26"/>
          <w:szCs w:val="26"/>
          <w:shd w:val="clear" w:color="auto" w:fill="FFFFFF"/>
        </w:rPr>
        <w:t>mở</w:t>
      </w:r>
      <w:proofErr w:type="spellEnd"/>
      <w:r w:rsidRPr="00DB4626">
        <w:rPr>
          <w:sz w:val="26"/>
          <w:szCs w:val="26"/>
          <w:shd w:val="clear" w:color="auto" w:fill="FFFFFF"/>
        </w:rPr>
        <w:t xml:space="preserve"> </w:t>
      </w:r>
      <w:proofErr w:type="spellStart"/>
      <w:r w:rsidRPr="00DB4626">
        <w:rPr>
          <w:sz w:val="26"/>
          <w:szCs w:val="26"/>
          <w:shd w:val="clear" w:color="auto" w:fill="FFFFFF"/>
        </w:rPr>
        <w:t>dựa</w:t>
      </w:r>
      <w:proofErr w:type="spellEnd"/>
      <w:r w:rsidRPr="00DB4626">
        <w:rPr>
          <w:sz w:val="26"/>
          <w:szCs w:val="26"/>
          <w:shd w:val="clear" w:color="auto" w:fill="FFFFFF"/>
        </w:rPr>
        <w:t xml:space="preserve"> </w:t>
      </w:r>
      <w:proofErr w:type="spellStart"/>
      <w:r w:rsidRPr="00DB4626">
        <w:rPr>
          <w:sz w:val="26"/>
          <w:szCs w:val="26"/>
          <w:shd w:val="clear" w:color="auto" w:fill="FFFFFF"/>
        </w:rPr>
        <w:t>trên</w:t>
      </w:r>
      <w:proofErr w:type="spellEnd"/>
      <w:r w:rsidRPr="00DB4626">
        <w:rPr>
          <w:sz w:val="26"/>
          <w:szCs w:val="26"/>
          <w:shd w:val="clear" w:color="auto" w:fill="FFFFFF"/>
        </w:rPr>
        <w:t xml:space="preserve"> ESP8266 </w:t>
      </w:r>
      <w:proofErr w:type="spellStart"/>
      <w:r w:rsidRPr="00DB4626">
        <w:rPr>
          <w:sz w:val="26"/>
          <w:szCs w:val="26"/>
          <w:shd w:val="clear" w:color="auto" w:fill="FFFFFF"/>
        </w:rPr>
        <w:t>có</w:t>
      </w:r>
      <w:proofErr w:type="spellEnd"/>
      <w:r w:rsidRPr="00DB4626">
        <w:rPr>
          <w:sz w:val="26"/>
          <w:szCs w:val="26"/>
          <w:shd w:val="clear" w:color="auto" w:fill="FFFFFF"/>
        </w:rPr>
        <w:t xml:space="preserve"> </w:t>
      </w:r>
      <w:proofErr w:type="spellStart"/>
      <w:r w:rsidRPr="00DB4626">
        <w:rPr>
          <w:sz w:val="26"/>
          <w:szCs w:val="26"/>
          <w:shd w:val="clear" w:color="auto" w:fill="FFFFFF"/>
        </w:rPr>
        <w:t>thể</w:t>
      </w:r>
      <w:proofErr w:type="spellEnd"/>
      <w:r w:rsidRPr="00DB4626">
        <w:rPr>
          <w:sz w:val="26"/>
          <w:szCs w:val="26"/>
          <w:shd w:val="clear" w:color="auto" w:fill="FFFFFF"/>
        </w:rPr>
        <w:t xml:space="preserve"> </w:t>
      </w:r>
      <w:proofErr w:type="spellStart"/>
      <w:r w:rsidRPr="00DB4626">
        <w:rPr>
          <w:sz w:val="26"/>
          <w:szCs w:val="26"/>
          <w:shd w:val="clear" w:color="auto" w:fill="FFFFFF"/>
        </w:rPr>
        <w:t>kết</w:t>
      </w:r>
      <w:proofErr w:type="spellEnd"/>
      <w:r w:rsidRPr="00DB4626">
        <w:rPr>
          <w:sz w:val="26"/>
          <w:szCs w:val="26"/>
          <w:shd w:val="clear" w:color="auto" w:fill="FFFFFF"/>
        </w:rPr>
        <w:t xml:space="preserve"> </w:t>
      </w:r>
      <w:proofErr w:type="spellStart"/>
      <w:r w:rsidRPr="00DB4626">
        <w:rPr>
          <w:sz w:val="26"/>
          <w:szCs w:val="26"/>
          <w:shd w:val="clear" w:color="auto" w:fill="FFFFFF"/>
        </w:rPr>
        <w:t>nối</w:t>
      </w:r>
      <w:proofErr w:type="spellEnd"/>
      <w:r w:rsidRPr="00DB4626">
        <w:rPr>
          <w:sz w:val="26"/>
          <w:szCs w:val="26"/>
          <w:shd w:val="clear" w:color="auto" w:fill="FFFFFF"/>
        </w:rPr>
        <w:t xml:space="preserve"> </w:t>
      </w:r>
      <w:proofErr w:type="spellStart"/>
      <w:r w:rsidRPr="00DB4626">
        <w:rPr>
          <w:sz w:val="26"/>
          <w:szCs w:val="26"/>
          <w:shd w:val="clear" w:color="auto" w:fill="FFFFFF"/>
        </w:rPr>
        <w:t>các</w:t>
      </w:r>
      <w:proofErr w:type="spellEnd"/>
      <w:r w:rsidRPr="00DB4626">
        <w:rPr>
          <w:sz w:val="26"/>
          <w:szCs w:val="26"/>
          <w:shd w:val="clear" w:color="auto" w:fill="FFFFFF"/>
        </w:rPr>
        <w:t xml:space="preserve"> </w:t>
      </w:r>
      <w:proofErr w:type="spellStart"/>
      <w:r w:rsidRPr="00DB4626">
        <w:rPr>
          <w:sz w:val="26"/>
          <w:szCs w:val="26"/>
          <w:shd w:val="clear" w:color="auto" w:fill="FFFFFF"/>
        </w:rPr>
        <w:t>đối</w:t>
      </w:r>
      <w:proofErr w:type="spellEnd"/>
      <w:r w:rsidRPr="00DB4626">
        <w:rPr>
          <w:sz w:val="26"/>
          <w:szCs w:val="26"/>
          <w:shd w:val="clear" w:color="auto" w:fill="FFFFFF"/>
        </w:rPr>
        <w:t xml:space="preserve"> </w:t>
      </w:r>
      <w:proofErr w:type="spellStart"/>
      <w:r w:rsidRPr="00DB4626">
        <w:rPr>
          <w:sz w:val="26"/>
          <w:szCs w:val="26"/>
          <w:shd w:val="clear" w:color="auto" w:fill="FFFFFF"/>
        </w:rPr>
        <w:t>tượng</w:t>
      </w:r>
      <w:proofErr w:type="spellEnd"/>
      <w:r w:rsidRPr="00DB4626">
        <w:rPr>
          <w:sz w:val="26"/>
          <w:szCs w:val="26"/>
          <w:shd w:val="clear" w:color="auto" w:fill="FFFFFF"/>
        </w:rPr>
        <w:t xml:space="preserve"> </w:t>
      </w:r>
      <w:proofErr w:type="spellStart"/>
      <w:r w:rsidRPr="00DB4626">
        <w:rPr>
          <w:sz w:val="26"/>
          <w:szCs w:val="26"/>
          <w:shd w:val="clear" w:color="auto" w:fill="FFFFFF"/>
        </w:rPr>
        <w:t>và</w:t>
      </w:r>
      <w:proofErr w:type="spellEnd"/>
      <w:r w:rsidRPr="00DB4626">
        <w:rPr>
          <w:sz w:val="26"/>
          <w:szCs w:val="26"/>
          <w:shd w:val="clear" w:color="auto" w:fill="FFFFFF"/>
        </w:rPr>
        <w:t xml:space="preserve"> </w:t>
      </w:r>
      <w:proofErr w:type="spellStart"/>
      <w:r w:rsidRPr="00DB4626">
        <w:rPr>
          <w:sz w:val="26"/>
          <w:szCs w:val="26"/>
          <w:shd w:val="clear" w:color="auto" w:fill="FFFFFF"/>
        </w:rPr>
        <w:t>cho</w:t>
      </w:r>
      <w:proofErr w:type="spellEnd"/>
      <w:r w:rsidRPr="00DB4626">
        <w:rPr>
          <w:sz w:val="26"/>
          <w:szCs w:val="26"/>
          <w:shd w:val="clear" w:color="auto" w:fill="FFFFFF"/>
        </w:rPr>
        <w:t xml:space="preserve"> </w:t>
      </w:r>
      <w:proofErr w:type="spellStart"/>
      <w:r w:rsidRPr="00DB4626">
        <w:rPr>
          <w:sz w:val="26"/>
          <w:szCs w:val="26"/>
          <w:shd w:val="clear" w:color="auto" w:fill="FFFFFF"/>
        </w:rPr>
        <w:t>phép</w:t>
      </w:r>
      <w:proofErr w:type="spellEnd"/>
      <w:r w:rsidRPr="00DB4626">
        <w:rPr>
          <w:sz w:val="26"/>
          <w:szCs w:val="26"/>
          <w:shd w:val="clear" w:color="auto" w:fill="FFFFFF"/>
        </w:rPr>
        <w:t xml:space="preserve"> </w:t>
      </w:r>
      <w:proofErr w:type="spellStart"/>
      <w:r w:rsidRPr="00DB4626">
        <w:rPr>
          <w:sz w:val="26"/>
          <w:szCs w:val="26"/>
          <w:shd w:val="clear" w:color="auto" w:fill="FFFFFF"/>
        </w:rPr>
        <w:t>truyền</w:t>
      </w:r>
      <w:proofErr w:type="spellEnd"/>
      <w:r w:rsidRPr="00DB4626">
        <w:rPr>
          <w:sz w:val="26"/>
          <w:szCs w:val="26"/>
          <w:shd w:val="clear" w:color="auto" w:fill="FFFFFF"/>
        </w:rPr>
        <w:t xml:space="preserve"> </w:t>
      </w:r>
      <w:proofErr w:type="spellStart"/>
      <w:r w:rsidRPr="00DB4626">
        <w:rPr>
          <w:sz w:val="26"/>
          <w:szCs w:val="26"/>
          <w:shd w:val="clear" w:color="auto" w:fill="FFFFFF"/>
        </w:rPr>
        <w:t>dữ</w:t>
      </w:r>
      <w:proofErr w:type="spellEnd"/>
      <w:r w:rsidRPr="00DB4626">
        <w:rPr>
          <w:sz w:val="26"/>
          <w:szCs w:val="26"/>
          <w:shd w:val="clear" w:color="auto" w:fill="FFFFFF"/>
        </w:rPr>
        <w:t xml:space="preserve"> </w:t>
      </w:r>
      <w:proofErr w:type="spellStart"/>
      <w:r w:rsidRPr="00DB4626">
        <w:rPr>
          <w:sz w:val="26"/>
          <w:szCs w:val="26"/>
          <w:shd w:val="clear" w:color="auto" w:fill="FFFFFF"/>
        </w:rPr>
        <w:t>liệu</w:t>
      </w:r>
      <w:proofErr w:type="spellEnd"/>
      <w:r w:rsidRPr="00DB4626">
        <w:rPr>
          <w:sz w:val="26"/>
          <w:szCs w:val="26"/>
          <w:shd w:val="clear" w:color="auto" w:fill="FFFFFF"/>
        </w:rPr>
        <w:t xml:space="preserve"> </w:t>
      </w:r>
      <w:proofErr w:type="spellStart"/>
      <w:r w:rsidRPr="00DB4626">
        <w:rPr>
          <w:sz w:val="26"/>
          <w:szCs w:val="26"/>
          <w:shd w:val="clear" w:color="auto" w:fill="FFFFFF"/>
        </w:rPr>
        <w:t>bằng</w:t>
      </w:r>
      <w:proofErr w:type="spellEnd"/>
      <w:r w:rsidRPr="00DB4626">
        <w:rPr>
          <w:sz w:val="26"/>
          <w:szCs w:val="26"/>
          <w:shd w:val="clear" w:color="auto" w:fill="FFFFFF"/>
        </w:rPr>
        <w:t xml:space="preserve"> </w:t>
      </w:r>
      <w:proofErr w:type="spellStart"/>
      <w:r w:rsidRPr="00DB4626">
        <w:rPr>
          <w:sz w:val="26"/>
          <w:szCs w:val="26"/>
          <w:shd w:val="clear" w:color="auto" w:fill="FFFFFF"/>
        </w:rPr>
        <w:t>giao</w:t>
      </w:r>
      <w:proofErr w:type="spellEnd"/>
      <w:r w:rsidRPr="00DB4626">
        <w:rPr>
          <w:sz w:val="26"/>
          <w:szCs w:val="26"/>
          <w:shd w:val="clear" w:color="auto" w:fill="FFFFFF"/>
        </w:rPr>
        <w:t xml:space="preserve"> </w:t>
      </w:r>
      <w:proofErr w:type="spellStart"/>
      <w:r w:rsidRPr="00DB4626">
        <w:rPr>
          <w:sz w:val="26"/>
          <w:szCs w:val="26"/>
          <w:shd w:val="clear" w:color="auto" w:fill="FFFFFF"/>
        </w:rPr>
        <w:t>thức</w:t>
      </w:r>
      <w:proofErr w:type="spellEnd"/>
      <w:r w:rsidRPr="00DB4626">
        <w:rPr>
          <w:sz w:val="26"/>
          <w:szCs w:val="26"/>
          <w:shd w:val="clear" w:color="auto" w:fill="FFFFFF"/>
        </w:rPr>
        <w:t xml:space="preserve"> Wi-Fi. </w:t>
      </w:r>
      <w:proofErr w:type="spellStart"/>
      <w:r w:rsidRPr="00DB4626">
        <w:rPr>
          <w:sz w:val="26"/>
          <w:szCs w:val="26"/>
          <w:shd w:val="clear" w:color="auto" w:fill="FFFFFF"/>
        </w:rPr>
        <w:t>Ngoài</w:t>
      </w:r>
      <w:proofErr w:type="spellEnd"/>
      <w:r w:rsidRPr="00DB4626">
        <w:rPr>
          <w:sz w:val="26"/>
          <w:szCs w:val="26"/>
          <w:shd w:val="clear" w:color="auto" w:fill="FFFFFF"/>
        </w:rPr>
        <w:t xml:space="preserve"> </w:t>
      </w:r>
      <w:proofErr w:type="spellStart"/>
      <w:r w:rsidRPr="00DB4626">
        <w:rPr>
          <w:sz w:val="26"/>
          <w:szCs w:val="26"/>
          <w:shd w:val="clear" w:color="auto" w:fill="FFFFFF"/>
        </w:rPr>
        <w:t>ra</w:t>
      </w:r>
      <w:proofErr w:type="spellEnd"/>
      <w:r w:rsidRPr="00DB4626">
        <w:rPr>
          <w:sz w:val="26"/>
          <w:szCs w:val="26"/>
          <w:shd w:val="clear" w:color="auto" w:fill="FFFFFF"/>
        </w:rPr>
        <w:t xml:space="preserve">, </w:t>
      </w:r>
      <w:proofErr w:type="spellStart"/>
      <w:r w:rsidRPr="00DB4626">
        <w:rPr>
          <w:sz w:val="26"/>
          <w:szCs w:val="26"/>
          <w:shd w:val="clear" w:color="auto" w:fill="FFFFFF"/>
        </w:rPr>
        <w:t>bằng</w:t>
      </w:r>
      <w:proofErr w:type="spellEnd"/>
      <w:r w:rsidRPr="00DB4626">
        <w:rPr>
          <w:sz w:val="26"/>
          <w:szCs w:val="26"/>
          <w:shd w:val="clear" w:color="auto" w:fill="FFFFFF"/>
        </w:rPr>
        <w:t xml:space="preserve"> </w:t>
      </w:r>
      <w:proofErr w:type="spellStart"/>
      <w:r w:rsidRPr="00DB4626">
        <w:rPr>
          <w:sz w:val="26"/>
          <w:szCs w:val="26"/>
          <w:shd w:val="clear" w:color="auto" w:fill="FFFFFF"/>
        </w:rPr>
        <w:t>cách</w:t>
      </w:r>
      <w:proofErr w:type="spellEnd"/>
      <w:r w:rsidRPr="00DB4626">
        <w:rPr>
          <w:sz w:val="26"/>
          <w:szCs w:val="26"/>
          <w:shd w:val="clear" w:color="auto" w:fill="FFFFFF"/>
        </w:rPr>
        <w:t xml:space="preserve"> </w:t>
      </w:r>
      <w:proofErr w:type="spellStart"/>
      <w:r w:rsidRPr="00DB4626">
        <w:rPr>
          <w:sz w:val="26"/>
          <w:szCs w:val="26"/>
          <w:shd w:val="clear" w:color="auto" w:fill="FFFFFF"/>
        </w:rPr>
        <w:t>cung</w:t>
      </w:r>
      <w:proofErr w:type="spellEnd"/>
      <w:r w:rsidRPr="00DB4626">
        <w:rPr>
          <w:sz w:val="26"/>
          <w:szCs w:val="26"/>
          <w:shd w:val="clear" w:color="auto" w:fill="FFFFFF"/>
        </w:rPr>
        <w:t xml:space="preserve"> </w:t>
      </w:r>
      <w:proofErr w:type="spellStart"/>
      <w:r w:rsidRPr="00DB4626">
        <w:rPr>
          <w:sz w:val="26"/>
          <w:szCs w:val="26"/>
          <w:shd w:val="clear" w:color="auto" w:fill="FFFFFF"/>
        </w:rPr>
        <w:t>cấp</w:t>
      </w:r>
      <w:proofErr w:type="spellEnd"/>
      <w:r w:rsidRPr="00DB4626">
        <w:rPr>
          <w:sz w:val="26"/>
          <w:szCs w:val="26"/>
          <w:shd w:val="clear" w:color="auto" w:fill="FFFFFF"/>
        </w:rPr>
        <w:t xml:space="preserve"> </w:t>
      </w:r>
      <w:proofErr w:type="spellStart"/>
      <w:r w:rsidRPr="00DB4626">
        <w:rPr>
          <w:sz w:val="26"/>
          <w:szCs w:val="26"/>
          <w:shd w:val="clear" w:color="auto" w:fill="FFFFFF"/>
        </w:rPr>
        <w:t>một</w:t>
      </w:r>
      <w:proofErr w:type="spellEnd"/>
      <w:r w:rsidRPr="00DB4626">
        <w:rPr>
          <w:sz w:val="26"/>
          <w:szCs w:val="26"/>
          <w:shd w:val="clear" w:color="auto" w:fill="FFFFFF"/>
        </w:rPr>
        <w:t xml:space="preserve"> </w:t>
      </w:r>
      <w:proofErr w:type="spellStart"/>
      <w:r w:rsidRPr="00DB4626">
        <w:rPr>
          <w:sz w:val="26"/>
          <w:szCs w:val="26"/>
          <w:shd w:val="clear" w:color="auto" w:fill="FFFFFF"/>
        </w:rPr>
        <w:t>số</w:t>
      </w:r>
      <w:proofErr w:type="spellEnd"/>
      <w:r w:rsidRPr="00DB4626">
        <w:rPr>
          <w:sz w:val="26"/>
          <w:szCs w:val="26"/>
          <w:shd w:val="clear" w:color="auto" w:fill="FFFFFF"/>
        </w:rPr>
        <w:t xml:space="preserve"> </w:t>
      </w:r>
      <w:proofErr w:type="spellStart"/>
      <w:r w:rsidRPr="00DB4626">
        <w:rPr>
          <w:sz w:val="26"/>
          <w:szCs w:val="26"/>
          <w:shd w:val="clear" w:color="auto" w:fill="FFFFFF"/>
        </w:rPr>
        <w:t>tính</w:t>
      </w:r>
      <w:proofErr w:type="spellEnd"/>
      <w:r w:rsidRPr="00DB4626">
        <w:rPr>
          <w:sz w:val="26"/>
          <w:szCs w:val="26"/>
          <w:shd w:val="clear" w:color="auto" w:fill="FFFFFF"/>
        </w:rPr>
        <w:t xml:space="preserve"> </w:t>
      </w:r>
      <w:proofErr w:type="spellStart"/>
      <w:r w:rsidRPr="00DB4626">
        <w:rPr>
          <w:sz w:val="26"/>
          <w:szCs w:val="26"/>
          <w:shd w:val="clear" w:color="auto" w:fill="FFFFFF"/>
        </w:rPr>
        <w:t>năng</w:t>
      </w:r>
      <w:proofErr w:type="spellEnd"/>
      <w:r w:rsidRPr="00DB4626">
        <w:rPr>
          <w:sz w:val="26"/>
          <w:szCs w:val="26"/>
          <w:shd w:val="clear" w:color="auto" w:fill="FFFFFF"/>
        </w:rPr>
        <w:t xml:space="preserve"> </w:t>
      </w:r>
      <w:proofErr w:type="spellStart"/>
      <w:r w:rsidRPr="00DB4626">
        <w:rPr>
          <w:sz w:val="26"/>
          <w:szCs w:val="26"/>
          <w:shd w:val="clear" w:color="auto" w:fill="FFFFFF"/>
        </w:rPr>
        <w:t>quan</w:t>
      </w:r>
      <w:proofErr w:type="spellEnd"/>
      <w:r w:rsidRPr="00DB4626">
        <w:rPr>
          <w:sz w:val="26"/>
          <w:szCs w:val="26"/>
          <w:shd w:val="clear" w:color="auto" w:fill="FFFFFF"/>
        </w:rPr>
        <w:t xml:space="preserve"> </w:t>
      </w:r>
      <w:proofErr w:type="spellStart"/>
      <w:r w:rsidRPr="00DB4626">
        <w:rPr>
          <w:sz w:val="26"/>
          <w:szCs w:val="26"/>
          <w:shd w:val="clear" w:color="auto" w:fill="FFFFFF"/>
        </w:rPr>
        <w:t>trọng</w:t>
      </w:r>
      <w:proofErr w:type="spellEnd"/>
      <w:r w:rsidRPr="00DB4626">
        <w:rPr>
          <w:sz w:val="26"/>
          <w:szCs w:val="26"/>
          <w:shd w:val="clear" w:color="auto" w:fill="FFFFFF"/>
        </w:rPr>
        <w:t xml:space="preserve"> </w:t>
      </w:r>
      <w:proofErr w:type="spellStart"/>
      <w:r w:rsidRPr="00DB4626">
        <w:rPr>
          <w:sz w:val="26"/>
          <w:szCs w:val="26"/>
          <w:shd w:val="clear" w:color="auto" w:fill="FFFFFF"/>
        </w:rPr>
        <w:t>nhất</w:t>
      </w:r>
      <w:proofErr w:type="spellEnd"/>
      <w:r w:rsidRPr="00DB4626">
        <w:rPr>
          <w:sz w:val="26"/>
          <w:szCs w:val="26"/>
          <w:shd w:val="clear" w:color="auto" w:fill="FFFFFF"/>
        </w:rPr>
        <w:t xml:space="preserve"> </w:t>
      </w:r>
      <w:proofErr w:type="spellStart"/>
      <w:r w:rsidRPr="00DB4626">
        <w:rPr>
          <w:sz w:val="26"/>
          <w:szCs w:val="26"/>
          <w:shd w:val="clear" w:color="auto" w:fill="FFFFFF"/>
        </w:rPr>
        <w:t>của</w:t>
      </w:r>
      <w:proofErr w:type="spellEnd"/>
      <w:r w:rsidRPr="00DB4626">
        <w:rPr>
          <w:sz w:val="26"/>
          <w:szCs w:val="26"/>
          <w:shd w:val="clear" w:color="auto" w:fill="FFFFFF"/>
        </w:rPr>
        <w:t xml:space="preserve"> vi </w:t>
      </w:r>
      <w:proofErr w:type="spellStart"/>
      <w:r w:rsidRPr="00DB4626">
        <w:rPr>
          <w:sz w:val="26"/>
          <w:szCs w:val="26"/>
          <w:shd w:val="clear" w:color="auto" w:fill="FFFFFF"/>
        </w:rPr>
        <w:t>điều</w:t>
      </w:r>
      <w:proofErr w:type="spellEnd"/>
      <w:r w:rsidRPr="00DB4626">
        <w:rPr>
          <w:sz w:val="26"/>
          <w:szCs w:val="26"/>
          <w:shd w:val="clear" w:color="auto" w:fill="FFFFFF"/>
        </w:rPr>
        <w:t xml:space="preserve"> </w:t>
      </w:r>
      <w:proofErr w:type="spellStart"/>
      <w:r w:rsidRPr="00DB4626">
        <w:rPr>
          <w:sz w:val="26"/>
          <w:szCs w:val="26"/>
          <w:shd w:val="clear" w:color="auto" w:fill="FFFFFF"/>
        </w:rPr>
        <w:t>khiển</w:t>
      </w:r>
      <w:proofErr w:type="spellEnd"/>
      <w:r w:rsidRPr="00DB4626">
        <w:rPr>
          <w:sz w:val="26"/>
          <w:szCs w:val="26"/>
          <w:shd w:val="clear" w:color="auto" w:fill="FFFFFF"/>
        </w:rPr>
        <w:t xml:space="preserve"> </w:t>
      </w:r>
      <w:proofErr w:type="spellStart"/>
      <w:r w:rsidRPr="00DB4626">
        <w:rPr>
          <w:sz w:val="26"/>
          <w:szCs w:val="26"/>
          <w:shd w:val="clear" w:color="auto" w:fill="FFFFFF"/>
        </w:rPr>
        <w:t>như</w:t>
      </w:r>
      <w:proofErr w:type="spellEnd"/>
      <w:r w:rsidRPr="00DB4626">
        <w:rPr>
          <w:sz w:val="26"/>
          <w:szCs w:val="26"/>
          <w:shd w:val="clear" w:color="auto" w:fill="FFFFFF"/>
        </w:rPr>
        <w:t xml:space="preserve"> GPIO, PWM, ADC, v.v., </w:t>
      </w:r>
      <w:proofErr w:type="spellStart"/>
      <w:r w:rsidRPr="00DB4626">
        <w:rPr>
          <w:sz w:val="26"/>
          <w:szCs w:val="26"/>
          <w:shd w:val="clear" w:color="auto" w:fill="FFFFFF"/>
        </w:rPr>
        <w:t>nó</w:t>
      </w:r>
      <w:proofErr w:type="spellEnd"/>
      <w:r w:rsidRPr="00DB4626">
        <w:rPr>
          <w:sz w:val="26"/>
          <w:szCs w:val="26"/>
          <w:shd w:val="clear" w:color="auto" w:fill="FFFFFF"/>
        </w:rPr>
        <w:t xml:space="preserve"> </w:t>
      </w:r>
      <w:proofErr w:type="spellStart"/>
      <w:r w:rsidRPr="00DB4626">
        <w:rPr>
          <w:sz w:val="26"/>
          <w:szCs w:val="26"/>
          <w:shd w:val="clear" w:color="auto" w:fill="FFFFFF"/>
        </w:rPr>
        <w:t>có</w:t>
      </w:r>
      <w:proofErr w:type="spellEnd"/>
      <w:r w:rsidRPr="00DB4626">
        <w:rPr>
          <w:sz w:val="26"/>
          <w:szCs w:val="26"/>
          <w:shd w:val="clear" w:color="auto" w:fill="FFFFFF"/>
        </w:rPr>
        <w:t xml:space="preserve"> </w:t>
      </w:r>
      <w:proofErr w:type="spellStart"/>
      <w:r w:rsidRPr="00DB4626">
        <w:rPr>
          <w:sz w:val="26"/>
          <w:szCs w:val="26"/>
          <w:shd w:val="clear" w:color="auto" w:fill="FFFFFF"/>
        </w:rPr>
        <w:t>thể</w:t>
      </w:r>
      <w:proofErr w:type="spellEnd"/>
      <w:r w:rsidRPr="00DB4626">
        <w:rPr>
          <w:sz w:val="26"/>
          <w:szCs w:val="26"/>
          <w:shd w:val="clear" w:color="auto" w:fill="FFFFFF"/>
        </w:rPr>
        <w:t xml:space="preserve"> </w:t>
      </w:r>
      <w:proofErr w:type="spellStart"/>
      <w:r w:rsidRPr="00DB4626">
        <w:rPr>
          <w:sz w:val="26"/>
          <w:szCs w:val="26"/>
          <w:shd w:val="clear" w:color="auto" w:fill="FFFFFF"/>
        </w:rPr>
        <w:t>tự</w:t>
      </w:r>
      <w:proofErr w:type="spellEnd"/>
      <w:r w:rsidRPr="00DB4626">
        <w:rPr>
          <w:sz w:val="26"/>
          <w:szCs w:val="26"/>
          <w:shd w:val="clear" w:color="auto" w:fill="FFFFFF"/>
        </w:rPr>
        <w:t xml:space="preserve"> </w:t>
      </w:r>
      <w:proofErr w:type="spellStart"/>
      <w:r w:rsidRPr="00DB4626">
        <w:rPr>
          <w:sz w:val="26"/>
          <w:szCs w:val="26"/>
          <w:shd w:val="clear" w:color="auto" w:fill="FFFFFF"/>
        </w:rPr>
        <w:t>mình</w:t>
      </w:r>
      <w:proofErr w:type="spellEnd"/>
      <w:r w:rsidRPr="00DB4626">
        <w:rPr>
          <w:sz w:val="26"/>
          <w:szCs w:val="26"/>
          <w:shd w:val="clear" w:color="auto" w:fill="FFFFFF"/>
        </w:rPr>
        <w:t xml:space="preserve"> </w:t>
      </w:r>
      <w:proofErr w:type="spellStart"/>
      <w:r w:rsidRPr="00DB4626">
        <w:rPr>
          <w:sz w:val="26"/>
          <w:szCs w:val="26"/>
          <w:shd w:val="clear" w:color="auto" w:fill="FFFFFF"/>
        </w:rPr>
        <w:t>giải</w:t>
      </w:r>
      <w:proofErr w:type="spellEnd"/>
      <w:r w:rsidRPr="00DB4626">
        <w:rPr>
          <w:sz w:val="26"/>
          <w:szCs w:val="26"/>
          <w:shd w:val="clear" w:color="auto" w:fill="FFFFFF"/>
        </w:rPr>
        <w:t xml:space="preserve"> </w:t>
      </w:r>
      <w:proofErr w:type="spellStart"/>
      <w:r w:rsidRPr="00DB4626">
        <w:rPr>
          <w:sz w:val="26"/>
          <w:szCs w:val="26"/>
          <w:shd w:val="clear" w:color="auto" w:fill="FFFFFF"/>
        </w:rPr>
        <w:t>quyết</w:t>
      </w:r>
      <w:proofErr w:type="spellEnd"/>
      <w:r w:rsidRPr="00DB4626">
        <w:rPr>
          <w:sz w:val="26"/>
          <w:szCs w:val="26"/>
          <w:shd w:val="clear" w:color="auto" w:fill="FFFFFF"/>
        </w:rPr>
        <w:t xml:space="preserve"> </w:t>
      </w:r>
      <w:proofErr w:type="spellStart"/>
      <w:r w:rsidRPr="00DB4626">
        <w:rPr>
          <w:sz w:val="26"/>
          <w:szCs w:val="26"/>
          <w:shd w:val="clear" w:color="auto" w:fill="FFFFFF"/>
        </w:rPr>
        <w:t>nhiều</w:t>
      </w:r>
      <w:proofErr w:type="spellEnd"/>
      <w:r w:rsidRPr="00DB4626">
        <w:rPr>
          <w:sz w:val="26"/>
          <w:szCs w:val="26"/>
          <w:shd w:val="clear" w:color="auto" w:fill="FFFFFF"/>
        </w:rPr>
        <w:t xml:space="preserve"> </w:t>
      </w:r>
      <w:proofErr w:type="spellStart"/>
      <w:r w:rsidRPr="00DB4626">
        <w:rPr>
          <w:sz w:val="26"/>
          <w:szCs w:val="26"/>
          <w:shd w:val="clear" w:color="auto" w:fill="FFFFFF"/>
        </w:rPr>
        <w:t>nhu</w:t>
      </w:r>
      <w:proofErr w:type="spellEnd"/>
      <w:r w:rsidRPr="00DB4626">
        <w:rPr>
          <w:sz w:val="26"/>
          <w:szCs w:val="26"/>
          <w:shd w:val="clear" w:color="auto" w:fill="FFFFFF"/>
        </w:rPr>
        <w:t xml:space="preserve"> </w:t>
      </w:r>
      <w:proofErr w:type="spellStart"/>
      <w:r w:rsidRPr="00DB4626">
        <w:rPr>
          <w:sz w:val="26"/>
          <w:szCs w:val="26"/>
          <w:shd w:val="clear" w:color="auto" w:fill="FFFFFF"/>
        </w:rPr>
        <w:t>cầu</w:t>
      </w:r>
      <w:proofErr w:type="spellEnd"/>
      <w:r w:rsidRPr="00DB4626">
        <w:rPr>
          <w:sz w:val="26"/>
          <w:szCs w:val="26"/>
          <w:shd w:val="clear" w:color="auto" w:fill="FFFFFF"/>
        </w:rPr>
        <w:t xml:space="preserve"> </w:t>
      </w:r>
      <w:proofErr w:type="spellStart"/>
      <w:r w:rsidRPr="00DB4626">
        <w:rPr>
          <w:sz w:val="26"/>
          <w:szCs w:val="26"/>
          <w:shd w:val="clear" w:color="auto" w:fill="FFFFFF"/>
        </w:rPr>
        <w:t>của</w:t>
      </w:r>
      <w:proofErr w:type="spellEnd"/>
      <w:r w:rsidRPr="00DB4626">
        <w:rPr>
          <w:sz w:val="26"/>
          <w:szCs w:val="26"/>
          <w:shd w:val="clear" w:color="auto" w:fill="FFFFFF"/>
          <w:lang w:val="vi-VN"/>
        </w:rPr>
        <w:t xml:space="preserve"> các </w:t>
      </w:r>
      <w:proofErr w:type="spellStart"/>
      <w:r w:rsidRPr="00DB4626">
        <w:rPr>
          <w:sz w:val="26"/>
          <w:szCs w:val="26"/>
          <w:shd w:val="clear" w:color="auto" w:fill="FFFFFF"/>
        </w:rPr>
        <w:t>dự</w:t>
      </w:r>
      <w:proofErr w:type="spellEnd"/>
      <w:r w:rsidRPr="00DB4626">
        <w:rPr>
          <w:sz w:val="26"/>
          <w:szCs w:val="26"/>
          <w:shd w:val="clear" w:color="auto" w:fill="FFFFFF"/>
        </w:rPr>
        <w:t xml:space="preserve"> </w:t>
      </w:r>
      <w:proofErr w:type="spellStart"/>
      <w:r w:rsidRPr="00DB4626">
        <w:rPr>
          <w:sz w:val="26"/>
          <w:szCs w:val="26"/>
          <w:shd w:val="clear" w:color="auto" w:fill="FFFFFF"/>
        </w:rPr>
        <w:t>án</w:t>
      </w:r>
      <w:proofErr w:type="spellEnd"/>
      <w:r w:rsidRPr="00DB4626">
        <w:rPr>
          <w:sz w:val="26"/>
          <w:szCs w:val="26"/>
        </w:rPr>
        <w:t>.</w:t>
      </w:r>
    </w:p>
    <w:p w14:paraId="0392B9F6" w14:textId="77777777" w:rsidR="006240CA" w:rsidRDefault="004C0B7F" w:rsidP="006240CA">
      <w:pPr>
        <w:pStyle w:val="NormalWeb"/>
        <w:keepNext/>
        <w:widowControl w:val="0"/>
        <w:shd w:val="clear" w:color="auto" w:fill="FFFFFF"/>
        <w:spacing w:before="0" w:beforeAutospacing="0" w:after="0" w:afterAutospacing="0" w:line="360" w:lineRule="auto"/>
        <w:jc w:val="center"/>
        <w:textAlignment w:val="baseline"/>
      </w:pPr>
      <w:r w:rsidRPr="00DB4626">
        <w:rPr>
          <w:noProof/>
          <w:sz w:val="26"/>
          <w:szCs w:val="26"/>
          <w:lang w:val="vi-VN" w:eastAsia="vi-VN"/>
        </w:rPr>
        <w:drawing>
          <wp:inline distT="0" distB="0" distL="0" distR="0" wp14:anchorId="0D806B91" wp14:editId="31B34C3F">
            <wp:extent cx="2461260" cy="151553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9825" cy="1526965"/>
                    </a:xfrm>
                    <a:prstGeom prst="rect">
                      <a:avLst/>
                    </a:prstGeom>
                  </pic:spPr>
                </pic:pic>
              </a:graphicData>
            </a:graphic>
          </wp:inline>
        </w:drawing>
      </w:r>
    </w:p>
    <w:p w14:paraId="36D71750" w14:textId="2BAD0A74" w:rsidR="004C0B7F" w:rsidRPr="006240CA" w:rsidRDefault="006240CA" w:rsidP="00306617">
      <w:pPr>
        <w:pStyle w:val="Caption"/>
        <w:spacing w:after="0" w:line="360" w:lineRule="auto"/>
      </w:pPr>
      <w:bookmarkStart w:id="122" w:name="_Toc122777704"/>
      <w:proofErr w:type="spellStart"/>
      <w:r>
        <w:t>Hình</w:t>
      </w:r>
      <w:proofErr w:type="spellEnd"/>
      <w:r>
        <w:t xml:space="preserve"> </w:t>
      </w:r>
      <w:fldSimple w:instr=" STYLEREF 1 \s ">
        <w:r w:rsidR="00BB4F25">
          <w:rPr>
            <w:noProof/>
          </w:rPr>
          <w:t>1</w:t>
        </w:r>
      </w:fldSimple>
      <w:r w:rsidR="00BB4F25">
        <w:t>.</w:t>
      </w:r>
      <w:fldSimple w:instr=" SEQ Hình \* ARABIC \s 1 ">
        <w:r w:rsidR="00BB4F25">
          <w:rPr>
            <w:noProof/>
          </w:rPr>
          <w:t>2</w:t>
        </w:r>
      </w:fldSimple>
      <w:r>
        <w:t>. PIC16F887</w:t>
      </w:r>
      <w:bookmarkEnd w:id="122"/>
    </w:p>
    <w:p w14:paraId="071D9C10" w14:textId="769CFEDE" w:rsidR="004C0B7F" w:rsidRPr="00DB4626" w:rsidRDefault="004C0B7F" w:rsidP="00AA5376">
      <w:pPr>
        <w:pStyle w:val="Heading4"/>
        <w:spacing w:line="360" w:lineRule="auto"/>
      </w:pPr>
      <w:r w:rsidRPr="00DB4626">
        <w:rPr>
          <w:lang w:val="vi-VN"/>
        </w:rPr>
        <w:lastRenderedPageBreak/>
        <w:t>T</w:t>
      </w:r>
      <w:proofErr w:type="spellStart"/>
      <w:r w:rsidR="001651CF">
        <w:t>hông</w:t>
      </w:r>
      <w:proofErr w:type="spellEnd"/>
      <w:r w:rsidR="001651CF">
        <w:t xml:space="preserve"> </w:t>
      </w:r>
      <w:proofErr w:type="spellStart"/>
      <w:r w:rsidR="001651CF">
        <w:t>số</w:t>
      </w:r>
      <w:proofErr w:type="spellEnd"/>
      <w:r w:rsidR="001651CF">
        <w:t xml:space="preserve"> </w:t>
      </w:r>
      <w:proofErr w:type="spellStart"/>
      <w:r w:rsidR="001651CF">
        <w:t>kỹ</w:t>
      </w:r>
      <w:proofErr w:type="spellEnd"/>
      <w:r w:rsidR="001651CF">
        <w:t xml:space="preserve"> </w:t>
      </w:r>
      <w:proofErr w:type="spellStart"/>
      <w:r w:rsidR="001651CF">
        <w:t>thuật</w:t>
      </w:r>
      <w:proofErr w:type="spellEnd"/>
    </w:p>
    <w:p w14:paraId="21A658F7" w14:textId="167A68E8" w:rsidR="004C0B7F" w:rsidRPr="00DB4626" w:rsidRDefault="004C0B7F" w:rsidP="00114E7D">
      <w:pPr>
        <w:spacing w:line="360" w:lineRule="auto"/>
        <w:ind w:firstLine="284"/>
      </w:pPr>
      <w:proofErr w:type="spellStart"/>
      <w:r w:rsidRPr="00DB4626">
        <w:t>Bộ</w:t>
      </w:r>
      <w:proofErr w:type="spellEnd"/>
      <w:r w:rsidRPr="00DB4626">
        <w:t xml:space="preserve"> </w:t>
      </w:r>
      <w:proofErr w:type="spellStart"/>
      <w:r w:rsidRPr="00DB4626">
        <w:t>nhớ</w:t>
      </w:r>
      <w:proofErr w:type="spellEnd"/>
      <w:r w:rsidRPr="00DB4626">
        <w:t xml:space="preserve"> </w:t>
      </w:r>
      <w:proofErr w:type="spellStart"/>
      <w:r w:rsidRPr="00DB4626">
        <w:t>chương</w:t>
      </w:r>
      <w:proofErr w:type="spellEnd"/>
      <w:r w:rsidRPr="00DB4626">
        <w:t xml:space="preserve"> </w:t>
      </w:r>
      <w:proofErr w:type="spellStart"/>
      <w:r w:rsidRPr="00DB4626">
        <w:t>trình</w:t>
      </w:r>
      <w:proofErr w:type="spellEnd"/>
      <w:r w:rsidRPr="00DB4626">
        <w:t>: 8 (KB)</w:t>
      </w:r>
    </w:p>
    <w:p w14:paraId="05AFC95C" w14:textId="75D6BDA2" w:rsidR="004C0B7F" w:rsidRPr="00DB4626" w:rsidRDefault="004C0B7F" w:rsidP="00114E7D">
      <w:pPr>
        <w:spacing w:line="360" w:lineRule="auto"/>
        <w:ind w:firstLine="284"/>
      </w:pPr>
      <w:proofErr w:type="spellStart"/>
      <w:r w:rsidRPr="00DB4626">
        <w:t>Tốc</w:t>
      </w:r>
      <w:proofErr w:type="spellEnd"/>
      <w:r w:rsidRPr="00DB4626">
        <w:t xml:space="preserve"> </w:t>
      </w:r>
      <w:proofErr w:type="spellStart"/>
      <w:r w:rsidRPr="00DB4626">
        <w:t>độ</w:t>
      </w:r>
      <w:proofErr w:type="spellEnd"/>
      <w:r w:rsidRPr="00DB4626">
        <w:t xml:space="preserve"> CPU (MIPS): 5</w:t>
      </w:r>
    </w:p>
    <w:p w14:paraId="43CC88CB" w14:textId="0B175603" w:rsidR="004C0B7F" w:rsidRPr="00DB4626" w:rsidRDefault="004C0B7F" w:rsidP="00114E7D">
      <w:pPr>
        <w:spacing w:line="360" w:lineRule="auto"/>
        <w:ind w:firstLine="284"/>
      </w:pPr>
      <w:r w:rsidRPr="00DB4626">
        <w:t>Byte RAM: 368</w:t>
      </w:r>
    </w:p>
    <w:p w14:paraId="18A89A55" w14:textId="315DC526" w:rsidR="004C0B7F" w:rsidRPr="00DB4626" w:rsidRDefault="004C0B7F" w:rsidP="00114E7D">
      <w:pPr>
        <w:spacing w:line="360" w:lineRule="auto"/>
        <w:ind w:firstLine="284"/>
      </w:pPr>
      <w:r w:rsidRPr="00DB4626">
        <w:t>EEPROM (byte): 256</w:t>
      </w:r>
    </w:p>
    <w:p w14:paraId="17356667" w14:textId="0E7EAFF7" w:rsidR="004C0B7F" w:rsidRPr="00DB4626" w:rsidRDefault="004C0B7F" w:rsidP="00114E7D">
      <w:pPr>
        <w:spacing w:line="360" w:lineRule="auto"/>
        <w:ind w:firstLine="284"/>
      </w:pPr>
      <w:proofErr w:type="spellStart"/>
      <w:r w:rsidRPr="00DB4626">
        <w:t>Thiết</w:t>
      </w:r>
      <w:proofErr w:type="spellEnd"/>
      <w:r w:rsidRPr="00DB4626">
        <w:t xml:space="preserve"> </w:t>
      </w:r>
      <w:proofErr w:type="spellStart"/>
      <w:r w:rsidRPr="00DB4626">
        <w:t>bị</w:t>
      </w:r>
      <w:proofErr w:type="spellEnd"/>
      <w:r w:rsidRPr="00DB4626">
        <w:t xml:space="preserve"> </w:t>
      </w:r>
      <w:proofErr w:type="spellStart"/>
      <w:r w:rsidRPr="00DB4626">
        <w:t>ngoại</w:t>
      </w:r>
      <w:proofErr w:type="spellEnd"/>
      <w:r w:rsidRPr="00DB4626">
        <w:t xml:space="preserve"> vi </w:t>
      </w:r>
      <w:proofErr w:type="spellStart"/>
      <w:r w:rsidRPr="00DB4626">
        <w:t>giao</w:t>
      </w:r>
      <w:proofErr w:type="spellEnd"/>
      <w:r w:rsidRPr="00DB4626">
        <w:t xml:space="preserve"> </w:t>
      </w:r>
      <w:proofErr w:type="spellStart"/>
      <w:r w:rsidRPr="00DB4626">
        <w:t>tiếp</w:t>
      </w:r>
      <w:proofErr w:type="spellEnd"/>
      <w:r w:rsidRPr="00DB4626">
        <w:t xml:space="preserve">: </w:t>
      </w:r>
      <w:proofErr w:type="spellStart"/>
      <w:r w:rsidRPr="00DB4626">
        <w:t>Mô-đun</w:t>
      </w:r>
      <w:proofErr w:type="spellEnd"/>
      <w:r w:rsidRPr="00DB4626">
        <w:t xml:space="preserve"> </w:t>
      </w:r>
      <w:proofErr w:type="spellStart"/>
      <w:r w:rsidRPr="00DB4626">
        <w:t>giao</w:t>
      </w:r>
      <w:proofErr w:type="spellEnd"/>
      <w:r w:rsidRPr="00DB4626">
        <w:t xml:space="preserve"> </w:t>
      </w:r>
      <w:proofErr w:type="spellStart"/>
      <w:r w:rsidRPr="00DB4626">
        <w:t>tiếp</w:t>
      </w:r>
      <w:proofErr w:type="spellEnd"/>
      <w:r w:rsidRPr="00DB4626">
        <w:t xml:space="preserve"> </w:t>
      </w:r>
      <w:proofErr w:type="spellStart"/>
      <w:r w:rsidRPr="00DB4626">
        <w:t>nối</w:t>
      </w:r>
      <w:proofErr w:type="spellEnd"/>
      <w:r w:rsidRPr="00DB4626">
        <w:t xml:space="preserve"> </w:t>
      </w:r>
      <w:proofErr w:type="spellStart"/>
      <w:r w:rsidRPr="00DB4626">
        <w:t>tiếp</w:t>
      </w:r>
      <w:proofErr w:type="spellEnd"/>
      <w:r w:rsidRPr="00DB4626">
        <w:t xml:space="preserve"> UART, I2C, SPI, CCP</w:t>
      </w:r>
    </w:p>
    <w:p w14:paraId="76A647BE" w14:textId="24BDB9E6" w:rsidR="004C0B7F" w:rsidRPr="00DB4626" w:rsidRDefault="004C0B7F" w:rsidP="00114E7D">
      <w:pPr>
        <w:spacing w:line="360" w:lineRule="auto"/>
        <w:ind w:firstLine="284"/>
      </w:pPr>
      <w:proofErr w:type="spellStart"/>
      <w:r w:rsidRPr="00DB4626">
        <w:t>Thiết</w:t>
      </w:r>
      <w:proofErr w:type="spellEnd"/>
      <w:r w:rsidRPr="00DB4626">
        <w:t xml:space="preserve"> </w:t>
      </w:r>
      <w:proofErr w:type="spellStart"/>
      <w:r w:rsidRPr="00DB4626">
        <w:t>bị</w:t>
      </w:r>
      <w:proofErr w:type="spellEnd"/>
      <w:r w:rsidRPr="00DB4626">
        <w:t xml:space="preserve"> </w:t>
      </w:r>
      <w:proofErr w:type="spellStart"/>
      <w:r w:rsidRPr="00DB4626">
        <w:t>ngoại</w:t>
      </w:r>
      <w:proofErr w:type="spellEnd"/>
      <w:r w:rsidRPr="00DB4626">
        <w:t xml:space="preserve"> vi PWM:</w:t>
      </w:r>
      <w:r w:rsidR="00CB0A24">
        <w:t xml:space="preserve"> </w:t>
      </w:r>
      <w:r w:rsidRPr="00DB4626">
        <w:t>ĐCSTQ</w:t>
      </w:r>
    </w:p>
    <w:p w14:paraId="641B4B6B" w14:textId="08878CCB" w:rsidR="004C0B7F" w:rsidRPr="00DB4626" w:rsidRDefault="004C0B7F" w:rsidP="00114E7D">
      <w:pPr>
        <w:spacing w:line="360" w:lineRule="auto"/>
        <w:ind w:firstLine="284"/>
      </w:pPr>
      <w:proofErr w:type="spellStart"/>
      <w:r w:rsidRPr="00DB4626">
        <w:t>Hẹn</w:t>
      </w:r>
      <w:proofErr w:type="spellEnd"/>
      <w:r w:rsidRPr="00DB4626">
        <w:t xml:space="preserve"> </w:t>
      </w:r>
      <w:proofErr w:type="spellStart"/>
      <w:r w:rsidRPr="00DB4626">
        <w:t>giờ</w:t>
      </w:r>
      <w:proofErr w:type="spellEnd"/>
      <w:r w:rsidRPr="00DB4626">
        <w:t>: 2 x 8-bit, 1x16-bit</w:t>
      </w:r>
    </w:p>
    <w:p w14:paraId="06292A68" w14:textId="3B3FE675" w:rsidR="004C0B7F" w:rsidRPr="00DB4626" w:rsidRDefault="004C0B7F" w:rsidP="00114E7D">
      <w:pPr>
        <w:spacing w:line="360" w:lineRule="auto"/>
        <w:ind w:firstLine="284"/>
      </w:pPr>
      <w:r w:rsidRPr="00DB4626">
        <w:t xml:space="preserve">ADC: 14 </w:t>
      </w:r>
      <w:proofErr w:type="spellStart"/>
      <w:r w:rsidRPr="00DB4626">
        <w:t>ch</w:t>
      </w:r>
      <w:proofErr w:type="spellEnd"/>
      <w:r w:rsidRPr="00DB4626">
        <w:t>, 10-bit</w:t>
      </w:r>
    </w:p>
    <w:p w14:paraId="744C85C9" w14:textId="460FA4AC" w:rsidR="004C0B7F" w:rsidRPr="00DB4626" w:rsidRDefault="004C0B7F" w:rsidP="00114E7D">
      <w:pPr>
        <w:spacing w:line="360" w:lineRule="auto"/>
        <w:ind w:firstLine="284"/>
      </w:pPr>
      <w:proofErr w:type="spellStart"/>
      <w:r w:rsidRPr="00DB4626">
        <w:t>Điện</w:t>
      </w:r>
      <w:proofErr w:type="spellEnd"/>
      <w:r w:rsidRPr="00DB4626">
        <w:t xml:space="preserve"> </w:t>
      </w:r>
      <w:proofErr w:type="spellStart"/>
      <w:r w:rsidRPr="00DB4626">
        <w:t>áp</w:t>
      </w:r>
      <w:proofErr w:type="spellEnd"/>
      <w:r w:rsidRPr="00DB4626">
        <w:t xml:space="preserve"> </w:t>
      </w:r>
      <w:proofErr w:type="spellStart"/>
      <w:r w:rsidRPr="00DB4626">
        <w:t>hoạt</w:t>
      </w:r>
      <w:proofErr w:type="spellEnd"/>
      <w:r w:rsidRPr="00DB4626">
        <w:t xml:space="preserve"> </w:t>
      </w:r>
      <w:proofErr w:type="spellStart"/>
      <w:r w:rsidRPr="00DB4626">
        <w:t>động</w:t>
      </w:r>
      <w:proofErr w:type="spellEnd"/>
      <w:r w:rsidRPr="00DB4626">
        <w:t xml:space="preserve"> (V): 2 </w:t>
      </w:r>
      <w:proofErr w:type="spellStart"/>
      <w:r w:rsidRPr="00DB4626">
        <w:t>đến</w:t>
      </w:r>
      <w:proofErr w:type="spellEnd"/>
      <w:r w:rsidRPr="00DB4626">
        <w:t xml:space="preserve"> 5,5</w:t>
      </w:r>
    </w:p>
    <w:p w14:paraId="25DB1E72" w14:textId="5BA49B11" w:rsidR="00152D8A" w:rsidRPr="00DB4626" w:rsidRDefault="004C0B7F" w:rsidP="00114E7D">
      <w:pPr>
        <w:spacing w:line="360" w:lineRule="auto"/>
        <w:ind w:firstLine="284"/>
      </w:pPr>
      <w:proofErr w:type="spellStart"/>
      <w:r w:rsidRPr="00DB4626">
        <w:t>Số</w:t>
      </w:r>
      <w:proofErr w:type="spellEnd"/>
      <w:r w:rsidRPr="00DB4626">
        <w:t xml:space="preserve"> </w:t>
      </w:r>
      <w:proofErr w:type="spellStart"/>
      <w:r w:rsidRPr="00DB4626">
        <w:t>chân</w:t>
      </w:r>
      <w:proofErr w:type="spellEnd"/>
      <w:r w:rsidRPr="00DB4626">
        <w:t xml:space="preserve"> I/O: 35</w:t>
      </w:r>
    </w:p>
    <w:p w14:paraId="3CC71505" w14:textId="650BB8FD" w:rsidR="004C0B7F" w:rsidRPr="00DB4626" w:rsidRDefault="004C0B7F" w:rsidP="00AA5376">
      <w:pPr>
        <w:pStyle w:val="Heading3"/>
        <w:spacing w:line="360" w:lineRule="auto"/>
      </w:pPr>
      <w:bookmarkStart w:id="123" w:name="_Toc122707912"/>
      <w:bookmarkStart w:id="124" w:name="_Toc122777680"/>
      <w:r w:rsidRPr="00DB4626">
        <w:rPr>
          <w:lang w:val="vi-VN"/>
        </w:rPr>
        <w:t>R</w:t>
      </w:r>
      <w:proofErr w:type="spellStart"/>
      <w:r w:rsidR="001651CF">
        <w:t>elay</w:t>
      </w:r>
      <w:bookmarkEnd w:id="123"/>
      <w:bookmarkEnd w:id="124"/>
      <w:proofErr w:type="spellEnd"/>
    </w:p>
    <w:p w14:paraId="5EB8463B" w14:textId="557CD308" w:rsidR="004E690C" w:rsidRPr="00B33E2D" w:rsidRDefault="004E690C" w:rsidP="00016FD7">
      <w:pPr>
        <w:spacing w:line="360" w:lineRule="auto"/>
        <w:ind w:firstLine="284"/>
        <w:jc w:val="both"/>
      </w:pPr>
      <w:r w:rsidRPr="00B33E2D">
        <w:t>R</w:t>
      </w:r>
      <w:r w:rsidR="001651CF">
        <w:t>elay</w:t>
      </w:r>
      <w:r w:rsidRPr="00B33E2D">
        <w:t xml:space="preserve"> </w:t>
      </w:r>
      <w:proofErr w:type="spellStart"/>
      <w:r w:rsidRPr="00B33E2D">
        <w:t>là</w:t>
      </w:r>
      <w:proofErr w:type="spellEnd"/>
      <w:r w:rsidRPr="00B33E2D">
        <w:t xml:space="preserve"> </w:t>
      </w:r>
      <w:proofErr w:type="spellStart"/>
      <w:r w:rsidRPr="00B33E2D">
        <w:t>một</w:t>
      </w:r>
      <w:proofErr w:type="spellEnd"/>
      <w:r w:rsidRPr="00B33E2D">
        <w:t> </w:t>
      </w:r>
      <w:proofErr w:type="spellStart"/>
      <w:r w:rsidRPr="00B33E2D">
        <w:t>công</w:t>
      </w:r>
      <w:proofErr w:type="spellEnd"/>
      <w:r w:rsidRPr="00B33E2D">
        <w:t> </w:t>
      </w:r>
      <w:proofErr w:type="spellStart"/>
      <w:r w:rsidRPr="00B33E2D">
        <w:t>tắc</w:t>
      </w:r>
      <w:proofErr w:type="spellEnd"/>
      <w:r w:rsidRPr="00B33E2D">
        <w:t> </w:t>
      </w:r>
      <w:proofErr w:type="spellStart"/>
      <w:r w:rsidRPr="00B33E2D">
        <w:t>hoạt</w:t>
      </w:r>
      <w:proofErr w:type="spellEnd"/>
      <w:r w:rsidRPr="00B33E2D">
        <w:t xml:space="preserve"> </w:t>
      </w:r>
      <w:proofErr w:type="spellStart"/>
      <w:r w:rsidRPr="00B33E2D">
        <w:t>động</w:t>
      </w:r>
      <w:proofErr w:type="spellEnd"/>
      <w:r w:rsidRPr="00B33E2D">
        <w:t> </w:t>
      </w:r>
      <w:proofErr w:type="spellStart"/>
      <w:r w:rsidRPr="00B33E2D">
        <w:t>bằng</w:t>
      </w:r>
      <w:proofErr w:type="spellEnd"/>
      <w:r w:rsidRPr="00B33E2D">
        <w:t xml:space="preserve"> </w:t>
      </w:r>
      <w:proofErr w:type="spellStart"/>
      <w:r w:rsidRPr="00B33E2D">
        <w:t>điện</w:t>
      </w:r>
      <w:proofErr w:type="spellEnd"/>
      <w:r w:rsidRPr="00B33E2D">
        <w:t>. </w:t>
      </w:r>
      <w:proofErr w:type="spellStart"/>
      <w:r w:rsidRPr="00B33E2D">
        <w:t>Nó</w:t>
      </w:r>
      <w:proofErr w:type="spellEnd"/>
      <w:r w:rsidRPr="00B33E2D">
        <w:t xml:space="preserve"> bao </w:t>
      </w:r>
      <w:proofErr w:type="spellStart"/>
      <w:r w:rsidRPr="00B33E2D">
        <w:t>gồm</w:t>
      </w:r>
      <w:proofErr w:type="spellEnd"/>
      <w:r w:rsidRPr="00B33E2D">
        <w:t xml:space="preserve"> </w:t>
      </w:r>
      <w:proofErr w:type="spellStart"/>
      <w:r w:rsidRPr="00B33E2D">
        <w:t>một</w:t>
      </w:r>
      <w:proofErr w:type="spellEnd"/>
      <w:r w:rsidRPr="00B33E2D">
        <w:t xml:space="preserve"> </w:t>
      </w:r>
      <w:proofErr w:type="spellStart"/>
      <w:r w:rsidRPr="00B33E2D">
        <w:t>tập</w:t>
      </w:r>
      <w:proofErr w:type="spellEnd"/>
      <w:r w:rsidRPr="00B33E2D">
        <w:t xml:space="preserve"> </w:t>
      </w:r>
      <w:proofErr w:type="spellStart"/>
      <w:r w:rsidRPr="00B33E2D">
        <w:t>hợp</w:t>
      </w:r>
      <w:proofErr w:type="spellEnd"/>
      <w:r w:rsidRPr="00B33E2D">
        <w:t xml:space="preserve"> </w:t>
      </w:r>
      <w:proofErr w:type="spellStart"/>
      <w:r w:rsidRPr="00B33E2D">
        <w:t>các</w:t>
      </w:r>
      <w:proofErr w:type="spellEnd"/>
      <w:r w:rsidRPr="00B33E2D">
        <w:t xml:space="preserve"> </w:t>
      </w:r>
      <w:proofErr w:type="spellStart"/>
      <w:r w:rsidRPr="00B33E2D">
        <w:t>đầu</w:t>
      </w:r>
      <w:proofErr w:type="spellEnd"/>
      <w:r w:rsidRPr="00B33E2D">
        <w:t xml:space="preserve"> </w:t>
      </w:r>
      <w:proofErr w:type="spellStart"/>
      <w:r w:rsidRPr="00B33E2D">
        <w:t>nối</w:t>
      </w:r>
      <w:proofErr w:type="spellEnd"/>
      <w:r w:rsidRPr="00B33E2D">
        <w:t xml:space="preserve"> </w:t>
      </w:r>
      <w:proofErr w:type="spellStart"/>
      <w:r w:rsidRPr="00B33E2D">
        <w:t>đầu</w:t>
      </w:r>
      <w:proofErr w:type="spellEnd"/>
      <w:r w:rsidRPr="00B33E2D">
        <w:t xml:space="preserve"> </w:t>
      </w:r>
      <w:proofErr w:type="spellStart"/>
      <w:r w:rsidRPr="00B33E2D">
        <w:t>vào</w:t>
      </w:r>
      <w:proofErr w:type="spellEnd"/>
      <w:r w:rsidRPr="00B33E2D">
        <w:t xml:space="preserve"> </w:t>
      </w:r>
      <w:proofErr w:type="spellStart"/>
      <w:r w:rsidRPr="00B33E2D">
        <w:t>cho</w:t>
      </w:r>
      <w:proofErr w:type="spellEnd"/>
      <w:r w:rsidRPr="00B33E2D">
        <w:t xml:space="preserve"> </w:t>
      </w:r>
      <w:proofErr w:type="spellStart"/>
      <w:r w:rsidRPr="00B33E2D">
        <w:t>một</w:t>
      </w:r>
      <w:proofErr w:type="spellEnd"/>
      <w:r w:rsidRPr="00B33E2D">
        <w:t xml:space="preserve"> </w:t>
      </w:r>
      <w:proofErr w:type="spellStart"/>
      <w:r w:rsidRPr="00B33E2D">
        <w:t>hoặc</w:t>
      </w:r>
      <w:proofErr w:type="spellEnd"/>
      <w:r w:rsidRPr="00B33E2D">
        <w:t xml:space="preserve"> </w:t>
      </w:r>
      <w:proofErr w:type="spellStart"/>
      <w:r w:rsidRPr="00B33E2D">
        <w:t>nhiều</w:t>
      </w:r>
      <w:proofErr w:type="spellEnd"/>
      <w:r w:rsidRPr="00B33E2D">
        <w:t xml:space="preserve"> </w:t>
      </w:r>
      <w:proofErr w:type="spellStart"/>
      <w:r w:rsidRPr="00B33E2D">
        <w:t>tín</w:t>
      </w:r>
      <w:proofErr w:type="spellEnd"/>
      <w:r w:rsidRPr="00B33E2D">
        <w:t xml:space="preserve"> </w:t>
      </w:r>
      <w:proofErr w:type="spellStart"/>
      <w:r w:rsidRPr="00B33E2D">
        <w:t>hiệu</w:t>
      </w:r>
      <w:proofErr w:type="spellEnd"/>
      <w:r w:rsidRPr="00B33E2D">
        <w:t xml:space="preserve"> </w:t>
      </w:r>
      <w:proofErr w:type="spellStart"/>
      <w:r w:rsidRPr="00B33E2D">
        <w:t>điều</w:t>
      </w:r>
      <w:proofErr w:type="spellEnd"/>
      <w:r w:rsidRPr="00B33E2D">
        <w:t xml:space="preserve"> </w:t>
      </w:r>
      <w:proofErr w:type="spellStart"/>
      <w:r w:rsidRPr="00B33E2D">
        <w:t>khiển</w:t>
      </w:r>
      <w:proofErr w:type="spellEnd"/>
      <w:r w:rsidRPr="00B33E2D">
        <w:t xml:space="preserve"> </w:t>
      </w:r>
      <w:proofErr w:type="spellStart"/>
      <w:r w:rsidRPr="00B33E2D">
        <w:t>và</w:t>
      </w:r>
      <w:proofErr w:type="spellEnd"/>
      <w:r w:rsidRPr="00B33E2D">
        <w:t xml:space="preserve"> </w:t>
      </w:r>
      <w:proofErr w:type="spellStart"/>
      <w:r w:rsidRPr="00B33E2D">
        <w:t>một</w:t>
      </w:r>
      <w:proofErr w:type="spellEnd"/>
      <w:r w:rsidRPr="00B33E2D">
        <w:t xml:space="preserve"> </w:t>
      </w:r>
      <w:proofErr w:type="spellStart"/>
      <w:r w:rsidRPr="00B33E2D">
        <w:t>tập</w:t>
      </w:r>
      <w:proofErr w:type="spellEnd"/>
      <w:r w:rsidRPr="00B33E2D">
        <w:t xml:space="preserve"> </w:t>
      </w:r>
      <w:proofErr w:type="spellStart"/>
      <w:r w:rsidRPr="00B33E2D">
        <w:t>hợp</w:t>
      </w:r>
      <w:proofErr w:type="spellEnd"/>
      <w:r w:rsidRPr="00B33E2D">
        <w:t xml:space="preserve"> </w:t>
      </w:r>
      <w:proofErr w:type="spellStart"/>
      <w:r w:rsidRPr="00B33E2D">
        <w:t>các</w:t>
      </w:r>
      <w:proofErr w:type="spellEnd"/>
      <w:r w:rsidRPr="00B33E2D">
        <w:t xml:space="preserve"> </w:t>
      </w:r>
      <w:proofErr w:type="spellStart"/>
      <w:r w:rsidRPr="00B33E2D">
        <w:t>đầu</w:t>
      </w:r>
      <w:proofErr w:type="spellEnd"/>
      <w:r w:rsidRPr="00B33E2D">
        <w:t xml:space="preserve"> </w:t>
      </w:r>
      <w:proofErr w:type="spellStart"/>
      <w:r w:rsidRPr="00B33E2D">
        <w:t>nối</w:t>
      </w:r>
      <w:proofErr w:type="spellEnd"/>
      <w:r w:rsidRPr="00B33E2D">
        <w:t xml:space="preserve"> </w:t>
      </w:r>
      <w:proofErr w:type="spellStart"/>
      <w:r w:rsidRPr="00B33E2D">
        <w:t>tiếp</w:t>
      </w:r>
      <w:proofErr w:type="spellEnd"/>
      <w:r w:rsidRPr="00B33E2D">
        <w:t xml:space="preserve"> </w:t>
      </w:r>
      <w:proofErr w:type="spellStart"/>
      <w:r w:rsidRPr="00B33E2D">
        <w:t>điểm</w:t>
      </w:r>
      <w:proofErr w:type="spellEnd"/>
      <w:r w:rsidRPr="00B33E2D">
        <w:t xml:space="preserve"> </w:t>
      </w:r>
      <w:proofErr w:type="spellStart"/>
      <w:r w:rsidRPr="00B33E2D">
        <w:t>vận</w:t>
      </w:r>
      <w:proofErr w:type="spellEnd"/>
      <w:r w:rsidRPr="00B33E2D">
        <w:t xml:space="preserve"> </w:t>
      </w:r>
      <w:proofErr w:type="spellStart"/>
      <w:r w:rsidRPr="00B33E2D">
        <w:t>hành</w:t>
      </w:r>
      <w:proofErr w:type="spellEnd"/>
      <w:r w:rsidRPr="00B33E2D">
        <w:t xml:space="preserve">. Công </w:t>
      </w:r>
      <w:proofErr w:type="spellStart"/>
      <w:r w:rsidRPr="00B33E2D">
        <w:t>tắc</w:t>
      </w:r>
      <w:proofErr w:type="spellEnd"/>
      <w:r w:rsidRPr="00B33E2D">
        <w:t xml:space="preserve"> </w:t>
      </w:r>
      <w:proofErr w:type="spellStart"/>
      <w:r w:rsidRPr="00B33E2D">
        <w:t>có</w:t>
      </w:r>
      <w:proofErr w:type="spellEnd"/>
      <w:r w:rsidRPr="00B33E2D">
        <w:t xml:space="preserve"> </w:t>
      </w:r>
      <w:proofErr w:type="spellStart"/>
      <w:r w:rsidRPr="00B33E2D">
        <w:t>thể</w:t>
      </w:r>
      <w:proofErr w:type="spellEnd"/>
      <w:r w:rsidRPr="00B33E2D">
        <w:t xml:space="preserve"> </w:t>
      </w:r>
      <w:proofErr w:type="spellStart"/>
      <w:r w:rsidRPr="00B33E2D">
        <w:t>có</w:t>
      </w:r>
      <w:proofErr w:type="spellEnd"/>
      <w:r w:rsidRPr="00B33E2D">
        <w:t xml:space="preserve"> </w:t>
      </w:r>
      <w:proofErr w:type="spellStart"/>
      <w:r w:rsidRPr="00B33E2D">
        <w:t>bất</w:t>
      </w:r>
      <w:proofErr w:type="spellEnd"/>
      <w:r w:rsidRPr="00B33E2D">
        <w:t xml:space="preserve"> </w:t>
      </w:r>
      <w:proofErr w:type="spellStart"/>
      <w:r w:rsidRPr="00B33E2D">
        <w:t>kỳ</w:t>
      </w:r>
      <w:proofErr w:type="spellEnd"/>
      <w:r w:rsidRPr="00B33E2D">
        <w:t xml:space="preserve"> </w:t>
      </w:r>
      <w:proofErr w:type="spellStart"/>
      <w:r w:rsidRPr="00B33E2D">
        <w:t>số</w:t>
      </w:r>
      <w:proofErr w:type="spellEnd"/>
      <w:r w:rsidRPr="00B33E2D">
        <w:t xml:space="preserve"> </w:t>
      </w:r>
      <w:proofErr w:type="spellStart"/>
      <w:r w:rsidRPr="00B33E2D">
        <w:t>lượng</w:t>
      </w:r>
      <w:proofErr w:type="spellEnd"/>
      <w:r w:rsidRPr="00B33E2D">
        <w:t xml:space="preserve"> </w:t>
      </w:r>
      <w:proofErr w:type="spellStart"/>
      <w:r w:rsidRPr="00B33E2D">
        <w:t>liên</w:t>
      </w:r>
      <w:proofErr w:type="spellEnd"/>
      <w:r w:rsidRPr="00B33E2D">
        <w:t xml:space="preserve"> </w:t>
      </w:r>
      <w:proofErr w:type="spellStart"/>
      <w:r w:rsidRPr="00B33E2D">
        <w:t>hệ</w:t>
      </w:r>
      <w:proofErr w:type="spellEnd"/>
      <w:r w:rsidRPr="00B33E2D">
        <w:t xml:space="preserve"> </w:t>
      </w:r>
      <w:proofErr w:type="spellStart"/>
      <w:r w:rsidRPr="00B33E2D">
        <w:t>nào</w:t>
      </w:r>
      <w:proofErr w:type="spellEnd"/>
      <w:r w:rsidRPr="00B33E2D">
        <w:t xml:space="preserve"> ở </w:t>
      </w:r>
      <w:proofErr w:type="spellStart"/>
      <w:r w:rsidRPr="00B33E2D">
        <w:t>nhiều</w:t>
      </w:r>
      <w:proofErr w:type="spellEnd"/>
      <w:r w:rsidRPr="00B33E2D">
        <w:t xml:space="preserve"> </w:t>
      </w:r>
      <w:proofErr w:type="spellStart"/>
      <w:r w:rsidRPr="00B33E2D">
        <w:t>dạng</w:t>
      </w:r>
      <w:proofErr w:type="spellEnd"/>
      <w:r w:rsidRPr="00B33E2D">
        <w:t> </w:t>
      </w:r>
      <w:proofErr w:type="spellStart"/>
      <w:r w:rsidRPr="00B33E2D">
        <w:t>liên</w:t>
      </w:r>
      <w:proofErr w:type="spellEnd"/>
      <w:r w:rsidRPr="00B33E2D">
        <w:t xml:space="preserve"> </w:t>
      </w:r>
      <w:proofErr w:type="spellStart"/>
      <w:r w:rsidRPr="00B33E2D">
        <w:t>hệ</w:t>
      </w:r>
      <w:proofErr w:type="spellEnd"/>
      <w:r w:rsidRPr="00B33E2D">
        <w:t xml:space="preserve">, </w:t>
      </w:r>
      <w:proofErr w:type="spellStart"/>
      <w:r w:rsidRPr="00B33E2D">
        <w:t>chẳng</w:t>
      </w:r>
      <w:proofErr w:type="spellEnd"/>
      <w:r w:rsidRPr="00B33E2D">
        <w:t xml:space="preserve"> </w:t>
      </w:r>
      <w:proofErr w:type="spellStart"/>
      <w:r w:rsidRPr="00B33E2D">
        <w:t>hạn</w:t>
      </w:r>
      <w:proofErr w:type="spellEnd"/>
      <w:r w:rsidRPr="00B33E2D">
        <w:t xml:space="preserve"> </w:t>
      </w:r>
      <w:proofErr w:type="spellStart"/>
      <w:r w:rsidRPr="00B33E2D">
        <w:t>như</w:t>
      </w:r>
      <w:proofErr w:type="spellEnd"/>
      <w:r w:rsidRPr="00B33E2D">
        <w:t xml:space="preserve"> </w:t>
      </w:r>
      <w:proofErr w:type="spellStart"/>
      <w:r w:rsidRPr="00B33E2D">
        <w:t>tạo</w:t>
      </w:r>
      <w:proofErr w:type="spellEnd"/>
      <w:r w:rsidRPr="00B33E2D">
        <w:t xml:space="preserve"> </w:t>
      </w:r>
      <w:proofErr w:type="spellStart"/>
      <w:r w:rsidRPr="00B33E2D">
        <w:t>liên</w:t>
      </w:r>
      <w:proofErr w:type="spellEnd"/>
      <w:r w:rsidRPr="00B33E2D">
        <w:t xml:space="preserve"> </w:t>
      </w:r>
      <w:proofErr w:type="spellStart"/>
      <w:r w:rsidRPr="00B33E2D">
        <w:t>hệ</w:t>
      </w:r>
      <w:proofErr w:type="spellEnd"/>
      <w:r w:rsidRPr="00B33E2D">
        <w:t xml:space="preserve">, </w:t>
      </w:r>
      <w:proofErr w:type="spellStart"/>
      <w:r w:rsidRPr="00B33E2D">
        <w:t>ngắt</w:t>
      </w:r>
      <w:proofErr w:type="spellEnd"/>
      <w:r w:rsidRPr="00B33E2D">
        <w:t xml:space="preserve"> </w:t>
      </w:r>
      <w:proofErr w:type="spellStart"/>
      <w:r w:rsidRPr="00B33E2D">
        <w:t>liên</w:t>
      </w:r>
      <w:proofErr w:type="spellEnd"/>
      <w:r w:rsidRPr="00B33E2D">
        <w:t xml:space="preserve"> </w:t>
      </w:r>
      <w:proofErr w:type="spellStart"/>
      <w:r w:rsidRPr="00B33E2D">
        <w:t>hệ</w:t>
      </w:r>
      <w:proofErr w:type="spellEnd"/>
      <w:r w:rsidRPr="00B33E2D">
        <w:t xml:space="preserve"> </w:t>
      </w:r>
      <w:proofErr w:type="spellStart"/>
      <w:r w:rsidRPr="00B33E2D">
        <w:t>hoặc</w:t>
      </w:r>
      <w:proofErr w:type="spellEnd"/>
      <w:r w:rsidRPr="00B33E2D">
        <w:t xml:space="preserve"> </w:t>
      </w:r>
      <w:proofErr w:type="spellStart"/>
      <w:r w:rsidRPr="00B33E2D">
        <w:t>kết</w:t>
      </w:r>
      <w:proofErr w:type="spellEnd"/>
      <w:r w:rsidRPr="00B33E2D">
        <w:t xml:space="preserve"> </w:t>
      </w:r>
      <w:proofErr w:type="spellStart"/>
      <w:r w:rsidRPr="00B33E2D">
        <w:t>hợp</w:t>
      </w:r>
      <w:proofErr w:type="spellEnd"/>
      <w:r w:rsidRPr="00B33E2D">
        <w:t xml:space="preserve"> </w:t>
      </w:r>
      <w:proofErr w:type="spellStart"/>
      <w:r w:rsidRPr="00B33E2D">
        <w:t>của</w:t>
      </w:r>
      <w:proofErr w:type="spellEnd"/>
      <w:r w:rsidRPr="00B33E2D">
        <w:t xml:space="preserve"> </w:t>
      </w:r>
      <w:proofErr w:type="spellStart"/>
      <w:r w:rsidRPr="00B33E2D">
        <w:t>chúng</w:t>
      </w:r>
      <w:proofErr w:type="spellEnd"/>
      <w:r w:rsidRPr="00B33E2D">
        <w:t>.</w:t>
      </w:r>
    </w:p>
    <w:p w14:paraId="5E6B33A7" w14:textId="77777777" w:rsidR="004E690C" w:rsidRPr="00DB4626" w:rsidRDefault="004E690C" w:rsidP="00DB4626">
      <w:pPr>
        <w:pStyle w:val="NormalWeb"/>
        <w:widowControl w:val="0"/>
        <w:shd w:val="clear" w:color="auto" w:fill="FFFFFF"/>
        <w:spacing w:before="0" w:beforeAutospacing="0" w:after="0" w:afterAutospacing="0" w:line="360" w:lineRule="auto"/>
        <w:jc w:val="both"/>
        <w:textAlignment w:val="baseline"/>
        <w:rPr>
          <w:sz w:val="26"/>
          <w:szCs w:val="26"/>
        </w:rPr>
      </w:pPr>
    </w:p>
    <w:p w14:paraId="3D253D0E" w14:textId="6D1F237F" w:rsidR="009E09A0" w:rsidRDefault="00D82BE7" w:rsidP="009E09A0">
      <w:pPr>
        <w:pStyle w:val="NormalWeb"/>
        <w:keepNext/>
        <w:widowControl w:val="0"/>
        <w:shd w:val="clear" w:color="auto" w:fill="FFFFFF"/>
        <w:spacing w:before="0" w:beforeAutospacing="0" w:after="0" w:afterAutospacing="0" w:line="360" w:lineRule="auto"/>
        <w:jc w:val="center"/>
        <w:textAlignment w:val="baseline"/>
      </w:pPr>
      <w:r>
        <w:rPr>
          <w:noProof/>
        </w:rPr>
        <w:drawing>
          <wp:inline distT="0" distB="0" distL="0" distR="0" wp14:anchorId="56281A1A" wp14:editId="211B01E9">
            <wp:extent cx="1691640" cy="1691640"/>
            <wp:effectExtent l="0" t="0" r="3810" b="3810"/>
            <wp:docPr id="32" name="Picture 32" descr="Relay 12V 10A 5 Chân SRD-12VDC-S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y 12V 10A 5 Chân SRD-12VDC-SL-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91640" cy="1691640"/>
                    </a:xfrm>
                    <a:prstGeom prst="rect">
                      <a:avLst/>
                    </a:prstGeom>
                    <a:noFill/>
                    <a:ln>
                      <a:noFill/>
                    </a:ln>
                  </pic:spPr>
                </pic:pic>
              </a:graphicData>
            </a:graphic>
          </wp:inline>
        </w:drawing>
      </w:r>
    </w:p>
    <w:p w14:paraId="77E593D3" w14:textId="42444042" w:rsidR="004E690C" w:rsidRPr="009E09A0" w:rsidRDefault="009E09A0" w:rsidP="009E09A0">
      <w:pPr>
        <w:pStyle w:val="Caption"/>
      </w:pPr>
      <w:proofErr w:type="spellStart"/>
      <w:r>
        <w:t>Hình</w:t>
      </w:r>
      <w:proofErr w:type="spellEnd"/>
      <w:r>
        <w:t xml:space="preserve"> </w:t>
      </w:r>
      <w:fldSimple w:instr=" STYLEREF 1 \s ">
        <w:r w:rsidR="0080546C">
          <w:rPr>
            <w:noProof/>
          </w:rPr>
          <w:t>1</w:t>
        </w:r>
      </w:fldSimple>
      <w:r w:rsidR="0080546C">
        <w:t>.</w:t>
      </w:r>
      <w:r w:rsidR="00295B6E">
        <w:t>3</w:t>
      </w:r>
      <w:r>
        <w:t>. Relay</w:t>
      </w:r>
    </w:p>
    <w:p w14:paraId="3F458DBC" w14:textId="11444D0B" w:rsidR="007C31E4" w:rsidRPr="007C31E4" w:rsidRDefault="004E690C" w:rsidP="00AA5376">
      <w:pPr>
        <w:pStyle w:val="Heading3"/>
        <w:spacing w:line="360" w:lineRule="auto"/>
        <w:rPr>
          <w:lang w:val="vi-VN"/>
        </w:rPr>
      </w:pPr>
      <w:bookmarkStart w:id="125" w:name="_Toc122707913"/>
      <w:bookmarkStart w:id="126" w:name="_Toc122777681"/>
      <w:r w:rsidRPr="00DB4626">
        <w:rPr>
          <w:lang w:val="vi-VN"/>
        </w:rPr>
        <w:t>C</w:t>
      </w:r>
      <w:proofErr w:type="spellStart"/>
      <w:r w:rsidR="001651CF">
        <w:t>ảm</w:t>
      </w:r>
      <w:proofErr w:type="spellEnd"/>
      <w:r w:rsidR="001651CF">
        <w:t xml:space="preserve"> </w:t>
      </w:r>
      <w:proofErr w:type="spellStart"/>
      <w:r w:rsidR="001651CF">
        <w:t>biến</w:t>
      </w:r>
      <w:proofErr w:type="spellEnd"/>
      <w:r w:rsidR="001651CF">
        <w:t xml:space="preserve"> </w:t>
      </w:r>
      <w:proofErr w:type="spellStart"/>
      <w:r w:rsidR="001651CF">
        <w:t>nhiệt</w:t>
      </w:r>
      <w:proofErr w:type="spellEnd"/>
      <w:r w:rsidR="001651CF">
        <w:t xml:space="preserve"> </w:t>
      </w:r>
      <w:proofErr w:type="spellStart"/>
      <w:r w:rsidR="001651CF">
        <w:t>đ</w:t>
      </w:r>
      <w:r w:rsidR="00CF1492">
        <w:t>ộ</w:t>
      </w:r>
      <w:proofErr w:type="spellEnd"/>
      <w:r w:rsidR="001651CF">
        <w:t xml:space="preserve"> </w:t>
      </w:r>
      <w:r w:rsidRPr="00DB4626">
        <w:rPr>
          <w:lang w:val="vi-VN"/>
        </w:rPr>
        <w:t>LM35</w:t>
      </w:r>
      <w:bookmarkEnd w:id="125"/>
      <w:bookmarkEnd w:id="126"/>
    </w:p>
    <w:p w14:paraId="3030C44E" w14:textId="33E10860" w:rsidR="004E690C" w:rsidRPr="00DB4626" w:rsidRDefault="004E690C" w:rsidP="00AA5376">
      <w:pPr>
        <w:pStyle w:val="Heading4"/>
        <w:spacing w:line="360" w:lineRule="auto"/>
      </w:pPr>
      <w:r w:rsidRPr="00DB4626">
        <w:rPr>
          <w:lang w:val="vi-VN"/>
        </w:rPr>
        <w:t>C</w:t>
      </w:r>
      <w:proofErr w:type="spellStart"/>
      <w:r w:rsidR="00AA5376">
        <w:t>ảm</w:t>
      </w:r>
      <w:proofErr w:type="spellEnd"/>
      <w:r w:rsidRPr="00DB4626">
        <w:rPr>
          <w:lang w:val="vi-VN"/>
        </w:rPr>
        <w:t xml:space="preserve"> </w:t>
      </w:r>
      <w:proofErr w:type="spellStart"/>
      <w:r w:rsidR="001651CF">
        <w:t>biến</w:t>
      </w:r>
      <w:proofErr w:type="spellEnd"/>
      <w:r w:rsidR="001651CF">
        <w:t xml:space="preserve"> </w:t>
      </w:r>
      <w:proofErr w:type="spellStart"/>
      <w:r w:rsidR="001651CF">
        <w:t>nhiệt</w:t>
      </w:r>
      <w:proofErr w:type="spellEnd"/>
      <w:r w:rsidR="001651CF">
        <w:t xml:space="preserve"> </w:t>
      </w:r>
      <w:proofErr w:type="spellStart"/>
      <w:r w:rsidR="001651CF">
        <w:t>độ</w:t>
      </w:r>
      <w:proofErr w:type="spellEnd"/>
      <w:r w:rsidRPr="00DB4626">
        <w:rPr>
          <w:lang w:val="vi-VN"/>
        </w:rPr>
        <w:t xml:space="preserve"> LM35 </w:t>
      </w:r>
      <w:proofErr w:type="spellStart"/>
      <w:r w:rsidR="001651CF">
        <w:t>là</w:t>
      </w:r>
      <w:proofErr w:type="spellEnd"/>
      <w:r w:rsidR="001651CF">
        <w:t xml:space="preserve"> </w:t>
      </w:r>
      <w:proofErr w:type="spellStart"/>
      <w:r w:rsidR="001651CF">
        <w:t>gì</w:t>
      </w:r>
      <w:proofErr w:type="spellEnd"/>
      <w:r w:rsidRPr="00DB4626">
        <w:t xml:space="preserve">? </w:t>
      </w:r>
    </w:p>
    <w:p w14:paraId="27CE54AC" w14:textId="700081FF" w:rsidR="004E690C" w:rsidRPr="00B33E2D" w:rsidRDefault="004E690C" w:rsidP="00016FD7">
      <w:pPr>
        <w:spacing w:line="360" w:lineRule="auto"/>
        <w:ind w:firstLine="284"/>
        <w:jc w:val="both"/>
      </w:pPr>
      <w:r w:rsidRPr="00B33E2D">
        <w:t xml:space="preserve">LM35 </w:t>
      </w:r>
      <w:proofErr w:type="spellStart"/>
      <w:r w:rsidRPr="00B33E2D">
        <w:t>là</w:t>
      </w:r>
      <w:proofErr w:type="spellEnd"/>
      <w:r w:rsidRPr="00B33E2D">
        <w:t xml:space="preserve"> </w:t>
      </w:r>
      <w:proofErr w:type="spellStart"/>
      <w:r w:rsidRPr="00B33E2D">
        <w:t>một</w:t>
      </w:r>
      <w:proofErr w:type="spellEnd"/>
      <w:r w:rsidRPr="00B33E2D">
        <w:t xml:space="preserve"> </w:t>
      </w:r>
      <w:proofErr w:type="spellStart"/>
      <w:r w:rsidRPr="00B33E2D">
        <w:t>cảm</w:t>
      </w:r>
      <w:proofErr w:type="spellEnd"/>
      <w:r w:rsidRPr="00B33E2D">
        <w:t xml:space="preserve"> </w:t>
      </w:r>
      <w:proofErr w:type="spellStart"/>
      <w:r w:rsidRPr="00B33E2D">
        <w:t>biến</w:t>
      </w:r>
      <w:proofErr w:type="spellEnd"/>
      <w:r w:rsidRPr="00B33E2D">
        <w:t xml:space="preserve"> </w:t>
      </w:r>
      <w:proofErr w:type="spellStart"/>
      <w:r w:rsidRPr="00B33E2D">
        <w:t>nhiệt</w:t>
      </w:r>
      <w:proofErr w:type="spellEnd"/>
      <w:r w:rsidRPr="00B33E2D">
        <w:t xml:space="preserve"> </w:t>
      </w:r>
      <w:proofErr w:type="spellStart"/>
      <w:r w:rsidRPr="00B33E2D">
        <w:t>độ</w:t>
      </w:r>
      <w:proofErr w:type="spellEnd"/>
      <w:r w:rsidRPr="00B33E2D">
        <w:t xml:space="preserve"> </w:t>
      </w:r>
      <w:proofErr w:type="spellStart"/>
      <w:r w:rsidRPr="00B33E2D">
        <w:t>tương</w:t>
      </w:r>
      <w:proofErr w:type="spellEnd"/>
      <w:r w:rsidRPr="00B33E2D">
        <w:t xml:space="preserve"> </w:t>
      </w:r>
      <w:proofErr w:type="spellStart"/>
      <w:r w:rsidRPr="00B33E2D">
        <w:t>tự</w:t>
      </w:r>
      <w:proofErr w:type="spellEnd"/>
      <w:r w:rsidRPr="00B33E2D">
        <w:t xml:space="preserve"> </w:t>
      </w:r>
      <w:proofErr w:type="spellStart"/>
      <w:r w:rsidRPr="00B33E2D">
        <w:t>tích</w:t>
      </w:r>
      <w:proofErr w:type="spellEnd"/>
      <w:r w:rsidRPr="00B33E2D">
        <w:t xml:space="preserve"> </w:t>
      </w:r>
      <w:proofErr w:type="spellStart"/>
      <w:r w:rsidRPr="00B33E2D">
        <w:t>hợp</w:t>
      </w:r>
      <w:proofErr w:type="spellEnd"/>
      <w:r w:rsidRPr="00B33E2D">
        <w:t xml:space="preserve"> </w:t>
      </w:r>
      <w:proofErr w:type="spellStart"/>
      <w:r w:rsidRPr="00B33E2D">
        <w:t>có</w:t>
      </w:r>
      <w:proofErr w:type="spellEnd"/>
      <w:r w:rsidRPr="00B33E2D">
        <w:t xml:space="preserve"> </w:t>
      </w:r>
      <w:proofErr w:type="spellStart"/>
      <w:r w:rsidRPr="00B33E2D">
        <w:t>đầu</w:t>
      </w:r>
      <w:proofErr w:type="spellEnd"/>
      <w:r w:rsidRPr="00B33E2D">
        <w:t xml:space="preserve"> </w:t>
      </w:r>
      <w:proofErr w:type="spellStart"/>
      <w:r w:rsidRPr="00B33E2D">
        <w:t>ra</w:t>
      </w:r>
      <w:proofErr w:type="spellEnd"/>
      <w:r w:rsidRPr="00B33E2D">
        <w:t xml:space="preserve"> </w:t>
      </w:r>
      <w:proofErr w:type="spellStart"/>
      <w:r w:rsidRPr="00B33E2D">
        <w:t>điện</w:t>
      </w:r>
      <w:proofErr w:type="spellEnd"/>
      <w:r w:rsidRPr="00B33E2D">
        <w:t xml:space="preserve"> </w:t>
      </w:r>
      <w:proofErr w:type="spellStart"/>
      <w:r w:rsidRPr="00B33E2D">
        <w:t>tỷ</w:t>
      </w:r>
      <w:proofErr w:type="spellEnd"/>
      <w:r w:rsidRPr="00B33E2D">
        <w:t xml:space="preserve"> </w:t>
      </w:r>
      <w:proofErr w:type="spellStart"/>
      <w:r w:rsidRPr="00B33E2D">
        <w:t>lệ</w:t>
      </w:r>
      <w:proofErr w:type="spellEnd"/>
      <w:r w:rsidRPr="00B33E2D">
        <w:t xml:space="preserve"> </w:t>
      </w:r>
      <w:proofErr w:type="spellStart"/>
      <w:r w:rsidRPr="00B33E2D">
        <w:t>với</w:t>
      </w:r>
      <w:proofErr w:type="spellEnd"/>
      <w:r w:rsidRPr="00B33E2D">
        <w:t xml:space="preserve"> </w:t>
      </w:r>
      <w:proofErr w:type="spellStart"/>
      <w:r w:rsidR="001651CF">
        <w:t>đ</w:t>
      </w:r>
      <w:r w:rsidRPr="00B33E2D">
        <w:t>ộ</w:t>
      </w:r>
      <w:proofErr w:type="spellEnd"/>
      <w:r w:rsidRPr="00B33E2D">
        <w:t xml:space="preserve"> C. </w:t>
      </w:r>
      <w:proofErr w:type="spellStart"/>
      <w:r w:rsidRPr="00B33E2D">
        <w:t>Cảm</w:t>
      </w:r>
      <w:proofErr w:type="spellEnd"/>
      <w:r w:rsidRPr="00B33E2D">
        <w:t xml:space="preserve"> </w:t>
      </w:r>
      <w:proofErr w:type="spellStart"/>
      <w:r w:rsidRPr="00B33E2D">
        <w:t>biến</w:t>
      </w:r>
      <w:proofErr w:type="spellEnd"/>
      <w:r w:rsidRPr="00B33E2D">
        <w:t xml:space="preserve"> LM35 </w:t>
      </w:r>
      <w:proofErr w:type="spellStart"/>
      <w:r w:rsidRPr="00B33E2D">
        <w:t>không</w:t>
      </w:r>
      <w:proofErr w:type="spellEnd"/>
      <w:r w:rsidRPr="00B33E2D">
        <w:t xml:space="preserve"> </w:t>
      </w:r>
      <w:proofErr w:type="spellStart"/>
      <w:r w:rsidRPr="00B33E2D">
        <w:t>yêu</w:t>
      </w:r>
      <w:proofErr w:type="spellEnd"/>
      <w:r w:rsidRPr="00B33E2D">
        <w:t xml:space="preserve"> </w:t>
      </w:r>
      <w:proofErr w:type="spellStart"/>
      <w:r w:rsidRPr="00B33E2D">
        <w:t>cầu</w:t>
      </w:r>
      <w:proofErr w:type="spellEnd"/>
      <w:r w:rsidRPr="00B33E2D">
        <w:t xml:space="preserve"> </w:t>
      </w:r>
      <w:proofErr w:type="spellStart"/>
      <w:r w:rsidRPr="00B33E2D">
        <w:t>bất</w:t>
      </w:r>
      <w:proofErr w:type="spellEnd"/>
      <w:r w:rsidRPr="00B33E2D">
        <w:t xml:space="preserve"> </w:t>
      </w:r>
      <w:proofErr w:type="spellStart"/>
      <w:r w:rsidRPr="00B33E2D">
        <w:t>kỳ</w:t>
      </w:r>
      <w:proofErr w:type="spellEnd"/>
      <w:r w:rsidRPr="00B33E2D">
        <w:t xml:space="preserve"> </w:t>
      </w:r>
      <w:proofErr w:type="spellStart"/>
      <w:r w:rsidRPr="00B33E2D">
        <w:t>hiệu</w:t>
      </w:r>
      <w:proofErr w:type="spellEnd"/>
      <w:r w:rsidRPr="00B33E2D">
        <w:t xml:space="preserve"> </w:t>
      </w:r>
      <w:proofErr w:type="spellStart"/>
      <w:r w:rsidRPr="00B33E2D">
        <w:t>chuẩn</w:t>
      </w:r>
      <w:proofErr w:type="spellEnd"/>
      <w:r w:rsidRPr="00B33E2D">
        <w:t xml:space="preserve"> </w:t>
      </w:r>
      <w:proofErr w:type="spellStart"/>
      <w:r w:rsidRPr="00B33E2D">
        <w:t>hoặc</w:t>
      </w:r>
      <w:proofErr w:type="spellEnd"/>
      <w:r w:rsidRPr="00B33E2D">
        <w:t xml:space="preserve"> </w:t>
      </w:r>
      <w:proofErr w:type="spellStart"/>
      <w:r w:rsidRPr="00B33E2D">
        <w:t>cắt</w:t>
      </w:r>
      <w:proofErr w:type="spellEnd"/>
      <w:r w:rsidRPr="00B33E2D">
        <w:t xml:space="preserve"> </w:t>
      </w:r>
      <w:proofErr w:type="spellStart"/>
      <w:r w:rsidRPr="00B33E2D">
        <w:t>tỉa</w:t>
      </w:r>
      <w:proofErr w:type="spellEnd"/>
      <w:r w:rsidRPr="00B33E2D">
        <w:t xml:space="preserve"> </w:t>
      </w:r>
      <w:proofErr w:type="spellStart"/>
      <w:r w:rsidRPr="00B33E2D">
        <w:t>bên</w:t>
      </w:r>
      <w:proofErr w:type="spellEnd"/>
      <w:r w:rsidRPr="00B33E2D">
        <w:t xml:space="preserve"> </w:t>
      </w:r>
      <w:proofErr w:type="spellStart"/>
      <w:r w:rsidRPr="00B33E2D">
        <w:t>ngoài</w:t>
      </w:r>
      <w:proofErr w:type="spellEnd"/>
      <w:r w:rsidRPr="00B33E2D">
        <w:t xml:space="preserve"> </w:t>
      </w:r>
      <w:proofErr w:type="spellStart"/>
      <w:r w:rsidRPr="00B33E2D">
        <w:t>nào</w:t>
      </w:r>
      <w:proofErr w:type="spellEnd"/>
      <w:r w:rsidRPr="00B33E2D">
        <w:t xml:space="preserve"> </w:t>
      </w:r>
      <w:proofErr w:type="spellStart"/>
      <w:r w:rsidRPr="00B33E2D">
        <w:t>để</w:t>
      </w:r>
      <w:proofErr w:type="spellEnd"/>
      <w:r w:rsidRPr="00B33E2D">
        <w:t xml:space="preserve"> </w:t>
      </w:r>
      <w:proofErr w:type="spellStart"/>
      <w:r w:rsidRPr="00B33E2D">
        <w:t>cung</w:t>
      </w:r>
      <w:proofErr w:type="spellEnd"/>
      <w:r w:rsidRPr="00B33E2D">
        <w:t xml:space="preserve"> </w:t>
      </w:r>
      <w:proofErr w:type="spellStart"/>
      <w:r w:rsidRPr="00B33E2D">
        <w:t>cấp</w:t>
      </w:r>
      <w:proofErr w:type="spellEnd"/>
      <w:r w:rsidRPr="00B33E2D">
        <w:t xml:space="preserve"> </w:t>
      </w:r>
      <w:proofErr w:type="spellStart"/>
      <w:r w:rsidRPr="00B33E2D">
        <w:t>độ</w:t>
      </w:r>
      <w:proofErr w:type="spellEnd"/>
      <w:r w:rsidRPr="00B33E2D">
        <w:t xml:space="preserve"> </w:t>
      </w:r>
      <w:proofErr w:type="spellStart"/>
      <w:r w:rsidRPr="00B33E2D">
        <w:t>chính</w:t>
      </w:r>
      <w:proofErr w:type="spellEnd"/>
      <w:r w:rsidRPr="00B33E2D">
        <w:t xml:space="preserve"> </w:t>
      </w:r>
      <w:proofErr w:type="spellStart"/>
      <w:r w:rsidRPr="00B33E2D">
        <w:t>xác</w:t>
      </w:r>
      <w:proofErr w:type="spellEnd"/>
      <w:r w:rsidRPr="00B33E2D">
        <w:t xml:space="preserve"> </w:t>
      </w:r>
      <w:proofErr w:type="spellStart"/>
      <w:r w:rsidRPr="00B33E2D">
        <w:t>điển</w:t>
      </w:r>
      <w:proofErr w:type="spellEnd"/>
      <w:r w:rsidRPr="00B33E2D">
        <w:t xml:space="preserve"> </w:t>
      </w:r>
      <w:proofErr w:type="spellStart"/>
      <w:r w:rsidRPr="00B33E2D">
        <w:t>hình</w:t>
      </w:r>
      <w:proofErr w:type="spellEnd"/>
      <w:r w:rsidRPr="00B33E2D">
        <w:t>. </w:t>
      </w:r>
      <w:proofErr w:type="spellStart"/>
      <w:r w:rsidRPr="00B33E2D">
        <w:t>Trở</w:t>
      </w:r>
      <w:proofErr w:type="spellEnd"/>
      <w:r w:rsidRPr="00B33E2D">
        <w:t xml:space="preserve"> </w:t>
      </w:r>
      <w:proofErr w:type="spellStart"/>
      <w:r w:rsidRPr="00B33E2D">
        <w:t>kháng</w:t>
      </w:r>
      <w:proofErr w:type="spellEnd"/>
      <w:r w:rsidRPr="00B33E2D">
        <w:t xml:space="preserve"> </w:t>
      </w:r>
      <w:proofErr w:type="spellStart"/>
      <w:r w:rsidRPr="00B33E2D">
        <w:t>đầu</w:t>
      </w:r>
      <w:proofErr w:type="spellEnd"/>
      <w:r w:rsidRPr="00B33E2D">
        <w:t xml:space="preserve"> </w:t>
      </w:r>
      <w:proofErr w:type="spellStart"/>
      <w:r w:rsidRPr="00B33E2D">
        <w:t>ra</w:t>
      </w:r>
      <w:proofErr w:type="spellEnd"/>
      <w:r w:rsidRPr="00B33E2D">
        <w:t xml:space="preserve"> </w:t>
      </w:r>
      <w:proofErr w:type="spellStart"/>
      <w:r w:rsidRPr="00B33E2D">
        <w:t>thấp</w:t>
      </w:r>
      <w:proofErr w:type="spellEnd"/>
      <w:r w:rsidRPr="00B33E2D">
        <w:t xml:space="preserve">, </w:t>
      </w:r>
      <w:proofErr w:type="spellStart"/>
      <w:r w:rsidRPr="00B33E2D">
        <w:t>đầu</w:t>
      </w:r>
      <w:proofErr w:type="spellEnd"/>
      <w:r w:rsidRPr="00B33E2D">
        <w:t xml:space="preserve"> </w:t>
      </w:r>
      <w:proofErr w:type="spellStart"/>
      <w:r w:rsidRPr="00B33E2D">
        <w:t>ra</w:t>
      </w:r>
      <w:proofErr w:type="spellEnd"/>
      <w:r w:rsidRPr="00B33E2D">
        <w:t xml:space="preserve"> </w:t>
      </w:r>
      <w:proofErr w:type="spellStart"/>
      <w:r w:rsidRPr="00B33E2D">
        <w:t>tuyến</w:t>
      </w:r>
      <w:proofErr w:type="spellEnd"/>
      <w:r w:rsidRPr="00B33E2D">
        <w:t xml:space="preserve"> </w:t>
      </w:r>
      <w:proofErr w:type="spellStart"/>
      <w:r w:rsidRPr="00B33E2D">
        <w:t>tính</w:t>
      </w:r>
      <w:proofErr w:type="spellEnd"/>
      <w:r w:rsidRPr="00B33E2D">
        <w:t xml:space="preserve"> </w:t>
      </w:r>
      <w:proofErr w:type="spellStart"/>
      <w:r w:rsidRPr="00B33E2D">
        <w:t>và</w:t>
      </w:r>
      <w:proofErr w:type="spellEnd"/>
      <w:r w:rsidRPr="00B33E2D">
        <w:t xml:space="preserve"> </w:t>
      </w:r>
      <w:proofErr w:type="spellStart"/>
      <w:r w:rsidRPr="00B33E2D">
        <w:t>hiệu</w:t>
      </w:r>
      <w:proofErr w:type="spellEnd"/>
      <w:r w:rsidRPr="00B33E2D">
        <w:t xml:space="preserve"> </w:t>
      </w:r>
      <w:proofErr w:type="spellStart"/>
      <w:r w:rsidRPr="00B33E2D">
        <w:t>chuẩn</w:t>
      </w:r>
      <w:proofErr w:type="spellEnd"/>
      <w:r w:rsidRPr="00B33E2D">
        <w:t xml:space="preserve"> </w:t>
      </w:r>
      <w:proofErr w:type="spellStart"/>
      <w:r w:rsidRPr="00B33E2D">
        <w:t>vốn</w:t>
      </w:r>
      <w:proofErr w:type="spellEnd"/>
      <w:r w:rsidRPr="00B33E2D">
        <w:t xml:space="preserve"> </w:t>
      </w:r>
      <w:proofErr w:type="spellStart"/>
      <w:r w:rsidRPr="00B33E2D">
        <w:t>có</w:t>
      </w:r>
      <w:proofErr w:type="spellEnd"/>
      <w:r w:rsidRPr="00B33E2D">
        <w:t xml:space="preserve"> </w:t>
      </w:r>
      <w:proofErr w:type="spellStart"/>
      <w:r w:rsidRPr="00B33E2D">
        <w:t>chính</w:t>
      </w:r>
      <w:proofErr w:type="spellEnd"/>
      <w:r w:rsidRPr="00B33E2D">
        <w:t xml:space="preserve"> </w:t>
      </w:r>
      <w:proofErr w:type="spellStart"/>
      <w:r w:rsidRPr="00B33E2D">
        <w:t>xác</w:t>
      </w:r>
      <w:proofErr w:type="spellEnd"/>
      <w:r w:rsidRPr="00B33E2D">
        <w:t xml:space="preserve"> </w:t>
      </w:r>
      <w:proofErr w:type="spellStart"/>
      <w:r w:rsidRPr="00B33E2D">
        <w:t>của</w:t>
      </w:r>
      <w:proofErr w:type="spellEnd"/>
      <w:r w:rsidRPr="00B33E2D">
        <w:t xml:space="preserve"> LM35 </w:t>
      </w:r>
      <w:proofErr w:type="spellStart"/>
      <w:r w:rsidRPr="00B33E2D">
        <w:t>làm</w:t>
      </w:r>
      <w:proofErr w:type="spellEnd"/>
      <w:r w:rsidRPr="00B33E2D">
        <w:t xml:space="preserve"> </w:t>
      </w:r>
      <w:proofErr w:type="spellStart"/>
      <w:r w:rsidRPr="00B33E2D">
        <w:t>cho</w:t>
      </w:r>
      <w:proofErr w:type="spellEnd"/>
      <w:r w:rsidRPr="00B33E2D">
        <w:t xml:space="preserve"> </w:t>
      </w:r>
      <w:proofErr w:type="spellStart"/>
      <w:r w:rsidRPr="00B33E2D">
        <w:t>việc</w:t>
      </w:r>
      <w:proofErr w:type="spellEnd"/>
      <w:r w:rsidRPr="00B33E2D">
        <w:t xml:space="preserve"> </w:t>
      </w:r>
      <w:proofErr w:type="spellStart"/>
      <w:r w:rsidRPr="00B33E2D">
        <w:t>kết</w:t>
      </w:r>
      <w:proofErr w:type="spellEnd"/>
      <w:r w:rsidRPr="00B33E2D">
        <w:t xml:space="preserve"> </w:t>
      </w:r>
      <w:proofErr w:type="spellStart"/>
      <w:r w:rsidRPr="00B33E2D">
        <w:t>nối</w:t>
      </w:r>
      <w:proofErr w:type="spellEnd"/>
      <w:r w:rsidRPr="00B33E2D">
        <w:t xml:space="preserve"> </w:t>
      </w:r>
      <w:proofErr w:type="spellStart"/>
      <w:r w:rsidRPr="00B33E2D">
        <w:t>với</w:t>
      </w:r>
      <w:proofErr w:type="spellEnd"/>
      <w:r w:rsidRPr="00B33E2D">
        <w:t xml:space="preserve"> </w:t>
      </w:r>
      <w:proofErr w:type="spellStart"/>
      <w:r w:rsidRPr="00B33E2D">
        <w:t>mạch</w:t>
      </w:r>
      <w:proofErr w:type="spellEnd"/>
      <w:r w:rsidRPr="00B33E2D">
        <w:t xml:space="preserve"> </w:t>
      </w:r>
      <w:proofErr w:type="spellStart"/>
      <w:r w:rsidRPr="00B33E2D">
        <w:t>đọc</w:t>
      </w:r>
      <w:proofErr w:type="spellEnd"/>
      <w:r w:rsidRPr="00B33E2D">
        <w:t xml:space="preserve"> </w:t>
      </w:r>
      <w:proofErr w:type="spellStart"/>
      <w:r w:rsidRPr="00B33E2D">
        <w:t>hoặc</w:t>
      </w:r>
      <w:proofErr w:type="spellEnd"/>
      <w:r w:rsidRPr="00B33E2D">
        <w:t xml:space="preserve"> </w:t>
      </w:r>
      <w:proofErr w:type="spellStart"/>
      <w:r w:rsidRPr="00B33E2D">
        <w:t>mạch</w:t>
      </w:r>
      <w:proofErr w:type="spellEnd"/>
      <w:r w:rsidRPr="00B33E2D">
        <w:t xml:space="preserve"> </w:t>
      </w:r>
      <w:proofErr w:type="spellStart"/>
      <w:r w:rsidRPr="00B33E2D">
        <w:t>điều</w:t>
      </w:r>
      <w:proofErr w:type="spellEnd"/>
      <w:r w:rsidRPr="00B33E2D">
        <w:t xml:space="preserve"> </w:t>
      </w:r>
      <w:proofErr w:type="spellStart"/>
      <w:r w:rsidRPr="00B33E2D">
        <w:t>khiển</w:t>
      </w:r>
      <w:proofErr w:type="spellEnd"/>
      <w:r w:rsidRPr="00B33E2D">
        <w:t xml:space="preserve"> </w:t>
      </w:r>
      <w:proofErr w:type="spellStart"/>
      <w:r w:rsidRPr="00B33E2D">
        <w:t>trở</w:t>
      </w:r>
      <w:proofErr w:type="spellEnd"/>
      <w:r w:rsidRPr="00B33E2D">
        <w:t xml:space="preserve"> </w:t>
      </w:r>
      <w:proofErr w:type="spellStart"/>
      <w:r w:rsidRPr="00B33E2D">
        <w:t>nên</w:t>
      </w:r>
      <w:proofErr w:type="spellEnd"/>
      <w:r w:rsidRPr="00B33E2D">
        <w:t xml:space="preserve"> </w:t>
      </w:r>
      <w:proofErr w:type="spellStart"/>
      <w:r w:rsidRPr="00B33E2D">
        <w:t>đặc</w:t>
      </w:r>
      <w:proofErr w:type="spellEnd"/>
      <w:r w:rsidRPr="00B33E2D">
        <w:t xml:space="preserve"> </w:t>
      </w:r>
      <w:proofErr w:type="spellStart"/>
      <w:r w:rsidRPr="00B33E2D">
        <w:t>biệt</w:t>
      </w:r>
      <w:proofErr w:type="spellEnd"/>
      <w:r w:rsidRPr="00B33E2D">
        <w:t xml:space="preserve"> </w:t>
      </w:r>
      <w:proofErr w:type="spellStart"/>
      <w:r w:rsidRPr="00B33E2D">
        <w:t>dễ</w:t>
      </w:r>
      <w:proofErr w:type="spellEnd"/>
      <w:r w:rsidRPr="00B33E2D">
        <w:t xml:space="preserve"> </w:t>
      </w:r>
      <w:proofErr w:type="spellStart"/>
      <w:r w:rsidRPr="00B33E2D">
        <w:t>dàng</w:t>
      </w:r>
      <w:proofErr w:type="spellEnd"/>
      <w:r w:rsidRPr="00B33E2D">
        <w:t xml:space="preserve">. </w:t>
      </w:r>
    </w:p>
    <w:p w14:paraId="15B29FB2" w14:textId="77777777" w:rsidR="009E09A0" w:rsidRDefault="004E690C" w:rsidP="009E09A0">
      <w:pPr>
        <w:pStyle w:val="NormalWeb"/>
        <w:keepNext/>
        <w:widowControl w:val="0"/>
        <w:shd w:val="clear" w:color="auto" w:fill="FFFFFF"/>
        <w:spacing w:before="0" w:beforeAutospacing="0" w:after="0" w:afterAutospacing="0" w:line="360" w:lineRule="auto"/>
        <w:jc w:val="center"/>
        <w:textAlignment w:val="baseline"/>
      </w:pPr>
      <w:r w:rsidRPr="00DB4626">
        <w:rPr>
          <w:noProof/>
          <w:sz w:val="26"/>
          <w:szCs w:val="26"/>
          <w:lang w:val="vi-VN" w:eastAsia="vi-VN"/>
        </w:rPr>
        <w:lastRenderedPageBreak/>
        <w:drawing>
          <wp:inline distT="0" distB="0" distL="0" distR="0" wp14:anchorId="10306C5E" wp14:editId="006493E9">
            <wp:extent cx="1953234" cy="1973580"/>
            <wp:effectExtent l="0" t="0" r="952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6721" cy="1977103"/>
                    </a:xfrm>
                    <a:prstGeom prst="rect">
                      <a:avLst/>
                    </a:prstGeom>
                  </pic:spPr>
                </pic:pic>
              </a:graphicData>
            </a:graphic>
          </wp:inline>
        </w:drawing>
      </w:r>
    </w:p>
    <w:p w14:paraId="354349FC" w14:textId="7D44AD3E" w:rsidR="004E690C" w:rsidRPr="009E09A0" w:rsidRDefault="009E09A0" w:rsidP="009E09A0">
      <w:pPr>
        <w:pStyle w:val="Caption"/>
      </w:pPr>
      <w:proofErr w:type="spellStart"/>
      <w:r>
        <w:t>Hình</w:t>
      </w:r>
      <w:proofErr w:type="spellEnd"/>
      <w:r>
        <w:t xml:space="preserve"> </w:t>
      </w:r>
      <w:fldSimple w:instr=" STYLEREF 1 \s ">
        <w:r w:rsidR="0080546C">
          <w:rPr>
            <w:noProof/>
          </w:rPr>
          <w:t>1</w:t>
        </w:r>
      </w:fldSimple>
      <w:r w:rsidR="0080546C">
        <w:t>.</w:t>
      </w:r>
      <w:r w:rsidR="00295B6E">
        <w:t>4</w:t>
      </w:r>
      <w:r>
        <w:t xml:space="preserve">. </w:t>
      </w:r>
      <w:proofErr w:type="spellStart"/>
      <w:r>
        <w:t>Cảm</w:t>
      </w:r>
      <w:proofErr w:type="spellEnd"/>
      <w:r>
        <w:t xml:space="preserve"> </w:t>
      </w:r>
      <w:proofErr w:type="spellStart"/>
      <w:r>
        <w:t>biến</w:t>
      </w:r>
      <w:proofErr w:type="spellEnd"/>
      <w:r>
        <w:t xml:space="preserve"> LM35</w:t>
      </w:r>
    </w:p>
    <w:p w14:paraId="717A1FFC" w14:textId="6ABB4C7E" w:rsidR="004E690C" w:rsidRPr="00DB4626" w:rsidRDefault="004E690C" w:rsidP="00AA5376">
      <w:pPr>
        <w:pStyle w:val="Heading4"/>
        <w:spacing w:line="360" w:lineRule="auto"/>
      </w:pPr>
      <w:r w:rsidRPr="00DB4626">
        <w:rPr>
          <w:lang w:val="vi-VN"/>
        </w:rPr>
        <w:t>T</w:t>
      </w:r>
      <w:proofErr w:type="spellStart"/>
      <w:r w:rsidR="001651CF">
        <w:t>ính</w:t>
      </w:r>
      <w:proofErr w:type="spellEnd"/>
      <w:r w:rsidR="001651CF">
        <w:t xml:space="preserve"> </w:t>
      </w:r>
      <w:proofErr w:type="spellStart"/>
      <w:r w:rsidR="001651CF">
        <w:t>năng</w:t>
      </w:r>
      <w:proofErr w:type="spellEnd"/>
      <w:r w:rsidR="001651CF">
        <w:t xml:space="preserve"> </w:t>
      </w:r>
      <w:proofErr w:type="spellStart"/>
      <w:r w:rsidR="001651CF">
        <w:t>của</w:t>
      </w:r>
      <w:proofErr w:type="spellEnd"/>
      <w:r w:rsidR="001651CF">
        <w:t xml:space="preserve"> </w:t>
      </w:r>
      <w:proofErr w:type="spellStart"/>
      <w:r w:rsidR="001651CF">
        <w:t>cảm</w:t>
      </w:r>
      <w:proofErr w:type="spellEnd"/>
      <w:r w:rsidR="001651CF">
        <w:t xml:space="preserve"> </w:t>
      </w:r>
      <w:proofErr w:type="spellStart"/>
      <w:r w:rsidR="001651CF">
        <w:t>biến</w:t>
      </w:r>
      <w:proofErr w:type="spellEnd"/>
      <w:r w:rsidR="001651CF">
        <w:t xml:space="preserve"> </w:t>
      </w:r>
      <w:proofErr w:type="spellStart"/>
      <w:r w:rsidR="001651CF">
        <w:t>nhiệt</w:t>
      </w:r>
      <w:proofErr w:type="spellEnd"/>
      <w:r w:rsidR="001651CF">
        <w:t xml:space="preserve"> </w:t>
      </w:r>
      <w:proofErr w:type="spellStart"/>
      <w:r w:rsidR="001651CF">
        <w:t>độ</w:t>
      </w:r>
      <w:proofErr w:type="spellEnd"/>
      <w:r w:rsidR="001651CF">
        <w:t xml:space="preserve"> LM35</w:t>
      </w:r>
    </w:p>
    <w:p w14:paraId="33922BFD" w14:textId="006C6943" w:rsidR="004E690C" w:rsidRPr="00B33E2D" w:rsidRDefault="004E690C" w:rsidP="002C54D2">
      <w:pPr>
        <w:spacing w:line="360" w:lineRule="auto"/>
        <w:ind w:firstLine="284"/>
      </w:pPr>
      <w:r w:rsidRPr="00B33E2D">
        <w:t xml:space="preserve">Hiệu </w:t>
      </w:r>
      <w:proofErr w:type="spellStart"/>
      <w:r w:rsidRPr="00B33E2D">
        <w:t>chuẩn</w:t>
      </w:r>
      <w:proofErr w:type="spellEnd"/>
      <w:r w:rsidRPr="00B33E2D">
        <w:t xml:space="preserve"> </w:t>
      </w:r>
      <w:proofErr w:type="spellStart"/>
      <w:r w:rsidRPr="00B33E2D">
        <w:t>trực</w:t>
      </w:r>
      <w:proofErr w:type="spellEnd"/>
      <w:r w:rsidRPr="00B33E2D">
        <w:t xml:space="preserve"> </w:t>
      </w:r>
      <w:proofErr w:type="spellStart"/>
      <w:r w:rsidRPr="00B33E2D">
        <w:t>tiếp</w:t>
      </w:r>
      <w:proofErr w:type="spellEnd"/>
      <w:r w:rsidRPr="00B33E2D">
        <w:t xml:space="preserve"> </w:t>
      </w:r>
      <w:proofErr w:type="spellStart"/>
      <w:r w:rsidRPr="00B33E2D">
        <w:t>theo</w:t>
      </w:r>
      <w:proofErr w:type="spellEnd"/>
      <w:r w:rsidRPr="00B33E2D">
        <w:t xml:space="preserve"> </w:t>
      </w:r>
      <w:proofErr w:type="spellStart"/>
      <w:r w:rsidRPr="00B33E2D">
        <w:t>độ</w:t>
      </w:r>
      <w:proofErr w:type="spellEnd"/>
      <w:r w:rsidRPr="00B33E2D">
        <w:t xml:space="preserve"> C (C)</w:t>
      </w:r>
      <w:r w:rsidR="00016FD7">
        <w:t>.</w:t>
      </w:r>
    </w:p>
    <w:p w14:paraId="09AE59C3" w14:textId="5A0EE6DC" w:rsidR="004E690C" w:rsidRPr="00B33E2D" w:rsidRDefault="004E690C" w:rsidP="002C54D2">
      <w:pPr>
        <w:spacing w:line="360" w:lineRule="auto"/>
        <w:ind w:firstLine="284"/>
      </w:pPr>
      <w:r w:rsidRPr="00B33E2D">
        <w:t xml:space="preserve">Tuyến </w:t>
      </w:r>
      <w:proofErr w:type="spellStart"/>
      <w:r w:rsidRPr="00B33E2D">
        <w:t>tính</w:t>
      </w:r>
      <w:proofErr w:type="spellEnd"/>
      <w:r w:rsidRPr="00B33E2D">
        <w:t xml:space="preserve"> ở </w:t>
      </w:r>
      <w:proofErr w:type="spellStart"/>
      <w:r w:rsidRPr="00B33E2D">
        <w:t>hệ</w:t>
      </w:r>
      <w:proofErr w:type="spellEnd"/>
      <w:r w:rsidRPr="00B33E2D">
        <w:t xml:space="preserve"> </w:t>
      </w:r>
      <w:proofErr w:type="spellStart"/>
      <w:r w:rsidRPr="00B33E2D">
        <w:t>số</w:t>
      </w:r>
      <w:proofErr w:type="spellEnd"/>
      <w:r w:rsidRPr="00B33E2D">
        <w:t xml:space="preserve"> </w:t>
      </w:r>
      <w:proofErr w:type="spellStart"/>
      <w:r w:rsidRPr="00B33E2D">
        <w:t>tỷ</w:t>
      </w:r>
      <w:proofErr w:type="spellEnd"/>
      <w:r w:rsidRPr="00B33E2D">
        <w:t xml:space="preserve"> </w:t>
      </w:r>
      <w:proofErr w:type="spellStart"/>
      <w:r w:rsidRPr="00B33E2D">
        <w:t>lệ</w:t>
      </w:r>
      <w:proofErr w:type="spellEnd"/>
      <w:r w:rsidRPr="00B33E2D">
        <w:t xml:space="preserve"> 10,0 mV/°C</w:t>
      </w:r>
      <w:r w:rsidR="00016FD7">
        <w:t>.</w:t>
      </w:r>
    </w:p>
    <w:p w14:paraId="00B640F2" w14:textId="08BB769E" w:rsidR="004E690C" w:rsidRPr="00B33E2D" w:rsidRDefault="004E690C" w:rsidP="002C54D2">
      <w:pPr>
        <w:spacing w:line="360" w:lineRule="auto"/>
        <w:ind w:firstLine="284"/>
      </w:pPr>
      <w:proofErr w:type="spellStart"/>
      <w:r w:rsidRPr="00B33E2D">
        <w:t>Có</w:t>
      </w:r>
      <w:proofErr w:type="spellEnd"/>
      <w:r w:rsidRPr="00B33E2D">
        <w:t xml:space="preserve"> </w:t>
      </w:r>
      <w:proofErr w:type="spellStart"/>
      <w:r w:rsidRPr="00B33E2D">
        <w:t>thể</w:t>
      </w:r>
      <w:proofErr w:type="spellEnd"/>
      <w:r w:rsidRPr="00B33E2D">
        <w:t xml:space="preserve"> </w:t>
      </w:r>
      <w:proofErr w:type="spellStart"/>
      <w:r w:rsidRPr="00B33E2D">
        <w:t>đảm</w:t>
      </w:r>
      <w:proofErr w:type="spellEnd"/>
      <w:r w:rsidRPr="00B33E2D">
        <w:t xml:space="preserve"> </w:t>
      </w:r>
      <w:proofErr w:type="spellStart"/>
      <w:r w:rsidRPr="00B33E2D">
        <w:t>bảo</w:t>
      </w:r>
      <w:proofErr w:type="spellEnd"/>
      <w:r w:rsidRPr="00B33E2D">
        <w:t> </w:t>
      </w:r>
      <w:proofErr w:type="spellStart"/>
      <w:r w:rsidRPr="00B33E2D">
        <w:t>độ</w:t>
      </w:r>
      <w:proofErr w:type="spellEnd"/>
      <w:r w:rsidRPr="00B33E2D">
        <w:t xml:space="preserve"> </w:t>
      </w:r>
      <w:proofErr w:type="spellStart"/>
      <w:r w:rsidRPr="00B33E2D">
        <w:t>chính</w:t>
      </w:r>
      <w:proofErr w:type="spellEnd"/>
      <w:r w:rsidRPr="00B33E2D">
        <w:t xml:space="preserve"> </w:t>
      </w:r>
      <w:proofErr w:type="spellStart"/>
      <w:r w:rsidRPr="00B33E2D">
        <w:t>xác</w:t>
      </w:r>
      <w:proofErr w:type="spellEnd"/>
      <w:r w:rsidRPr="00B33E2D">
        <w:t xml:space="preserve"> 0,5°C (ở a25°C)</w:t>
      </w:r>
      <w:r w:rsidR="00016FD7">
        <w:t>.</w:t>
      </w:r>
    </w:p>
    <w:p w14:paraId="6AE632BE" w14:textId="1AC25189" w:rsidR="004E690C" w:rsidRPr="00B33E2D" w:rsidRDefault="004E690C" w:rsidP="002C54D2">
      <w:pPr>
        <w:spacing w:line="360" w:lineRule="auto"/>
        <w:ind w:firstLine="284"/>
      </w:pPr>
      <w:proofErr w:type="spellStart"/>
      <w:r w:rsidRPr="00B33E2D">
        <w:t>Được</w:t>
      </w:r>
      <w:proofErr w:type="spellEnd"/>
      <w:r w:rsidRPr="00B33E2D">
        <w:t xml:space="preserve"> </w:t>
      </w:r>
      <w:proofErr w:type="spellStart"/>
      <w:r w:rsidRPr="00B33E2D">
        <w:t>xếp</w:t>
      </w:r>
      <w:proofErr w:type="spellEnd"/>
      <w:r w:rsidRPr="00B33E2D">
        <w:t xml:space="preserve"> </w:t>
      </w:r>
      <w:proofErr w:type="spellStart"/>
      <w:r w:rsidRPr="00B33E2D">
        <w:t>hạng</w:t>
      </w:r>
      <w:proofErr w:type="spellEnd"/>
      <w:r w:rsidRPr="00B33E2D">
        <w:t xml:space="preserve"> </w:t>
      </w:r>
      <w:proofErr w:type="spellStart"/>
      <w:r w:rsidRPr="00B33E2D">
        <w:t>cho</w:t>
      </w:r>
      <w:proofErr w:type="spellEnd"/>
      <w:r w:rsidRPr="00B33E2D">
        <w:t xml:space="preserve"> </w:t>
      </w:r>
      <w:proofErr w:type="spellStart"/>
      <w:r w:rsidRPr="00B33E2D">
        <w:t>toàn</w:t>
      </w:r>
      <w:proofErr w:type="spellEnd"/>
      <w:r w:rsidRPr="00B33E2D">
        <w:t xml:space="preserve"> </w:t>
      </w:r>
      <w:proofErr w:type="spellStart"/>
      <w:r w:rsidRPr="00B33E2D">
        <w:t>bộ</w:t>
      </w:r>
      <w:proofErr w:type="spellEnd"/>
      <w:r w:rsidRPr="00B33E2D">
        <w:t xml:space="preserve"> </w:t>
      </w:r>
      <w:proofErr w:type="spellStart"/>
      <w:r w:rsidRPr="00B33E2D">
        <w:t>phạm</w:t>
      </w:r>
      <w:proofErr w:type="spellEnd"/>
      <w:r w:rsidRPr="00B33E2D">
        <w:t xml:space="preserve"> vi -55°C </w:t>
      </w:r>
      <w:proofErr w:type="spellStart"/>
      <w:r w:rsidRPr="00B33E2D">
        <w:t>đến</w:t>
      </w:r>
      <w:proofErr w:type="spellEnd"/>
      <w:r w:rsidRPr="00B33E2D">
        <w:t xml:space="preserve"> 150°C</w:t>
      </w:r>
      <w:r w:rsidR="00016FD7">
        <w:t>.</w:t>
      </w:r>
    </w:p>
    <w:p w14:paraId="1C359106" w14:textId="2BBEA8D9" w:rsidR="004E690C" w:rsidRPr="00B33E2D" w:rsidRDefault="004E690C" w:rsidP="002C54D2">
      <w:pPr>
        <w:spacing w:line="360" w:lineRule="auto"/>
        <w:ind w:firstLine="284"/>
      </w:pPr>
      <w:proofErr w:type="spellStart"/>
      <w:r w:rsidRPr="00B33E2D">
        <w:t>Thích</w:t>
      </w:r>
      <w:proofErr w:type="spellEnd"/>
      <w:r w:rsidRPr="00B33E2D">
        <w:t xml:space="preserve"> </w:t>
      </w:r>
      <w:proofErr w:type="spellStart"/>
      <w:r w:rsidRPr="00B33E2D">
        <w:t>hợp</w:t>
      </w:r>
      <w:proofErr w:type="spellEnd"/>
      <w:r w:rsidRPr="00B33E2D">
        <w:t xml:space="preserve"> </w:t>
      </w:r>
      <w:proofErr w:type="spellStart"/>
      <w:r w:rsidRPr="00B33E2D">
        <w:t>cho</w:t>
      </w:r>
      <w:proofErr w:type="spellEnd"/>
      <w:r w:rsidRPr="00B33E2D">
        <w:t xml:space="preserve"> </w:t>
      </w:r>
      <w:proofErr w:type="spellStart"/>
      <w:r w:rsidRPr="00B33E2D">
        <w:t>các</w:t>
      </w:r>
      <w:proofErr w:type="spellEnd"/>
      <w:r w:rsidRPr="00B33E2D">
        <w:t xml:space="preserve"> </w:t>
      </w:r>
      <w:proofErr w:type="spellStart"/>
      <w:r w:rsidRPr="00B33E2D">
        <w:t>ứng</w:t>
      </w:r>
      <w:proofErr w:type="spellEnd"/>
      <w:r w:rsidRPr="00B33E2D">
        <w:t xml:space="preserve"> </w:t>
      </w:r>
      <w:proofErr w:type="spellStart"/>
      <w:r w:rsidRPr="00B33E2D">
        <w:t>dụng</w:t>
      </w:r>
      <w:proofErr w:type="spellEnd"/>
      <w:r w:rsidRPr="00B33E2D">
        <w:t xml:space="preserve"> </w:t>
      </w:r>
      <w:proofErr w:type="spellStart"/>
      <w:r w:rsidRPr="00B33E2D">
        <w:t>từ</w:t>
      </w:r>
      <w:proofErr w:type="spellEnd"/>
      <w:r w:rsidRPr="00B33E2D">
        <w:t xml:space="preserve"> </w:t>
      </w:r>
      <w:proofErr w:type="spellStart"/>
      <w:r w:rsidRPr="00B33E2D">
        <w:t>xa</w:t>
      </w:r>
      <w:proofErr w:type="spellEnd"/>
      <w:r w:rsidR="00016FD7">
        <w:t>.</w:t>
      </w:r>
    </w:p>
    <w:p w14:paraId="4E0944B5" w14:textId="4C604986" w:rsidR="004E690C" w:rsidRPr="00B33E2D" w:rsidRDefault="004E690C" w:rsidP="002C54D2">
      <w:pPr>
        <w:spacing w:line="360" w:lineRule="auto"/>
        <w:ind w:firstLine="284"/>
      </w:pPr>
      <w:r w:rsidRPr="00B33E2D">
        <w:t xml:space="preserve">Chi </w:t>
      </w:r>
      <w:proofErr w:type="spellStart"/>
      <w:r w:rsidRPr="00B33E2D">
        <w:t>phí</w:t>
      </w:r>
      <w:proofErr w:type="spellEnd"/>
      <w:r w:rsidRPr="00B33E2D">
        <w:t xml:space="preserve"> </w:t>
      </w:r>
      <w:proofErr w:type="spellStart"/>
      <w:r w:rsidRPr="00B33E2D">
        <w:t>thấp</w:t>
      </w:r>
      <w:proofErr w:type="spellEnd"/>
      <w:r w:rsidRPr="00B33E2D">
        <w:t xml:space="preserve"> do </w:t>
      </w:r>
      <w:proofErr w:type="spellStart"/>
      <w:r w:rsidRPr="00B33E2D">
        <w:t>cắt</w:t>
      </w:r>
      <w:proofErr w:type="spellEnd"/>
      <w:r w:rsidRPr="00B33E2D">
        <w:t xml:space="preserve"> </w:t>
      </w:r>
      <w:proofErr w:type="spellStart"/>
      <w:r w:rsidRPr="00B33E2D">
        <w:t>tỉa</w:t>
      </w:r>
      <w:proofErr w:type="spellEnd"/>
      <w:r w:rsidRPr="00B33E2D">
        <w:t xml:space="preserve"> ở </w:t>
      </w:r>
      <w:proofErr w:type="spellStart"/>
      <w:r w:rsidRPr="00B33E2D">
        <w:t>mức</w:t>
      </w:r>
      <w:proofErr w:type="spellEnd"/>
      <w:r w:rsidRPr="00B33E2D">
        <w:t xml:space="preserve"> wafer</w:t>
      </w:r>
      <w:r w:rsidR="00016FD7">
        <w:t>.</w:t>
      </w:r>
    </w:p>
    <w:p w14:paraId="549DB011" w14:textId="24F17877" w:rsidR="004E690C" w:rsidRPr="00B33E2D" w:rsidRDefault="004E690C" w:rsidP="002C54D2">
      <w:pPr>
        <w:spacing w:line="360" w:lineRule="auto"/>
        <w:ind w:firstLine="284"/>
      </w:pPr>
      <w:proofErr w:type="spellStart"/>
      <w:r w:rsidRPr="00B33E2D">
        <w:t>Hoạt</w:t>
      </w:r>
      <w:proofErr w:type="spellEnd"/>
      <w:r w:rsidRPr="00B33E2D">
        <w:t xml:space="preserve"> </w:t>
      </w:r>
      <w:proofErr w:type="spellStart"/>
      <w:r w:rsidRPr="00B33E2D">
        <w:t>động</w:t>
      </w:r>
      <w:proofErr w:type="spellEnd"/>
      <w:r w:rsidRPr="00B33E2D">
        <w:t xml:space="preserve"> </w:t>
      </w:r>
      <w:proofErr w:type="spellStart"/>
      <w:r w:rsidRPr="00B33E2D">
        <w:t>từ</w:t>
      </w:r>
      <w:proofErr w:type="spellEnd"/>
      <w:r w:rsidRPr="00B33E2D">
        <w:t xml:space="preserve"> 4 </w:t>
      </w:r>
      <w:proofErr w:type="spellStart"/>
      <w:r w:rsidRPr="00B33E2D">
        <w:t>đến</w:t>
      </w:r>
      <w:proofErr w:type="spellEnd"/>
      <w:r w:rsidRPr="00B33E2D">
        <w:t xml:space="preserve"> 30 volt</w:t>
      </w:r>
      <w:r w:rsidR="00016FD7">
        <w:t>.</w:t>
      </w:r>
    </w:p>
    <w:p w14:paraId="40784DA0" w14:textId="557F2C21" w:rsidR="004E690C" w:rsidRPr="00B33E2D" w:rsidRDefault="004E690C" w:rsidP="002C54D2">
      <w:pPr>
        <w:spacing w:line="360" w:lineRule="auto"/>
        <w:ind w:firstLine="284"/>
      </w:pPr>
      <w:proofErr w:type="spellStart"/>
      <w:r w:rsidRPr="00B33E2D">
        <w:t>Ít</w:t>
      </w:r>
      <w:proofErr w:type="spellEnd"/>
      <w:r w:rsidRPr="00B33E2D">
        <w:t xml:space="preserve"> </w:t>
      </w:r>
      <w:proofErr w:type="spellStart"/>
      <w:r w:rsidRPr="00B33E2D">
        <w:t>hơn</w:t>
      </w:r>
      <w:proofErr w:type="spellEnd"/>
      <w:r w:rsidRPr="00B33E2D">
        <w:t xml:space="preserve"> 60 mA </w:t>
      </w:r>
      <w:proofErr w:type="spellStart"/>
      <w:r w:rsidRPr="00B33E2D">
        <w:t>cống</w:t>
      </w:r>
      <w:proofErr w:type="spellEnd"/>
      <w:r w:rsidRPr="00B33E2D">
        <w:t xml:space="preserve"> </w:t>
      </w:r>
      <w:proofErr w:type="spellStart"/>
      <w:r w:rsidRPr="00B33E2D">
        <w:t>hiện</w:t>
      </w:r>
      <w:proofErr w:type="spellEnd"/>
      <w:r w:rsidRPr="00B33E2D">
        <w:t xml:space="preserve"> </w:t>
      </w:r>
      <w:proofErr w:type="spellStart"/>
      <w:r w:rsidRPr="00B33E2D">
        <w:t>tại</w:t>
      </w:r>
      <w:proofErr w:type="spellEnd"/>
    </w:p>
    <w:p w14:paraId="6246B79C" w14:textId="5EA73E74" w:rsidR="004E690C" w:rsidRPr="00B33E2D" w:rsidRDefault="004E690C" w:rsidP="002C54D2">
      <w:pPr>
        <w:spacing w:line="360" w:lineRule="auto"/>
        <w:ind w:firstLine="284"/>
      </w:pPr>
      <w:proofErr w:type="spellStart"/>
      <w:r w:rsidRPr="00B33E2D">
        <w:t>Tự</w:t>
      </w:r>
      <w:proofErr w:type="spellEnd"/>
      <w:r w:rsidRPr="00B33E2D">
        <w:t xml:space="preserve"> </w:t>
      </w:r>
      <w:proofErr w:type="spellStart"/>
      <w:r w:rsidRPr="00B33E2D">
        <w:t>sưởi</w:t>
      </w:r>
      <w:proofErr w:type="spellEnd"/>
      <w:r w:rsidRPr="00B33E2D">
        <w:t xml:space="preserve"> </w:t>
      </w:r>
      <w:proofErr w:type="spellStart"/>
      <w:r w:rsidRPr="00B33E2D">
        <w:t>ấm</w:t>
      </w:r>
      <w:proofErr w:type="spellEnd"/>
      <w:r w:rsidRPr="00B33E2D">
        <w:t xml:space="preserve"> </w:t>
      </w:r>
      <w:proofErr w:type="spellStart"/>
      <w:r w:rsidRPr="00B33E2D">
        <w:t>thấp</w:t>
      </w:r>
      <w:proofErr w:type="spellEnd"/>
      <w:r w:rsidRPr="00B33E2D">
        <w:t xml:space="preserve">, 0,08°C </w:t>
      </w:r>
      <w:proofErr w:type="spellStart"/>
      <w:r w:rsidRPr="00B33E2D">
        <w:t>thấm</w:t>
      </w:r>
      <w:proofErr w:type="spellEnd"/>
      <w:r w:rsidRPr="00B33E2D">
        <w:t xml:space="preserve"> </w:t>
      </w:r>
      <w:proofErr w:type="spellStart"/>
      <w:r w:rsidRPr="00B33E2D">
        <w:t>khí</w:t>
      </w:r>
      <w:proofErr w:type="spellEnd"/>
      <w:r w:rsidR="00016FD7">
        <w:t>.</w:t>
      </w:r>
    </w:p>
    <w:p w14:paraId="4DFEB642" w14:textId="5113BE15" w:rsidR="004E690C" w:rsidRPr="00B33E2D" w:rsidRDefault="004E690C" w:rsidP="002C54D2">
      <w:pPr>
        <w:spacing w:line="360" w:lineRule="auto"/>
        <w:ind w:firstLine="284"/>
      </w:pPr>
      <w:r w:rsidRPr="00B33E2D">
        <w:t xml:space="preserve">Phi </w:t>
      </w:r>
      <w:proofErr w:type="spellStart"/>
      <w:r w:rsidRPr="00B33E2D">
        <w:t>tuyến</w:t>
      </w:r>
      <w:proofErr w:type="spellEnd"/>
      <w:r w:rsidRPr="00B33E2D">
        <w:t xml:space="preserve"> </w:t>
      </w:r>
      <w:proofErr w:type="spellStart"/>
      <w:r w:rsidRPr="00B33E2D">
        <w:t>tính</w:t>
      </w:r>
      <w:proofErr w:type="spellEnd"/>
      <w:r w:rsidRPr="00B33E2D">
        <w:t xml:space="preserve"> </w:t>
      </w:r>
      <w:proofErr w:type="spellStart"/>
      <w:r w:rsidRPr="00B33E2D">
        <w:t>chỉ</w:t>
      </w:r>
      <w:proofErr w:type="spellEnd"/>
      <w:r w:rsidRPr="00B33E2D">
        <w:t xml:space="preserve"> 0,25°C </w:t>
      </w:r>
      <w:proofErr w:type="spellStart"/>
      <w:r w:rsidRPr="00B33E2D">
        <w:t>điển</w:t>
      </w:r>
      <w:proofErr w:type="spellEnd"/>
      <w:r w:rsidRPr="00B33E2D">
        <w:t xml:space="preserve"> </w:t>
      </w:r>
      <w:proofErr w:type="spellStart"/>
      <w:r w:rsidRPr="00B33E2D">
        <w:t>hình</w:t>
      </w:r>
      <w:proofErr w:type="spellEnd"/>
      <w:r w:rsidR="00016FD7">
        <w:t>.</w:t>
      </w:r>
    </w:p>
    <w:p w14:paraId="3DDF57CD" w14:textId="7D701294" w:rsidR="004E690C" w:rsidRPr="00B33E2D" w:rsidRDefault="004E690C" w:rsidP="002C54D2">
      <w:pPr>
        <w:spacing w:line="360" w:lineRule="auto"/>
        <w:ind w:firstLine="284"/>
      </w:pPr>
      <w:proofErr w:type="spellStart"/>
      <w:r w:rsidRPr="00B33E2D">
        <w:t>Đầu</w:t>
      </w:r>
      <w:proofErr w:type="spellEnd"/>
      <w:r w:rsidRPr="00B33E2D">
        <w:t xml:space="preserve"> </w:t>
      </w:r>
      <w:proofErr w:type="spellStart"/>
      <w:r w:rsidRPr="00B33E2D">
        <w:t>ra</w:t>
      </w:r>
      <w:proofErr w:type="spellEnd"/>
      <w:r w:rsidRPr="00B33E2D">
        <w:t xml:space="preserve"> </w:t>
      </w:r>
      <w:proofErr w:type="spellStart"/>
      <w:r w:rsidRPr="00B33E2D">
        <w:t>trở</w:t>
      </w:r>
      <w:proofErr w:type="spellEnd"/>
      <w:r w:rsidRPr="00B33E2D">
        <w:t xml:space="preserve"> </w:t>
      </w:r>
      <w:proofErr w:type="spellStart"/>
      <w:r w:rsidRPr="00B33E2D">
        <w:t>kháng</w:t>
      </w:r>
      <w:proofErr w:type="spellEnd"/>
      <w:r w:rsidRPr="00B33E2D">
        <w:t xml:space="preserve"> </w:t>
      </w:r>
      <w:proofErr w:type="spellStart"/>
      <w:r w:rsidRPr="00B33E2D">
        <w:t>thấp</w:t>
      </w:r>
      <w:proofErr w:type="spellEnd"/>
      <w:r w:rsidRPr="00B33E2D">
        <w:t xml:space="preserve">, 0,1Ω </w:t>
      </w:r>
      <w:proofErr w:type="spellStart"/>
      <w:r w:rsidRPr="00B33E2D">
        <w:t>cho</w:t>
      </w:r>
      <w:proofErr w:type="spellEnd"/>
      <w:r w:rsidRPr="00B33E2D">
        <w:t xml:space="preserve"> </w:t>
      </w:r>
      <w:proofErr w:type="spellStart"/>
      <w:r w:rsidRPr="00B33E2D">
        <w:t>tải</w:t>
      </w:r>
      <w:proofErr w:type="spellEnd"/>
      <w:r w:rsidRPr="00B33E2D">
        <w:t xml:space="preserve"> 1 mA</w:t>
      </w:r>
      <w:r w:rsidR="00016FD7">
        <w:t>.</w:t>
      </w:r>
    </w:p>
    <w:p w14:paraId="7D28B921" w14:textId="2BF5D88D" w:rsidR="007C31E4" w:rsidRPr="007C31E4" w:rsidRDefault="00152D8A" w:rsidP="007C31E4">
      <w:pPr>
        <w:pStyle w:val="Heading2"/>
        <w:spacing w:line="360" w:lineRule="auto"/>
        <w:rPr>
          <w:shd w:val="clear" w:color="auto" w:fill="F9F9F9"/>
          <w:lang w:val="vi-VN"/>
        </w:rPr>
      </w:pPr>
      <w:bookmarkStart w:id="127" w:name="_Toc119329338"/>
      <w:bookmarkStart w:id="128" w:name="_Toc122707926"/>
      <w:bookmarkStart w:id="129" w:name="_Toc122777682"/>
      <w:bookmarkEnd w:id="116"/>
      <w:bookmarkEnd w:id="117"/>
      <w:r w:rsidRPr="00DB4626">
        <w:rPr>
          <w:shd w:val="clear" w:color="auto" w:fill="F9F9F9"/>
          <w:lang w:val="vi-VN"/>
        </w:rPr>
        <w:t>Kết Chương 1</w:t>
      </w:r>
      <w:bookmarkEnd w:id="127"/>
      <w:bookmarkEnd w:id="128"/>
      <w:bookmarkEnd w:id="129"/>
    </w:p>
    <w:p w14:paraId="72A068BF" w14:textId="528EFF54" w:rsidR="00152D8A" w:rsidRPr="00B33E2D" w:rsidRDefault="00152D8A" w:rsidP="000224C0">
      <w:pPr>
        <w:spacing w:line="360" w:lineRule="auto"/>
        <w:ind w:firstLine="284"/>
        <w:jc w:val="both"/>
      </w:pPr>
      <w:r w:rsidRPr="00B33E2D">
        <w:t xml:space="preserve">Thông qua </w:t>
      </w:r>
      <w:proofErr w:type="spellStart"/>
      <w:r w:rsidRPr="00B33E2D">
        <w:t>tìm</w:t>
      </w:r>
      <w:proofErr w:type="spellEnd"/>
      <w:r w:rsidRPr="00B33E2D">
        <w:t xml:space="preserve"> </w:t>
      </w:r>
      <w:proofErr w:type="spellStart"/>
      <w:r w:rsidRPr="00B33E2D">
        <w:t>hiểu</w:t>
      </w:r>
      <w:proofErr w:type="spellEnd"/>
      <w:r w:rsidRPr="00B33E2D">
        <w:t xml:space="preserve"> </w:t>
      </w:r>
      <w:proofErr w:type="spellStart"/>
      <w:r w:rsidRPr="00B33E2D">
        <w:t>về</w:t>
      </w:r>
      <w:proofErr w:type="spellEnd"/>
      <w:r w:rsidRPr="00B33E2D">
        <w:t xml:space="preserve"> </w:t>
      </w:r>
      <w:proofErr w:type="spellStart"/>
      <w:r w:rsidRPr="00B33E2D">
        <w:t>cấu</w:t>
      </w:r>
      <w:proofErr w:type="spellEnd"/>
      <w:r w:rsidRPr="00B33E2D">
        <w:t xml:space="preserve"> </w:t>
      </w:r>
      <w:proofErr w:type="spellStart"/>
      <w:r w:rsidRPr="00B33E2D">
        <w:t>tạo</w:t>
      </w:r>
      <w:proofErr w:type="spellEnd"/>
      <w:r w:rsidRPr="00B33E2D">
        <w:t xml:space="preserve">, </w:t>
      </w:r>
      <w:proofErr w:type="spellStart"/>
      <w:r w:rsidRPr="00B33E2D">
        <w:t>chức</w:t>
      </w:r>
      <w:proofErr w:type="spellEnd"/>
      <w:r w:rsidRPr="00B33E2D">
        <w:t xml:space="preserve"> </w:t>
      </w:r>
      <w:proofErr w:type="spellStart"/>
      <w:r w:rsidRPr="00B33E2D">
        <w:t>năng</w:t>
      </w:r>
      <w:proofErr w:type="spellEnd"/>
      <w:r w:rsidRPr="00B33E2D">
        <w:t xml:space="preserve"> </w:t>
      </w:r>
      <w:proofErr w:type="spellStart"/>
      <w:r w:rsidRPr="00B33E2D">
        <w:t>nguyên</w:t>
      </w:r>
      <w:proofErr w:type="spellEnd"/>
      <w:r w:rsidRPr="00B33E2D">
        <w:t xml:space="preserve"> </w:t>
      </w:r>
      <w:proofErr w:type="spellStart"/>
      <w:r w:rsidRPr="00B33E2D">
        <w:t>lý</w:t>
      </w:r>
      <w:proofErr w:type="spellEnd"/>
      <w:r w:rsidRPr="00B33E2D">
        <w:t xml:space="preserve"> </w:t>
      </w:r>
      <w:proofErr w:type="spellStart"/>
      <w:r w:rsidRPr="00B33E2D">
        <w:t>hoạt</w:t>
      </w:r>
      <w:proofErr w:type="spellEnd"/>
      <w:r w:rsidRPr="00B33E2D">
        <w:t xml:space="preserve"> </w:t>
      </w:r>
      <w:proofErr w:type="spellStart"/>
      <w:r w:rsidRPr="00B33E2D">
        <w:t>động</w:t>
      </w:r>
      <w:proofErr w:type="spellEnd"/>
      <w:r w:rsidRPr="00B33E2D">
        <w:t xml:space="preserve"> </w:t>
      </w:r>
      <w:proofErr w:type="spellStart"/>
      <w:r w:rsidRPr="00B33E2D">
        <w:t>của</w:t>
      </w:r>
      <w:proofErr w:type="spellEnd"/>
      <w:r w:rsidRPr="00B33E2D">
        <w:t xml:space="preserve"> </w:t>
      </w:r>
      <w:proofErr w:type="spellStart"/>
      <w:r w:rsidRPr="00B33E2D">
        <w:t>từng</w:t>
      </w:r>
      <w:proofErr w:type="spellEnd"/>
      <w:r w:rsidRPr="00B33E2D">
        <w:t xml:space="preserve"> </w:t>
      </w:r>
      <w:proofErr w:type="spellStart"/>
      <w:r w:rsidRPr="00B33E2D">
        <w:t>loại</w:t>
      </w:r>
      <w:proofErr w:type="spellEnd"/>
      <w:r w:rsidRPr="00B33E2D">
        <w:t xml:space="preserve"> </w:t>
      </w:r>
      <w:proofErr w:type="spellStart"/>
      <w:r w:rsidRPr="00B33E2D">
        <w:t>linh</w:t>
      </w:r>
      <w:proofErr w:type="spellEnd"/>
      <w:r w:rsidRPr="00B33E2D">
        <w:t xml:space="preserve"> </w:t>
      </w:r>
      <w:proofErr w:type="spellStart"/>
      <w:r w:rsidRPr="00B33E2D">
        <w:t>kiện</w:t>
      </w:r>
      <w:proofErr w:type="spellEnd"/>
      <w:r w:rsidRPr="00B33E2D">
        <w:t xml:space="preserve">, </w:t>
      </w:r>
      <w:proofErr w:type="spellStart"/>
      <w:r w:rsidRPr="00B33E2D">
        <w:t>các</w:t>
      </w:r>
      <w:proofErr w:type="spellEnd"/>
      <w:r w:rsidRPr="00B33E2D">
        <w:t xml:space="preserve"> </w:t>
      </w:r>
      <w:proofErr w:type="spellStart"/>
      <w:r w:rsidRPr="00B33E2D">
        <w:t>thành</w:t>
      </w:r>
      <w:proofErr w:type="spellEnd"/>
      <w:r w:rsidRPr="00B33E2D">
        <w:t xml:space="preserve"> </w:t>
      </w:r>
      <w:proofErr w:type="spellStart"/>
      <w:r w:rsidRPr="00B33E2D">
        <w:t>phần</w:t>
      </w:r>
      <w:proofErr w:type="spellEnd"/>
      <w:r w:rsidRPr="00B33E2D">
        <w:t xml:space="preserve"> </w:t>
      </w:r>
      <w:proofErr w:type="spellStart"/>
      <w:r w:rsidRPr="00B33E2D">
        <w:t>cấu</w:t>
      </w:r>
      <w:proofErr w:type="spellEnd"/>
      <w:r w:rsidRPr="00B33E2D">
        <w:t xml:space="preserve"> </w:t>
      </w:r>
      <w:proofErr w:type="spellStart"/>
      <w:r w:rsidRPr="00B33E2D">
        <w:t>thành</w:t>
      </w:r>
      <w:proofErr w:type="spellEnd"/>
      <w:r w:rsidRPr="00B33E2D">
        <w:t xml:space="preserve"> </w:t>
      </w:r>
      <w:proofErr w:type="spellStart"/>
      <w:r w:rsidRPr="00B33E2D">
        <w:t>nên</w:t>
      </w:r>
      <w:proofErr w:type="spellEnd"/>
      <w:r w:rsidRPr="00B33E2D">
        <w:t xml:space="preserve"> </w:t>
      </w:r>
      <w:proofErr w:type="spellStart"/>
      <w:r w:rsidRPr="00B33E2D">
        <w:t>mạch</w:t>
      </w:r>
      <w:proofErr w:type="spellEnd"/>
      <w:r w:rsidRPr="00B33E2D">
        <w:t xml:space="preserve">. Ta </w:t>
      </w:r>
      <w:proofErr w:type="spellStart"/>
      <w:r w:rsidRPr="00B33E2D">
        <w:t>đã</w:t>
      </w:r>
      <w:proofErr w:type="spellEnd"/>
      <w:r w:rsidRPr="00B33E2D">
        <w:t xml:space="preserve"> </w:t>
      </w:r>
      <w:proofErr w:type="spellStart"/>
      <w:r w:rsidRPr="00B33E2D">
        <w:t>hiểu</w:t>
      </w:r>
      <w:proofErr w:type="spellEnd"/>
      <w:r w:rsidRPr="00B33E2D">
        <w:t xml:space="preserve"> </w:t>
      </w:r>
      <w:proofErr w:type="spellStart"/>
      <w:r w:rsidRPr="00B33E2D">
        <w:t>được</w:t>
      </w:r>
      <w:proofErr w:type="spellEnd"/>
      <w:r w:rsidRPr="00B33E2D">
        <w:t xml:space="preserve"> </w:t>
      </w:r>
      <w:proofErr w:type="spellStart"/>
      <w:r w:rsidRPr="00B33E2D">
        <w:t>những</w:t>
      </w:r>
      <w:proofErr w:type="spellEnd"/>
      <w:r w:rsidRPr="00B33E2D">
        <w:t xml:space="preserve"> </w:t>
      </w:r>
      <w:proofErr w:type="spellStart"/>
      <w:r w:rsidRPr="00B33E2D">
        <w:t>khái</w:t>
      </w:r>
      <w:proofErr w:type="spellEnd"/>
      <w:r w:rsidRPr="00B33E2D">
        <w:t xml:space="preserve"> </w:t>
      </w:r>
      <w:proofErr w:type="spellStart"/>
      <w:r w:rsidRPr="00B33E2D">
        <w:t>niệm</w:t>
      </w:r>
      <w:proofErr w:type="spellEnd"/>
      <w:r w:rsidRPr="00B33E2D">
        <w:t xml:space="preserve"> </w:t>
      </w:r>
      <w:proofErr w:type="spellStart"/>
      <w:r w:rsidRPr="00B33E2D">
        <w:t>về</w:t>
      </w:r>
      <w:proofErr w:type="spellEnd"/>
      <w:r w:rsidRPr="00B33E2D">
        <w:t xml:space="preserve"> </w:t>
      </w:r>
      <w:proofErr w:type="spellStart"/>
      <w:r w:rsidRPr="00B33E2D">
        <w:t>các</w:t>
      </w:r>
      <w:proofErr w:type="spellEnd"/>
      <w:r w:rsidRPr="00B33E2D">
        <w:t xml:space="preserve"> </w:t>
      </w:r>
      <w:proofErr w:type="spellStart"/>
      <w:r w:rsidRPr="00B33E2D">
        <w:t>loại</w:t>
      </w:r>
      <w:proofErr w:type="spellEnd"/>
      <w:r w:rsidRPr="00B33E2D">
        <w:t xml:space="preserve"> </w:t>
      </w:r>
      <w:proofErr w:type="spellStart"/>
      <w:r w:rsidRPr="00B33E2D">
        <w:t>công</w:t>
      </w:r>
      <w:proofErr w:type="spellEnd"/>
      <w:r w:rsidRPr="00B33E2D">
        <w:t xml:space="preserve"> </w:t>
      </w:r>
      <w:proofErr w:type="spellStart"/>
      <w:r w:rsidRPr="00B33E2D">
        <w:t>nghệ</w:t>
      </w:r>
      <w:proofErr w:type="spellEnd"/>
      <w:r w:rsidRPr="00B33E2D">
        <w:t xml:space="preserve"> </w:t>
      </w:r>
      <w:proofErr w:type="spellStart"/>
      <w:r w:rsidRPr="00B33E2D">
        <w:t>và</w:t>
      </w:r>
      <w:proofErr w:type="spellEnd"/>
      <w:r w:rsidRPr="00B33E2D">
        <w:t xml:space="preserve"> </w:t>
      </w:r>
      <w:proofErr w:type="spellStart"/>
      <w:r w:rsidRPr="00B33E2D">
        <w:t>chức</w:t>
      </w:r>
      <w:proofErr w:type="spellEnd"/>
      <w:r w:rsidRPr="00B33E2D">
        <w:t xml:space="preserve"> </w:t>
      </w:r>
      <w:proofErr w:type="spellStart"/>
      <w:r w:rsidRPr="00B33E2D">
        <w:t>năng</w:t>
      </w:r>
      <w:proofErr w:type="spellEnd"/>
      <w:r w:rsidRPr="00B33E2D">
        <w:t xml:space="preserve"> </w:t>
      </w:r>
      <w:proofErr w:type="spellStart"/>
      <w:r w:rsidRPr="00B33E2D">
        <w:t>của</w:t>
      </w:r>
      <w:proofErr w:type="spellEnd"/>
      <w:r w:rsidRPr="00B33E2D">
        <w:t xml:space="preserve"> </w:t>
      </w:r>
      <w:proofErr w:type="spellStart"/>
      <w:r w:rsidRPr="00B33E2D">
        <w:t>chúng</w:t>
      </w:r>
      <w:proofErr w:type="spellEnd"/>
      <w:r w:rsidRPr="00B33E2D">
        <w:t xml:space="preserve"> </w:t>
      </w:r>
      <w:proofErr w:type="spellStart"/>
      <w:r w:rsidRPr="00B33E2D">
        <w:t>làm</w:t>
      </w:r>
      <w:proofErr w:type="spellEnd"/>
      <w:r w:rsidRPr="00B33E2D">
        <w:t xml:space="preserve"> </w:t>
      </w:r>
      <w:proofErr w:type="spellStart"/>
      <w:r w:rsidRPr="00B33E2D">
        <w:t>cơ</w:t>
      </w:r>
      <w:proofErr w:type="spellEnd"/>
      <w:r w:rsidRPr="00B33E2D">
        <w:t xml:space="preserve"> </w:t>
      </w:r>
      <w:proofErr w:type="spellStart"/>
      <w:r w:rsidRPr="00B33E2D">
        <w:t>sở</w:t>
      </w:r>
      <w:proofErr w:type="spellEnd"/>
      <w:r w:rsidRPr="00B33E2D">
        <w:t xml:space="preserve"> </w:t>
      </w:r>
      <w:proofErr w:type="spellStart"/>
      <w:r w:rsidRPr="00B33E2D">
        <w:t>để</w:t>
      </w:r>
      <w:proofErr w:type="spellEnd"/>
      <w:r w:rsidRPr="00B33E2D">
        <w:t xml:space="preserve"> </w:t>
      </w:r>
      <w:proofErr w:type="spellStart"/>
      <w:r w:rsidRPr="00B33E2D">
        <w:t>phân</w:t>
      </w:r>
      <w:proofErr w:type="spellEnd"/>
      <w:r w:rsidRPr="00B33E2D">
        <w:t xml:space="preserve"> </w:t>
      </w:r>
      <w:proofErr w:type="spellStart"/>
      <w:r w:rsidRPr="00B33E2D">
        <w:t>tích</w:t>
      </w:r>
      <w:proofErr w:type="spellEnd"/>
      <w:r w:rsidRPr="00B33E2D">
        <w:t xml:space="preserve"> </w:t>
      </w:r>
      <w:proofErr w:type="spellStart"/>
      <w:r w:rsidRPr="00B33E2D">
        <w:t>thiết</w:t>
      </w:r>
      <w:proofErr w:type="spellEnd"/>
      <w:r w:rsidRPr="00B33E2D">
        <w:t xml:space="preserve"> </w:t>
      </w:r>
      <w:proofErr w:type="spellStart"/>
      <w:r w:rsidRPr="00B33E2D">
        <w:t>kế</w:t>
      </w:r>
      <w:proofErr w:type="spellEnd"/>
      <w:r w:rsidRPr="00B33E2D">
        <w:t xml:space="preserve"> </w:t>
      </w:r>
      <w:proofErr w:type="spellStart"/>
      <w:r w:rsidRPr="00B33E2D">
        <w:t>và</w:t>
      </w:r>
      <w:proofErr w:type="spellEnd"/>
      <w:r w:rsidRPr="00B33E2D">
        <w:t xml:space="preserve"> </w:t>
      </w:r>
      <w:proofErr w:type="spellStart"/>
      <w:r w:rsidRPr="00B33E2D">
        <w:t>xây</w:t>
      </w:r>
      <w:proofErr w:type="spellEnd"/>
      <w:r w:rsidRPr="00B33E2D">
        <w:t xml:space="preserve"> </w:t>
      </w:r>
      <w:proofErr w:type="spellStart"/>
      <w:r w:rsidRPr="00B33E2D">
        <w:t>dựng</w:t>
      </w:r>
      <w:proofErr w:type="spellEnd"/>
      <w:r w:rsidRPr="00B33E2D">
        <w:t xml:space="preserve"> </w:t>
      </w:r>
      <w:proofErr w:type="spellStart"/>
      <w:r w:rsidRPr="00B33E2D">
        <w:t>sản</w:t>
      </w:r>
      <w:proofErr w:type="spellEnd"/>
      <w:r w:rsidRPr="00B33E2D">
        <w:t xml:space="preserve"> </w:t>
      </w:r>
      <w:proofErr w:type="spellStart"/>
      <w:r w:rsidRPr="00B33E2D">
        <w:t>phẩm</w:t>
      </w:r>
      <w:proofErr w:type="spellEnd"/>
      <w:r w:rsidRPr="00B33E2D">
        <w:t xml:space="preserve"> </w:t>
      </w:r>
      <w:proofErr w:type="spellStart"/>
      <w:r w:rsidRPr="00B33E2D">
        <w:t>hoàn</w:t>
      </w:r>
      <w:proofErr w:type="spellEnd"/>
      <w:r w:rsidRPr="00B33E2D">
        <w:t xml:space="preserve"> </w:t>
      </w:r>
      <w:proofErr w:type="spellStart"/>
      <w:r w:rsidRPr="00B33E2D">
        <w:t>chỉnh</w:t>
      </w:r>
      <w:proofErr w:type="spellEnd"/>
      <w:r w:rsidRPr="00B33E2D">
        <w:t xml:space="preserve"> </w:t>
      </w:r>
      <w:proofErr w:type="spellStart"/>
      <w:r w:rsidRPr="00B33E2D">
        <w:t>sẽ</w:t>
      </w:r>
      <w:proofErr w:type="spellEnd"/>
      <w:r w:rsidRPr="00B33E2D">
        <w:t xml:space="preserve"> </w:t>
      </w:r>
      <w:proofErr w:type="spellStart"/>
      <w:r w:rsidRPr="00B33E2D">
        <w:t>được</w:t>
      </w:r>
      <w:proofErr w:type="spellEnd"/>
      <w:r w:rsidRPr="00B33E2D">
        <w:t xml:space="preserve"> </w:t>
      </w:r>
      <w:proofErr w:type="spellStart"/>
      <w:r w:rsidRPr="00B33E2D">
        <w:t>trình</w:t>
      </w:r>
      <w:proofErr w:type="spellEnd"/>
      <w:r w:rsidRPr="00B33E2D">
        <w:t xml:space="preserve"> </w:t>
      </w:r>
      <w:proofErr w:type="spellStart"/>
      <w:r w:rsidRPr="00B33E2D">
        <w:t>bày</w:t>
      </w:r>
      <w:proofErr w:type="spellEnd"/>
      <w:r w:rsidRPr="00B33E2D">
        <w:t xml:space="preserve"> </w:t>
      </w:r>
      <w:proofErr w:type="spellStart"/>
      <w:r w:rsidRPr="00B33E2D">
        <w:t>trong</w:t>
      </w:r>
      <w:proofErr w:type="spellEnd"/>
      <w:r w:rsidRPr="00B33E2D">
        <w:t xml:space="preserve"> </w:t>
      </w:r>
      <w:proofErr w:type="spellStart"/>
      <w:r w:rsidRPr="00B33E2D">
        <w:t>chương</w:t>
      </w:r>
      <w:proofErr w:type="spellEnd"/>
      <w:r w:rsidRPr="00B33E2D">
        <w:t xml:space="preserve"> </w:t>
      </w:r>
      <w:proofErr w:type="spellStart"/>
      <w:r w:rsidRPr="00B33E2D">
        <w:t>tiếp</w:t>
      </w:r>
      <w:proofErr w:type="spellEnd"/>
      <w:r w:rsidRPr="00B33E2D">
        <w:t xml:space="preserve"> </w:t>
      </w:r>
      <w:proofErr w:type="spellStart"/>
      <w:r w:rsidRPr="00B33E2D">
        <w:t>theo.</w:t>
      </w:r>
      <w:proofErr w:type="spellEnd"/>
      <w:r w:rsidRPr="00B33E2D">
        <w:t xml:space="preserve"> </w:t>
      </w:r>
    </w:p>
    <w:p w14:paraId="0EDF4D38" w14:textId="77777777" w:rsidR="00152D8A" w:rsidRPr="00DB4626" w:rsidRDefault="00152D8A" w:rsidP="00DB4626">
      <w:pPr>
        <w:widowControl w:val="0"/>
        <w:spacing w:line="360" w:lineRule="auto"/>
        <w:rPr>
          <w:szCs w:val="26"/>
          <w:lang w:val="vi-VN"/>
        </w:rPr>
      </w:pPr>
      <w:bookmarkStart w:id="130" w:name="_Toc6684088"/>
      <w:bookmarkStart w:id="131" w:name="_Toc6684149"/>
      <w:bookmarkStart w:id="132" w:name="_Toc6688635"/>
      <w:bookmarkStart w:id="133" w:name="_Toc7253383"/>
      <w:bookmarkStart w:id="134" w:name="_Toc7978900"/>
      <w:bookmarkStart w:id="135" w:name="_Toc8806014"/>
      <w:bookmarkStart w:id="136" w:name="_Toc9016582"/>
    </w:p>
    <w:p w14:paraId="27A20B20" w14:textId="77777777" w:rsidR="00152D8A" w:rsidRPr="00DB4626" w:rsidRDefault="00152D8A" w:rsidP="00DB4626">
      <w:pPr>
        <w:spacing w:after="160" w:line="360" w:lineRule="auto"/>
        <w:rPr>
          <w:b/>
          <w:noProof/>
          <w:sz w:val="30"/>
          <w:szCs w:val="26"/>
        </w:rPr>
      </w:pPr>
      <w:bookmarkStart w:id="137" w:name="_Toc67480317"/>
      <w:r w:rsidRPr="00DB4626">
        <w:br w:type="page"/>
      </w:r>
    </w:p>
    <w:p w14:paraId="0E91A3CB" w14:textId="6123FA09" w:rsidR="00152D8A" w:rsidRDefault="00152D8A" w:rsidP="00796AD7">
      <w:pPr>
        <w:pStyle w:val="Heading1"/>
        <w:spacing w:line="360" w:lineRule="auto"/>
        <w:rPr>
          <w:lang w:val="vi-VN"/>
        </w:rPr>
      </w:pPr>
      <w:bookmarkStart w:id="138" w:name="_Toc119329339"/>
      <w:bookmarkStart w:id="139" w:name="_Toc122707927"/>
      <w:bookmarkStart w:id="140" w:name="_Toc122777683"/>
      <w:r w:rsidRPr="00DB4626">
        <w:lastRenderedPageBreak/>
        <w:t>PHÂN TÍCH</w:t>
      </w:r>
      <w:bookmarkStart w:id="141" w:name="_Toc6684089"/>
      <w:bookmarkStart w:id="142" w:name="_Toc6684150"/>
      <w:bookmarkStart w:id="143" w:name="_Toc6688636"/>
      <w:bookmarkStart w:id="144" w:name="_Toc7253384"/>
      <w:bookmarkStart w:id="145" w:name="_Toc7978901"/>
      <w:bookmarkStart w:id="146" w:name="_Toc8806015"/>
      <w:bookmarkStart w:id="147" w:name="_Toc9016583"/>
      <w:bookmarkEnd w:id="130"/>
      <w:bookmarkEnd w:id="131"/>
      <w:bookmarkEnd w:id="132"/>
      <w:bookmarkEnd w:id="133"/>
      <w:bookmarkEnd w:id="134"/>
      <w:bookmarkEnd w:id="135"/>
      <w:bookmarkEnd w:id="136"/>
      <w:bookmarkEnd w:id="137"/>
      <w:bookmarkEnd w:id="138"/>
      <w:r w:rsidRPr="00DB4626">
        <w:rPr>
          <w:lang w:val="vi-VN"/>
        </w:rPr>
        <w:t xml:space="preserve"> </w:t>
      </w:r>
      <w:bookmarkEnd w:id="139"/>
      <w:r w:rsidR="00823582">
        <w:t>HỆ THỐNG</w:t>
      </w:r>
      <w:bookmarkEnd w:id="140"/>
    </w:p>
    <w:p w14:paraId="2CBBB0C4" w14:textId="30A44453" w:rsidR="007C7326" w:rsidRDefault="007C7326" w:rsidP="007C7326">
      <w:pPr>
        <w:pStyle w:val="Heading2"/>
        <w:rPr>
          <w:lang w:val="vi-VN"/>
        </w:rPr>
      </w:pPr>
      <w:bookmarkStart w:id="148" w:name="_Toc122707928"/>
      <w:bookmarkStart w:id="149" w:name="_Toc122777684"/>
      <w:r>
        <w:rPr>
          <w:lang w:val="vi-VN"/>
        </w:rPr>
        <w:t>Sơ Đồ Khối</w:t>
      </w:r>
      <w:bookmarkEnd w:id="148"/>
      <w:bookmarkEnd w:id="149"/>
    </w:p>
    <w:p w14:paraId="6E81354D" w14:textId="77777777" w:rsidR="00295B6E" w:rsidRDefault="007C7326" w:rsidP="00295B6E">
      <w:pPr>
        <w:keepNext/>
        <w:jc w:val="center"/>
      </w:pPr>
      <w:r w:rsidRPr="007C7326">
        <w:rPr>
          <w:noProof/>
          <w:lang w:val="vi-VN" w:eastAsia="vi-VN"/>
        </w:rPr>
        <w:drawing>
          <wp:inline distT="0" distB="0" distL="0" distR="0" wp14:anchorId="27636B87" wp14:editId="0FB4BE56">
            <wp:extent cx="4983480" cy="2300507"/>
            <wp:effectExtent l="0" t="0" r="7620" b="5080"/>
            <wp:docPr id="9" name="Picture 9" descr="C:\Users\LENOVO\Pictures\316110685_647549317104820_190143093111914424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316110685_647549317104820_1901430931119144243_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8601" t="10264" r="4862" b="26479"/>
                    <a:stretch/>
                  </pic:blipFill>
                  <pic:spPr bwMode="auto">
                    <a:xfrm>
                      <a:off x="0" y="0"/>
                      <a:ext cx="4985146" cy="2301276"/>
                    </a:xfrm>
                    <a:prstGeom prst="rect">
                      <a:avLst/>
                    </a:prstGeom>
                    <a:noFill/>
                    <a:ln>
                      <a:noFill/>
                    </a:ln>
                    <a:extLst>
                      <a:ext uri="{53640926-AAD7-44D8-BBD7-CCE9431645EC}">
                        <a14:shadowObscured xmlns:a14="http://schemas.microsoft.com/office/drawing/2010/main"/>
                      </a:ext>
                    </a:extLst>
                  </pic:spPr>
                </pic:pic>
              </a:graphicData>
            </a:graphic>
          </wp:inline>
        </w:drawing>
      </w:r>
    </w:p>
    <w:p w14:paraId="28DE0260" w14:textId="29027725" w:rsidR="007C7326" w:rsidRDefault="00295B6E" w:rsidP="003C10FB">
      <w:pPr>
        <w:pStyle w:val="Caption"/>
        <w:spacing w:after="0" w:line="360" w:lineRule="auto"/>
        <w:rPr>
          <w:lang w:val="vi-VN"/>
        </w:rPr>
      </w:pPr>
      <w:bookmarkStart w:id="150" w:name="_Toc122777705"/>
      <w:proofErr w:type="spellStart"/>
      <w:r>
        <w:t>Hình</w:t>
      </w:r>
      <w:proofErr w:type="spellEnd"/>
      <w:r>
        <w:t xml:space="preserve"> </w:t>
      </w:r>
      <w:fldSimple w:instr=" STYLEREF 1 \s ">
        <w:r w:rsidR="00BB4F25">
          <w:rPr>
            <w:noProof/>
          </w:rPr>
          <w:t>2</w:t>
        </w:r>
      </w:fldSimple>
      <w:r w:rsidR="00BB4F25">
        <w:t>.</w:t>
      </w:r>
      <w:fldSimple w:instr=" SEQ Hình \* ARABIC \s 1 ">
        <w:r w:rsidR="00BB4F25">
          <w:rPr>
            <w:noProof/>
          </w:rPr>
          <w:t>1</w:t>
        </w:r>
      </w:fldSimple>
      <w:r>
        <w:t xml:space="preserve">. </w:t>
      </w:r>
      <w:proofErr w:type="spellStart"/>
      <w:r>
        <w:t>Sơ</w:t>
      </w:r>
      <w:proofErr w:type="spellEnd"/>
      <w:r>
        <w:t xml:space="preserve"> </w:t>
      </w:r>
      <w:proofErr w:type="spellStart"/>
      <w:r>
        <w:t>đồ</w:t>
      </w:r>
      <w:proofErr w:type="spellEnd"/>
      <w:r>
        <w:t xml:space="preserve"> </w:t>
      </w:r>
      <w:proofErr w:type="spellStart"/>
      <w:r>
        <w:t>khối</w:t>
      </w:r>
      <w:bookmarkEnd w:id="150"/>
      <w:proofErr w:type="spellEnd"/>
    </w:p>
    <w:p w14:paraId="4BD4F49F" w14:textId="5F3915F9" w:rsidR="005822D6" w:rsidRDefault="005822D6" w:rsidP="00BB4F25">
      <w:pPr>
        <w:spacing w:line="360" w:lineRule="auto"/>
        <w:ind w:firstLine="284"/>
        <w:jc w:val="both"/>
        <w:rPr>
          <w:szCs w:val="24"/>
          <w:lang w:val="vi-VN"/>
        </w:rPr>
      </w:pPr>
      <w:r w:rsidRPr="005822D6">
        <w:rPr>
          <w:szCs w:val="24"/>
          <w:lang w:val="vi-VN"/>
        </w:rPr>
        <w:t xml:space="preserve">Điều </w:t>
      </w:r>
      <w:r w:rsidR="00F57F33">
        <w:rPr>
          <w:szCs w:val="24"/>
        </w:rPr>
        <w:t>k</w:t>
      </w:r>
      <w:r w:rsidRPr="005822D6">
        <w:rPr>
          <w:szCs w:val="24"/>
          <w:lang w:val="vi-VN"/>
        </w:rPr>
        <w:t xml:space="preserve">hiển </w:t>
      </w:r>
      <w:r w:rsidR="00F57F33">
        <w:rPr>
          <w:szCs w:val="24"/>
        </w:rPr>
        <w:t>t</w:t>
      </w:r>
      <w:r w:rsidRPr="005822D6">
        <w:rPr>
          <w:szCs w:val="24"/>
          <w:lang w:val="vi-VN"/>
        </w:rPr>
        <w:t xml:space="preserve">hiết </w:t>
      </w:r>
      <w:r w:rsidR="00F57F33">
        <w:rPr>
          <w:szCs w:val="24"/>
        </w:rPr>
        <w:t>b</w:t>
      </w:r>
      <w:r w:rsidRPr="005822D6">
        <w:rPr>
          <w:szCs w:val="24"/>
          <w:lang w:val="vi-VN"/>
        </w:rPr>
        <w:t xml:space="preserve">ị </w:t>
      </w:r>
      <w:r w:rsidR="00F57F33">
        <w:rPr>
          <w:szCs w:val="24"/>
        </w:rPr>
        <w:t>t</w:t>
      </w:r>
      <w:r w:rsidRPr="005822D6">
        <w:rPr>
          <w:szCs w:val="24"/>
          <w:lang w:val="vi-VN"/>
        </w:rPr>
        <w:t xml:space="preserve">ừ </w:t>
      </w:r>
      <w:r w:rsidR="00F57F33">
        <w:rPr>
          <w:szCs w:val="24"/>
        </w:rPr>
        <w:t>x</w:t>
      </w:r>
      <w:r w:rsidRPr="005822D6">
        <w:rPr>
          <w:szCs w:val="24"/>
          <w:lang w:val="vi-VN"/>
        </w:rPr>
        <w:t>a:</w:t>
      </w:r>
      <w:r>
        <w:rPr>
          <w:szCs w:val="24"/>
          <w:lang w:val="vi-VN"/>
        </w:rPr>
        <w:t xml:space="preserve"> trong hệ thống sử dụng điện thoại thông minh làm thiết bị điều khiển từ xa chính, ứng dụng google home sẽ kết nối với IFTTT, người dùng sẽ dùng google assistant để ra lệnh Bật/Tắt.</w:t>
      </w:r>
    </w:p>
    <w:p w14:paraId="1FC4F612" w14:textId="608DE0F9" w:rsidR="005822D6" w:rsidRPr="00F57F33" w:rsidRDefault="005822D6" w:rsidP="00BB4F25">
      <w:pPr>
        <w:spacing w:line="360" w:lineRule="auto"/>
        <w:ind w:firstLine="284"/>
        <w:jc w:val="both"/>
        <w:rPr>
          <w:szCs w:val="24"/>
        </w:rPr>
      </w:pPr>
      <w:r>
        <w:rPr>
          <w:szCs w:val="24"/>
          <w:lang w:val="vi-VN"/>
        </w:rPr>
        <w:t xml:space="preserve">Cảm </w:t>
      </w:r>
      <w:r w:rsidR="00F57F33">
        <w:rPr>
          <w:szCs w:val="24"/>
        </w:rPr>
        <w:t>b</w:t>
      </w:r>
      <w:r>
        <w:rPr>
          <w:szCs w:val="24"/>
          <w:lang w:val="vi-VN"/>
        </w:rPr>
        <w:t xml:space="preserve">iến </w:t>
      </w:r>
      <w:r w:rsidR="00F57F33">
        <w:rPr>
          <w:szCs w:val="24"/>
        </w:rPr>
        <w:t>n</w:t>
      </w:r>
      <w:r>
        <w:rPr>
          <w:szCs w:val="24"/>
          <w:lang w:val="vi-VN"/>
        </w:rPr>
        <w:t xml:space="preserve">hiệt : sử dụng cảm biến nhiệt </w:t>
      </w:r>
      <w:proofErr w:type="spellStart"/>
      <w:r w:rsidR="00BB4F25">
        <w:rPr>
          <w:szCs w:val="24"/>
        </w:rPr>
        <w:t>độ</w:t>
      </w:r>
      <w:proofErr w:type="spellEnd"/>
      <w:r>
        <w:rPr>
          <w:szCs w:val="24"/>
          <w:lang w:val="vi-VN"/>
        </w:rPr>
        <w:t xml:space="preserve"> LM35 để th</w:t>
      </w:r>
      <w:r w:rsidR="00F57F33">
        <w:rPr>
          <w:szCs w:val="24"/>
        </w:rPr>
        <w:t>u</w:t>
      </w:r>
      <w:r>
        <w:rPr>
          <w:szCs w:val="24"/>
          <w:lang w:val="vi-VN"/>
        </w:rPr>
        <w:t xml:space="preserve"> thập dữ liệu liên tục , thông qua cảm biến để hệ thống tự động hoạt động và gửi thông tin lên Adafruit</w:t>
      </w:r>
      <w:r w:rsidR="00F57F33">
        <w:rPr>
          <w:szCs w:val="24"/>
        </w:rPr>
        <w:t>.</w:t>
      </w:r>
    </w:p>
    <w:p w14:paraId="0E00A65B" w14:textId="6D77784E" w:rsidR="005822D6" w:rsidRPr="00F57F33" w:rsidRDefault="005822D6" w:rsidP="003C10FB">
      <w:pPr>
        <w:spacing w:line="360" w:lineRule="auto"/>
        <w:ind w:firstLine="284"/>
        <w:jc w:val="both"/>
        <w:rPr>
          <w:szCs w:val="24"/>
        </w:rPr>
      </w:pPr>
      <w:r>
        <w:rPr>
          <w:szCs w:val="24"/>
          <w:lang w:val="vi-VN"/>
        </w:rPr>
        <w:t xml:space="preserve">Truyền </w:t>
      </w:r>
      <w:r w:rsidR="00F57F33">
        <w:rPr>
          <w:szCs w:val="24"/>
        </w:rPr>
        <w:t>n</w:t>
      </w:r>
      <w:r>
        <w:rPr>
          <w:szCs w:val="24"/>
          <w:lang w:val="vi-VN"/>
        </w:rPr>
        <w:t xml:space="preserve">hận </w:t>
      </w:r>
      <w:r w:rsidR="00F57F33">
        <w:rPr>
          <w:szCs w:val="24"/>
        </w:rPr>
        <w:t>d</w:t>
      </w:r>
      <w:r>
        <w:rPr>
          <w:szCs w:val="24"/>
          <w:lang w:val="vi-VN"/>
        </w:rPr>
        <w:t xml:space="preserve">ữ </w:t>
      </w:r>
      <w:r w:rsidR="00F57F33">
        <w:rPr>
          <w:szCs w:val="24"/>
        </w:rPr>
        <w:t>l</w:t>
      </w:r>
      <w:r>
        <w:rPr>
          <w:szCs w:val="24"/>
          <w:lang w:val="vi-VN"/>
        </w:rPr>
        <w:t xml:space="preserve">iệu: </w:t>
      </w:r>
      <w:proofErr w:type="spellStart"/>
      <w:r w:rsidR="00F57F33">
        <w:rPr>
          <w:szCs w:val="24"/>
        </w:rPr>
        <w:t>Sử</w:t>
      </w:r>
      <w:proofErr w:type="spellEnd"/>
      <w:r w:rsidR="00F57F33">
        <w:rPr>
          <w:szCs w:val="24"/>
        </w:rPr>
        <w:t xml:space="preserve"> </w:t>
      </w:r>
      <w:proofErr w:type="spellStart"/>
      <w:r w:rsidR="00F57F33">
        <w:rPr>
          <w:szCs w:val="24"/>
        </w:rPr>
        <w:t>dụng</w:t>
      </w:r>
      <w:proofErr w:type="spellEnd"/>
      <w:r w:rsidR="00F57F33">
        <w:rPr>
          <w:szCs w:val="24"/>
        </w:rPr>
        <w:t xml:space="preserve"> ESP8266 </w:t>
      </w:r>
      <w:proofErr w:type="spellStart"/>
      <w:r w:rsidR="00F57F33">
        <w:rPr>
          <w:szCs w:val="24"/>
        </w:rPr>
        <w:t>để</w:t>
      </w:r>
      <w:proofErr w:type="spellEnd"/>
      <w:r w:rsidR="00F57F33">
        <w:rPr>
          <w:szCs w:val="24"/>
        </w:rPr>
        <w:t xml:space="preserve"> </w:t>
      </w:r>
      <w:proofErr w:type="spellStart"/>
      <w:r w:rsidR="00F57F33">
        <w:rPr>
          <w:szCs w:val="24"/>
        </w:rPr>
        <w:t>kết</w:t>
      </w:r>
      <w:proofErr w:type="spellEnd"/>
      <w:r w:rsidR="00F57F33">
        <w:rPr>
          <w:szCs w:val="24"/>
        </w:rPr>
        <w:t xml:space="preserve"> </w:t>
      </w:r>
      <w:proofErr w:type="spellStart"/>
      <w:r w:rsidR="00F57F33">
        <w:rPr>
          <w:szCs w:val="24"/>
        </w:rPr>
        <w:t>nối</w:t>
      </w:r>
      <w:proofErr w:type="spellEnd"/>
      <w:r w:rsidR="00F57F33">
        <w:rPr>
          <w:szCs w:val="24"/>
        </w:rPr>
        <w:t xml:space="preserve"> </w:t>
      </w:r>
      <w:proofErr w:type="spellStart"/>
      <w:r w:rsidR="00F57F33">
        <w:rPr>
          <w:szCs w:val="24"/>
        </w:rPr>
        <w:t>wifi</w:t>
      </w:r>
      <w:proofErr w:type="spellEnd"/>
      <w:r w:rsidR="00F57F33">
        <w:rPr>
          <w:szCs w:val="24"/>
        </w:rPr>
        <w:t xml:space="preserve">, </w:t>
      </w:r>
      <w:proofErr w:type="spellStart"/>
      <w:r w:rsidR="00F57F33">
        <w:rPr>
          <w:szCs w:val="24"/>
        </w:rPr>
        <w:t>nhận</w:t>
      </w:r>
      <w:proofErr w:type="spellEnd"/>
      <w:r w:rsidR="00F57F33">
        <w:rPr>
          <w:szCs w:val="24"/>
        </w:rPr>
        <w:t xml:space="preserve"> </w:t>
      </w:r>
      <w:proofErr w:type="spellStart"/>
      <w:r w:rsidR="00F57F33">
        <w:rPr>
          <w:szCs w:val="24"/>
        </w:rPr>
        <w:t>tín</w:t>
      </w:r>
      <w:proofErr w:type="spellEnd"/>
      <w:r w:rsidR="00F57F33">
        <w:rPr>
          <w:szCs w:val="24"/>
        </w:rPr>
        <w:t xml:space="preserve"> </w:t>
      </w:r>
      <w:proofErr w:type="spellStart"/>
      <w:r w:rsidR="00F57F33">
        <w:rPr>
          <w:szCs w:val="24"/>
        </w:rPr>
        <w:t>hiệu</w:t>
      </w:r>
      <w:proofErr w:type="spellEnd"/>
      <w:r w:rsidR="00F57F33">
        <w:rPr>
          <w:szCs w:val="24"/>
        </w:rPr>
        <w:t xml:space="preserve"> </w:t>
      </w:r>
      <w:proofErr w:type="spellStart"/>
      <w:r w:rsidR="00F57F33">
        <w:rPr>
          <w:szCs w:val="24"/>
        </w:rPr>
        <w:t>điều</w:t>
      </w:r>
      <w:proofErr w:type="spellEnd"/>
      <w:r w:rsidR="00F57F33">
        <w:rPr>
          <w:szCs w:val="24"/>
        </w:rPr>
        <w:t xml:space="preserve"> </w:t>
      </w:r>
      <w:proofErr w:type="spellStart"/>
      <w:r w:rsidR="00F57F33">
        <w:rPr>
          <w:szCs w:val="24"/>
        </w:rPr>
        <w:t>khiển</w:t>
      </w:r>
      <w:proofErr w:type="spellEnd"/>
      <w:r w:rsidR="00F57F33">
        <w:rPr>
          <w:szCs w:val="24"/>
        </w:rPr>
        <w:t xml:space="preserve"> </w:t>
      </w:r>
      <w:proofErr w:type="spellStart"/>
      <w:r w:rsidR="00F57F33">
        <w:rPr>
          <w:szCs w:val="24"/>
        </w:rPr>
        <w:t>từ</w:t>
      </w:r>
      <w:proofErr w:type="spellEnd"/>
      <w:r w:rsidR="00F57F33">
        <w:rPr>
          <w:szCs w:val="24"/>
        </w:rPr>
        <w:t xml:space="preserve"> smartphone </w:t>
      </w:r>
      <w:proofErr w:type="spellStart"/>
      <w:r w:rsidR="00F57F33">
        <w:rPr>
          <w:szCs w:val="24"/>
        </w:rPr>
        <w:t>bằng</w:t>
      </w:r>
      <w:proofErr w:type="spellEnd"/>
      <w:r w:rsidR="00F57F33">
        <w:rPr>
          <w:szCs w:val="24"/>
        </w:rPr>
        <w:t xml:space="preserve"> </w:t>
      </w:r>
      <w:proofErr w:type="spellStart"/>
      <w:r w:rsidR="00F57F33">
        <w:rPr>
          <w:szCs w:val="24"/>
        </w:rPr>
        <w:t>giao</w:t>
      </w:r>
      <w:proofErr w:type="spellEnd"/>
      <w:r w:rsidR="00F57F33">
        <w:rPr>
          <w:szCs w:val="24"/>
        </w:rPr>
        <w:t xml:space="preserve"> </w:t>
      </w:r>
      <w:proofErr w:type="spellStart"/>
      <w:r w:rsidR="00F57F33">
        <w:rPr>
          <w:szCs w:val="24"/>
        </w:rPr>
        <w:t>thức</w:t>
      </w:r>
      <w:proofErr w:type="spellEnd"/>
      <w:r w:rsidR="00F57F33">
        <w:rPr>
          <w:szCs w:val="24"/>
        </w:rPr>
        <w:t xml:space="preserve"> MQTT, </w:t>
      </w:r>
      <w:proofErr w:type="spellStart"/>
      <w:r w:rsidR="00F57F33">
        <w:rPr>
          <w:szCs w:val="24"/>
        </w:rPr>
        <w:t>gửi</w:t>
      </w:r>
      <w:proofErr w:type="spellEnd"/>
      <w:r w:rsidR="00F57F33">
        <w:rPr>
          <w:szCs w:val="24"/>
        </w:rPr>
        <w:t xml:space="preserve"> </w:t>
      </w:r>
      <w:proofErr w:type="spellStart"/>
      <w:r w:rsidR="00F57F33">
        <w:rPr>
          <w:szCs w:val="24"/>
        </w:rPr>
        <w:t>tín</w:t>
      </w:r>
      <w:proofErr w:type="spellEnd"/>
      <w:r w:rsidR="00F57F33">
        <w:rPr>
          <w:szCs w:val="24"/>
        </w:rPr>
        <w:t xml:space="preserve"> </w:t>
      </w:r>
      <w:proofErr w:type="spellStart"/>
      <w:r w:rsidR="00F57F33">
        <w:rPr>
          <w:szCs w:val="24"/>
        </w:rPr>
        <w:t>hiệu</w:t>
      </w:r>
      <w:proofErr w:type="spellEnd"/>
      <w:r w:rsidR="00F57F33">
        <w:rPr>
          <w:szCs w:val="24"/>
        </w:rPr>
        <w:t xml:space="preserve"> </w:t>
      </w:r>
      <w:proofErr w:type="spellStart"/>
      <w:r w:rsidR="00F57F33">
        <w:rPr>
          <w:szCs w:val="24"/>
        </w:rPr>
        <w:t>cho</w:t>
      </w:r>
      <w:proofErr w:type="spellEnd"/>
      <w:r w:rsidR="00F57F33">
        <w:rPr>
          <w:szCs w:val="24"/>
        </w:rPr>
        <w:t xml:space="preserve"> vi </w:t>
      </w:r>
      <w:proofErr w:type="spellStart"/>
      <w:r w:rsidR="00F57F33">
        <w:rPr>
          <w:szCs w:val="24"/>
        </w:rPr>
        <w:t>điều</w:t>
      </w:r>
      <w:proofErr w:type="spellEnd"/>
      <w:r w:rsidR="00F57F33">
        <w:rPr>
          <w:szCs w:val="24"/>
        </w:rPr>
        <w:t xml:space="preserve"> </w:t>
      </w:r>
      <w:proofErr w:type="spellStart"/>
      <w:r w:rsidR="00F57F33">
        <w:rPr>
          <w:szCs w:val="24"/>
        </w:rPr>
        <w:t>khiển</w:t>
      </w:r>
      <w:proofErr w:type="spellEnd"/>
      <w:r w:rsidR="00F57F33">
        <w:rPr>
          <w:szCs w:val="24"/>
        </w:rPr>
        <w:t xml:space="preserve"> PIC16F887 </w:t>
      </w:r>
      <w:proofErr w:type="spellStart"/>
      <w:r w:rsidR="00F57F33">
        <w:rPr>
          <w:szCs w:val="24"/>
        </w:rPr>
        <w:t>bằng</w:t>
      </w:r>
      <w:proofErr w:type="spellEnd"/>
      <w:r w:rsidR="00F57F33">
        <w:rPr>
          <w:szCs w:val="24"/>
        </w:rPr>
        <w:t xml:space="preserve"> </w:t>
      </w:r>
      <w:proofErr w:type="spellStart"/>
      <w:r w:rsidR="00F57F33">
        <w:rPr>
          <w:szCs w:val="24"/>
        </w:rPr>
        <w:t>giao</w:t>
      </w:r>
      <w:proofErr w:type="spellEnd"/>
      <w:r w:rsidR="00F57F33">
        <w:rPr>
          <w:szCs w:val="24"/>
        </w:rPr>
        <w:t xml:space="preserve"> </w:t>
      </w:r>
      <w:proofErr w:type="spellStart"/>
      <w:r w:rsidR="00F57F33">
        <w:rPr>
          <w:szCs w:val="24"/>
        </w:rPr>
        <w:t>tiếp</w:t>
      </w:r>
      <w:proofErr w:type="spellEnd"/>
      <w:r w:rsidR="00F57F33">
        <w:rPr>
          <w:szCs w:val="24"/>
        </w:rPr>
        <w:t xml:space="preserve"> UART </w:t>
      </w:r>
      <w:proofErr w:type="spellStart"/>
      <w:r w:rsidR="00F57F33">
        <w:rPr>
          <w:szCs w:val="24"/>
        </w:rPr>
        <w:t>và</w:t>
      </w:r>
      <w:proofErr w:type="spellEnd"/>
      <w:r w:rsidR="00F57F33">
        <w:rPr>
          <w:szCs w:val="24"/>
        </w:rPr>
        <w:t xml:space="preserve"> </w:t>
      </w:r>
      <w:proofErr w:type="spellStart"/>
      <w:r w:rsidR="00F57F33">
        <w:rPr>
          <w:szCs w:val="24"/>
        </w:rPr>
        <w:t>ngược</w:t>
      </w:r>
      <w:proofErr w:type="spellEnd"/>
      <w:r w:rsidR="00F57F33">
        <w:rPr>
          <w:szCs w:val="24"/>
        </w:rPr>
        <w:t xml:space="preserve"> </w:t>
      </w:r>
      <w:proofErr w:type="spellStart"/>
      <w:r w:rsidR="00F57F33">
        <w:rPr>
          <w:szCs w:val="24"/>
        </w:rPr>
        <w:t>lại</w:t>
      </w:r>
      <w:proofErr w:type="spellEnd"/>
      <w:r w:rsidR="00F57F33">
        <w:rPr>
          <w:szCs w:val="24"/>
        </w:rPr>
        <w:t xml:space="preserve"> </w:t>
      </w:r>
      <w:proofErr w:type="spellStart"/>
      <w:r w:rsidR="00F57F33">
        <w:rPr>
          <w:szCs w:val="24"/>
        </w:rPr>
        <w:t>nhận</w:t>
      </w:r>
      <w:proofErr w:type="spellEnd"/>
      <w:r w:rsidR="00F57F33">
        <w:rPr>
          <w:szCs w:val="24"/>
        </w:rPr>
        <w:t xml:space="preserve"> </w:t>
      </w:r>
      <w:proofErr w:type="spellStart"/>
      <w:r w:rsidR="00F57F33">
        <w:rPr>
          <w:szCs w:val="24"/>
        </w:rPr>
        <w:t>dữ</w:t>
      </w:r>
      <w:proofErr w:type="spellEnd"/>
      <w:r w:rsidR="00F57F33">
        <w:rPr>
          <w:szCs w:val="24"/>
        </w:rPr>
        <w:t xml:space="preserve"> </w:t>
      </w:r>
      <w:proofErr w:type="spellStart"/>
      <w:r w:rsidR="00F57F33">
        <w:rPr>
          <w:szCs w:val="24"/>
        </w:rPr>
        <w:t>liệu</w:t>
      </w:r>
      <w:proofErr w:type="spellEnd"/>
      <w:r w:rsidR="00F57F33">
        <w:rPr>
          <w:szCs w:val="24"/>
        </w:rPr>
        <w:t xml:space="preserve"> </w:t>
      </w:r>
      <w:proofErr w:type="spellStart"/>
      <w:r w:rsidR="00F57F33">
        <w:rPr>
          <w:szCs w:val="24"/>
        </w:rPr>
        <w:t>nhiệt</w:t>
      </w:r>
      <w:proofErr w:type="spellEnd"/>
      <w:r w:rsidR="00F57F33">
        <w:rPr>
          <w:szCs w:val="24"/>
        </w:rPr>
        <w:t xml:space="preserve"> </w:t>
      </w:r>
      <w:proofErr w:type="spellStart"/>
      <w:r w:rsidR="00F57F33">
        <w:rPr>
          <w:szCs w:val="24"/>
        </w:rPr>
        <w:t>độ</w:t>
      </w:r>
      <w:proofErr w:type="spellEnd"/>
      <w:r w:rsidR="00F57F33">
        <w:rPr>
          <w:szCs w:val="24"/>
        </w:rPr>
        <w:t xml:space="preserve"> </w:t>
      </w:r>
      <w:proofErr w:type="spellStart"/>
      <w:r w:rsidR="00F57F33">
        <w:rPr>
          <w:szCs w:val="24"/>
        </w:rPr>
        <w:t>từ</w:t>
      </w:r>
      <w:proofErr w:type="spellEnd"/>
      <w:r w:rsidR="00F57F33">
        <w:rPr>
          <w:szCs w:val="24"/>
        </w:rPr>
        <w:t xml:space="preserve"> PIC16F887 </w:t>
      </w:r>
      <w:proofErr w:type="spellStart"/>
      <w:r w:rsidR="00F57F33">
        <w:rPr>
          <w:szCs w:val="24"/>
        </w:rPr>
        <w:t>sau</w:t>
      </w:r>
      <w:proofErr w:type="spellEnd"/>
      <w:r w:rsidR="00F57F33">
        <w:rPr>
          <w:szCs w:val="24"/>
        </w:rPr>
        <w:t xml:space="preserve"> </w:t>
      </w:r>
      <w:proofErr w:type="spellStart"/>
      <w:r w:rsidR="00F57F33">
        <w:rPr>
          <w:szCs w:val="24"/>
        </w:rPr>
        <w:t>đó</w:t>
      </w:r>
      <w:proofErr w:type="spellEnd"/>
      <w:r w:rsidR="00F57F33">
        <w:rPr>
          <w:szCs w:val="24"/>
        </w:rPr>
        <w:t xml:space="preserve"> </w:t>
      </w:r>
      <w:proofErr w:type="spellStart"/>
      <w:r w:rsidR="00F57F33">
        <w:rPr>
          <w:szCs w:val="24"/>
        </w:rPr>
        <w:t>gửi</w:t>
      </w:r>
      <w:proofErr w:type="spellEnd"/>
      <w:r w:rsidR="00F57F33">
        <w:rPr>
          <w:szCs w:val="24"/>
        </w:rPr>
        <w:t xml:space="preserve"> </w:t>
      </w:r>
      <w:proofErr w:type="spellStart"/>
      <w:r w:rsidR="00F57F33">
        <w:rPr>
          <w:szCs w:val="24"/>
        </w:rPr>
        <w:t>lên</w:t>
      </w:r>
      <w:proofErr w:type="spellEnd"/>
      <w:r w:rsidR="00F57F33">
        <w:rPr>
          <w:szCs w:val="24"/>
        </w:rPr>
        <w:t xml:space="preserve"> web.</w:t>
      </w:r>
    </w:p>
    <w:p w14:paraId="54A3A161" w14:textId="4C972910" w:rsidR="005822D6" w:rsidRDefault="005822D6" w:rsidP="003C10FB">
      <w:pPr>
        <w:spacing w:line="360" w:lineRule="auto"/>
        <w:ind w:firstLine="284"/>
        <w:jc w:val="both"/>
        <w:rPr>
          <w:szCs w:val="24"/>
          <w:lang w:val="vi-VN"/>
        </w:rPr>
      </w:pPr>
      <w:r>
        <w:rPr>
          <w:szCs w:val="24"/>
          <w:lang w:val="vi-VN"/>
        </w:rPr>
        <w:t>Vi Điều Khiển: sử dụng PIC16F887 để</w:t>
      </w:r>
      <w:r w:rsidR="0042143A">
        <w:rPr>
          <w:szCs w:val="24"/>
          <w:lang w:val="vi-VN"/>
        </w:rPr>
        <w:t xml:space="preserve"> điều khiển</w:t>
      </w:r>
      <w:r>
        <w:rPr>
          <w:szCs w:val="24"/>
          <w:lang w:val="vi-VN"/>
        </w:rPr>
        <w:t xml:space="preserve"> bật tắt rela</w:t>
      </w:r>
      <w:r w:rsidR="00BB4F25">
        <w:rPr>
          <w:szCs w:val="24"/>
        </w:rPr>
        <w:t xml:space="preserve">y </w:t>
      </w:r>
      <w:proofErr w:type="spellStart"/>
      <w:r w:rsidR="00BB4F25">
        <w:rPr>
          <w:szCs w:val="24"/>
        </w:rPr>
        <w:t>khi</w:t>
      </w:r>
      <w:proofErr w:type="spellEnd"/>
      <w:r w:rsidR="00BB4F25">
        <w:rPr>
          <w:szCs w:val="24"/>
        </w:rPr>
        <w:t xml:space="preserve"> </w:t>
      </w:r>
      <w:proofErr w:type="spellStart"/>
      <w:r w:rsidR="00BB4F25">
        <w:rPr>
          <w:szCs w:val="24"/>
        </w:rPr>
        <w:t>nhận</w:t>
      </w:r>
      <w:proofErr w:type="spellEnd"/>
      <w:r w:rsidR="00BB4F25">
        <w:rPr>
          <w:szCs w:val="24"/>
        </w:rPr>
        <w:t xml:space="preserve"> </w:t>
      </w:r>
      <w:proofErr w:type="spellStart"/>
      <w:r w:rsidR="00BB4F25">
        <w:rPr>
          <w:szCs w:val="24"/>
        </w:rPr>
        <w:t>được</w:t>
      </w:r>
      <w:proofErr w:type="spellEnd"/>
      <w:r w:rsidR="00BB4F25">
        <w:rPr>
          <w:szCs w:val="24"/>
        </w:rPr>
        <w:t xml:space="preserve"> </w:t>
      </w:r>
      <w:proofErr w:type="spellStart"/>
      <w:r w:rsidR="00BB4F25">
        <w:rPr>
          <w:szCs w:val="24"/>
        </w:rPr>
        <w:t>tín</w:t>
      </w:r>
      <w:proofErr w:type="spellEnd"/>
      <w:r w:rsidR="00BB4F25">
        <w:rPr>
          <w:szCs w:val="24"/>
        </w:rPr>
        <w:t xml:space="preserve"> </w:t>
      </w:r>
      <w:proofErr w:type="spellStart"/>
      <w:r w:rsidR="00BB4F25">
        <w:rPr>
          <w:szCs w:val="24"/>
        </w:rPr>
        <w:t>hiệu</w:t>
      </w:r>
      <w:proofErr w:type="spellEnd"/>
      <w:r w:rsidR="00BB4F25">
        <w:rPr>
          <w:szCs w:val="24"/>
        </w:rPr>
        <w:t xml:space="preserve"> </w:t>
      </w:r>
      <w:proofErr w:type="spellStart"/>
      <w:r w:rsidR="00BB4F25">
        <w:rPr>
          <w:szCs w:val="24"/>
        </w:rPr>
        <w:t>điều</w:t>
      </w:r>
      <w:proofErr w:type="spellEnd"/>
      <w:r w:rsidR="00BB4F25">
        <w:rPr>
          <w:szCs w:val="24"/>
        </w:rPr>
        <w:t xml:space="preserve"> </w:t>
      </w:r>
      <w:proofErr w:type="spellStart"/>
      <w:r w:rsidR="00BB4F25">
        <w:rPr>
          <w:szCs w:val="24"/>
        </w:rPr>
        <w:t>khiển</w:t>
      </w:r>
      <w:proofErr w:type="spellEnd"/>
      <w:r w:rsidR="00BB4F25">
        <w:rPr>
          <w:szCs w:val="24"/>
        </w:rPr>
        <w:t xml:space="preserve"> </w:t>
      </w:r>
      <w:proofErr w:type="spellStart"/>
      <w:r w:rsidR="00BB4F25">
        <w:rPr>
          <w:szCs w:val="24"/>
        </w:rPr>
        <w:t>và</w:t>
      </w:r>
      <w:proofErr w:type="spellEnd"/>
      <w:r w:rsidR="00BB4F25">
        <w:rPr>
          <w:szCs w:val="24"/>
        </w:rPr>
        <w:t xml:space="preserve"> </w:t>
      </w:r>
      <w:proofErr w:type="spellStart"/>
      <w:r w:rsidR="00BB4F25">
        <w:rPr>
          <w:szCs w:val="24"/>
        </w:rPr>
        <w:t>xử</w:t>
      </w:r>
      <w:proofErr w:type="spellEnd"/>
      <w:r w:rsidR="00BB4F25">
        <w:rPr>
          <w:szCs w:val="24"/>
        </w:rPr>
        <w:t xml:space="preserve"> </w:t>
      </w:r>
      <w:proofErr w:type="spellStart"/>
      <w:r w:rsidR="00BB4F25">
        <w:rPr>
          <w:szCs w:val="24"/>
        </w:rPr>
        <w:t>lý</w:t>
      </w:r>
      <w:proofErr w:type="spellEnd"/>
      <w:r w:rsidR="00BB4F25">
        <w:rPr>
          <w:szCs w:val="24"/>
        </w:rPr>
        <w:t xml:space="preserve"> </w:t>
      </w:r>
      <w:proofErr w:type="spellStart"/>
      <w:r w:rsidR="00BB4F25">
        <w:rPr>
          <w:szCs w:val="24"/>
        </w:rPr>
        <w:t>dữ</w:t>
      </w:r>
      <w:proofErr w:type="spellEnd"/>
      <w:r w:rsidR="00BB4F25">
        <w:rPr>
          <w:szCs w:val="24"/>
        </w:rPr>
        <w:t xml:space="preserve"> </w:t>
      </w:r>
      <w:proofErr w:type="spellStart"/>
      <w:r w:rsidR="00BB4F25">
        <w:rPr>
          <w:szCs w:val="24"/>
        </w:rPr>
        <w:t>liệu</w:t>
      </w:r>
      <w:proofErr w:type="spellEnd"/>
      <w:r w:rsidR="00BB4F25">
        <w:rPr>
          <w:szCs w:val="24"/>
        </w:rPr>
        <w:t xml:space="preserve"> </w:t>
      </w:r>
      <w:proofErr w:type="spellStart"/>
      <w:r w:rsidR="00BB4F25">
        <w:rPr>
          <w:szCs w:val="24"/>
        </w:rPr>
        <w:t>từ</w:t>
      </w:r>
      <w:proofErr w:type="spellEnd"/>
      <w:r w:rsidR="00BB4F25">
        <w:rPr>
          <w:szCs w:val="24"/>
        </w:rPr>
        <w:t xml:space="preserve"> LM35.</w:t>
      </w:r>
      <w:r>
        <w:rPr>
          <w:szCs w:val="24"/>
          <w:lang w:val="vi-VN"/>
        </w:rPr>
        <w:t xml:space="preserve"> </w:t>
      </w:r>
    </w:p>
    <w:p w14:paraId="080B604D" w14:textId="0E535C45" w:rsidR="007C7326" w:rsidRDefault="005822D6" w:rsidP="003C10FB">
      <w:pPr>
        <w:spacing w:line="360" w:lineRule="auto"/>
        <w:ind w:firstLine="284"/>
        <w:rPr>
          <w:szCs w:val="24"/>
          <w:lang w:val="vi-VN"/>
        </w:rPr>
      </w:pPr>
      <w:r>
        <w:rPr>
          <w:szCs w:val="24"/>
          <w:lang w:val="vi-VN"/>
        </w:rPr>
        <w:t xml:space="preserve">Thiết Bị Làm Mát: </w:t>
      </w:r>
      <w:r w:rsidR="0042143A">
        <w:rPr>
          <w:szCs w:val="24"/>
          <w:lang w:val="vi-VN"/>
        </w:rPr>
        <w:t>hệ thống sử dụng quạt để mô phỏng hoạt động.</w:t>
      </w:r>
      <w:del w:id="151" w:author="Trần Huỳnh Anh Nhật" w:date="2022-12-05T14:31:00Z">
        <w:r w:rsidR="007C7326" w:rsidRPr="007C7326" w:rsidDel="00470CF2">
          <w:rPr>
            <w:color w:val="0D0D0D" w:themeColor="text1" w:themeTint="F2"/>
            <w:szCs w:val="24"/>
          </w:rPr>
          <w:delText xml:space="preserve">Hình </w:delText>
        </w:r>
        <w:r w:rsidR="007C7326" w:rsidRPr="007C7326" w:rsidDel="00470CF2">
          <w:rPr>
            <w:b/>
            <w:i/>
            <w:color w:val="0D0D0D" w:themeColor="text1" w:themeTint="F2"/>
            <w:sz w:val="24"/>
            <w:szCs w:val="24"/>
          </w:rPr>
          <w:fldChar w:fldCharType="begin"/>
        </w:r>
        <w:r w:rsidR="007C7326" w:rsidRPr="007C7326" w:rsidDel="00470CF2">
          <w:rPr>
            <w:color w:val="0D0D0D" w:themeColor="text1" w:themeTint="F2"/>
            <w:szCs w:val="24"/>
          </w:rPr>
          <w:delInstrText xml:space="preserve"> SEQ Hình \* ARABIC </w:delInstrText>
        </w:r>
        <w:r w:rsidR="007C7326" w:rsidRPr="007C7326" w:rsidDel="00470CF2">
          <w:rPr>
            <w:b/>
            <w:i/>
            <w:color w:val="0D0D0D" w:themeColor="text1" w:themeTint="F2"/>
            <w:sz w:val="24"/>
            <w:szCs w:val="24"/>
          </w:rPr>
          <w:fldChar w:fldCharType="separate"/>
        </w:r>
        <w:r w:rsidR="007C7326" w:rsidRPr="007C7326" w:rsidDel="00470CF2">
          <w:rPr>
            <w:color w:val="0D0D0D" w:themeColor="text1" w:themeTint="F2"/>
            <w:szCs w:val="24"/>
          </w:rPr>
          <w:delText>15</w:delText>
        </w:r>
        <w:r w:rsidR="007C7326" w:rsidRPr="007C7326" w:rsidDel="00470CF2">
          <w:rPr>
            <w:b/>
            <w:i/>
            <w:color w:val="0D0D0D" w:themeColor="text1" w:themeTint="F2"/>
            <w:sz w:val="24"/>
            <w:szCs w:val="24"/>
          </w:rPr>
          <w:fldChar w:fldCharType="end"/>
        </w:r>
        <w:r w:rsidR="007C7326" w:rsidRPr="007C7326" w:rsidDel="00470CF2">
          <w:rPr>
            <w:color w:val="0D0D0D" w:themeColor="text1" w:themeTint="F2"/>
            <w:szCs w:val="24"/>
          </w:rPr>
          <w:delText xml:space="preserve"> Sơ đồ dây mạch điều khiển</w:delText>
        </w:r>
      </w:del>
    </w:p>
    <w:p w14:paraId="05219139" w14:textId="780C8738" w:rsidR="002C54D2" w:rsidRDefault="002C54D2" w:rsidP="003C10FB">
      <w:pPr>
        <w:pStyle w:val="Heading2"/>
        <w:spacing w:line="360" w:lineRule="auto"/>
      </w:pPr>
      <w:bookmarkStart w:id="152" w:name="_Toc122777685"/>
      <w:proofErr w:type="spellStart"/>
      <w:r w:rsidRPr="002C54D2">
        <w:t>Sơ</w:t>
      </w:r>
      <w:proofErr w:type="spellEnd"/>
      <w:r w:rsidRPr="002C54D2">
        <w:t xml:space="preserve"> </w:t>
      </w:r>
      <w:proofErr w:type="spellStart"/>
      <w:r w:rsidRPr="002C54D2">
        <w:t>đồ</w:t>
      </w:r>
      <w:proofErr w:type="spellEnd"/>
      <w:r w:rsidRPr="002C54D2">
        <w:t xml:space="preserve"> </w:t>
      </w:r>
      <w:proofErr w:type="spellStart"/>
      <w:r w:rsidRPr="002C54D2">
        <w:t>mạch</w:t>
      </w:r>
      <w:proofErr w:type="spellEnd"/>
      <w:r w:rsidRPr="002C54D2">
        <w:t xml:space="preserve"> </w:t>
      </w:r>
      <w:proofErr w:type="spellStart"/>
      <w:r w:rsidRPr="002C54D2">
        <w:t>và</w:t>
      </w:r>
      <w:proofErr w:type="spellEnd"/>
      <w:r w:rsidRPr="002C54D2">
        <w:t xml:space="preserve"> </w:t>
      </w:r>
      <w:proofErr w:type="spellStart"/>
      <w:r w:rsidRPr="002C54D2">
        <w:t>danh</w:t>
      </w:r>
      <w:proofErr w:type="spellEnd"/>
      <w:r w:rsidRPr="002C54D2">
        <w:t xml:space="preserve"> </w:t>
      </w:r>
      <w:proofErr w:type="spellStart"/>
      <w:r w:rsidRPr="002C54D2">
        <w:t>sách</w:t>
      </w:r>
      <w:proofErr w:type="spellEnd"/>
      <w:r w:rsidRPr="002C54D2">
        <w:t xml:space="preserve"> </w:t>
      </w:r>
      <w:proofErr w:type="spellStart"/>
      <w:r w:rsidRPr="002C54D2">
        <w:t>linh</w:t>
      </w:r>
      <w:proofErr w:type="spellEnd"/>
      <w:r w:rsidRPr="002C54D2">
        <w:t xml:space="preserve"> </w:t>
      </w:r>
      <w:proofErr w:type="spellStart"/>
      <w:r w:rsidRPr="002C54D2">
        <w:t>kiện</w:t>
      </w:r>
      <w:bookmarkEnd w:id="152"/>
      <w:proofErr w:type="spellEnd"/>
    </w:p>
    <w:p w14:paraId="13AC5BFE" w14:textId="77777777" w:rsidR="002C7CA5" w:rsidRPr="002C7CA5" w:rsidDel="00470CF2" w:rsidRDefault="002C7CA5" w:rsidP="002C7CA5">
      <w:pPr>
        <w:rPr>
          <w:del w:id="153" w:author="Trần Huỳnh Anh Nhật" w:date="2022-12-05T14:31:00Z"/>
        </w:rPr>
      </w:pPr>
    </w:p>
    <w:p w14:paraId="6EF4DFE7" w14:textId="448A7265" w:rsidR="00AF7FF5" w:rsidRPr="00DB4626" w:rsidRDefault="00AF7FF5" w:rsidP="002C7CA5"/>
    <w:p w14:paraId="301C458F" w14:textId="3815830B" w:rsidR="00BB4F25" w:rsidRDefault="000004DE" w:rsidP="00BB4F25">
      <w:pPr>
        <w:keepNext/>
        <w:jc w:val="center"/>
      </w:pPr>
      <w:bookmarkStart w:id="154" w:name="_Hlk102896219"/>
      <w:r>
        <w:rPr>
          <w:noProof/>
        </w:rPr>
        <w:lastRenderedPageBreak/>
        <w:drawing>
          <wp:inline distT="0" distB="0" distL="0" distR="0" wp14:anchorId="2C510A06" wp14:editId="5DCE0375">
            <wp:extent cx="5303520" cy="267748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2655" cy="2682095"/>
                    </a:xfrm>
                    <a:prstGeom prst="rect">
                      <a:avLst/>
                    </a:prstGeom>
                  </pic:spPr>
                </pic:pic>
              </a:graphicData>
            </a:graphic>
          </wp:inline>
        </w:drawing>
      </w:r>
    </w:p>
    <w:p w14:paraId="4613CE0F" w14:textId="7589567F" w:rsidR="00152D8A" w:rsidRDefault="00BB4F25" w:rsidP="003C10FB">
      <w:pPr>
        <w:pStyle w:val="Caption"/>
        <w:spacing w:after="0" w:line="360" w:lineRule="auto"/>
      </w:pPr>
      <w:bookmarkStart w:id="155" w:name="_Toc122777706"/>
      <w:proofErr w:type="spellStart"/>
      <w:r>
        <w:t>Hình</w:t>
      </w:r>
      <w:proofErr w:type="spellEnd"/>
      <w:r>
        <w:t xml:space="preserve"> </w:t>
      </w:r>
      <w:fldSimple w:instr=" STYLEREF 1 \s ">
        <w:r>
          <w:rPr>
            <w:noProof/>
          </w:rPr>
          <w:t>2</w:t>
        </w:r>
      </w:fldSimple>
      <w:r>
        <w:t>.</w:t>
      </w:r>
      <w:fldSimple w:instr=" SEQ Hình \* ARABIC \s 1 ">
        <w:r>
          <w:rPr>
            <w:noProof/>
          </w:rPr>
          <w:t>2</w:t>
        </w:r>
      </w:fldSimple>
      <w:r>
        <w:t xml:space="preserve">. </w:t>
      </w:r>
      <w:proofErr w:type="spellStart"/>
      <w:r>
        <w:t>Sơ</w:t>
      </w:r>
      <w:proofErr w:type="spellEnd"/>
      <w:r>
        <w:t xml:space="preserve"> </w:t>
      </w:r>
      <w:proofErr w:type="spellStart"/>
      <w:r>
        <w:t>đồ</w:t>
      </w:r>
      <w:proofErr w:type="spellEnd"/>
      <w:r>
        <w:t xml:space="preserve"> </w:t>
      </w:r>
      <w:proofErr w:type="spellStart"/>
      <w:r>
        <w:t>nguyên</w:t>
      </w:r>
      <w:proofErr w:type="spellEnd"/>
      <w:r>
        <w:t xml:space="preserve"> </w:t>
      </w:r>
      <w:proofErr w:type="spellStart"/>
      <w:r>
        <w:t>lý</w:t>
      </w:r>
      <w:bookmarkEnd w:id="155"/>
      <w:proofErr w:type="spellEnd"/>
    </w:p>
    <w:p w14:paraId="0F75BB63" w14:textId="77777777" w:rsidR="002C7CA5" w:rsidRPr="00B64715" w:rsidRDefault="002C7CA5" w:rsidP="002C7CA5">
      <w:pPr>
        <w:spacing w:line="360" w:lineRule="auto"/>
        <w:rPr>
          <w:lang w:val="vi-VN"/>
        </w:rPr>
      </w:pPr>
      <w:r w:rsidRPr="00B64715">
        <w:rPr>
          <w:lang w:val="vi-VN"/>
        </w:rPr>
        <w:t>Các linh kiện sử dụng:</w:t>
      </w:r>
    </w:p>
    <w:p w14:paraId="32A28E3F" w14:textId="77777777" w:rsidR="002C7CA5" w:rsidRPr="00B33E2D" w:rsidRDefault="002C7CA5" w:rsidP="002C7CA5">
      <w:pPr>
        <w:pStyle w:val="ListParagraph"/>
        <w:numPr>
          <w:ilvl w:val="0"/>
          <w:numId w:val="24"/>
        </w:numPr>
        <w:spacing w:line="360" w:lineRule="auto"/>
      </w:pPr>
      <w:r w:rsidRPr="00B33E2D">
        <w:t>ESP8266 NODE MCU</w:t>
      </w:r>
    </w:p>
    <w:p w14:paraId="2137D317" w14:textId="77777777" w:rsidR="002C7CA5" w:rsidRPr="00B33E2D" w:rsidRDefault="002C7CA5" w:rsidP="002C7CA5">
      <w:pPr>
        <w:pStyle w:val="ListParagraph"/>
        <w:numPr>
          <w:ilvl w:val="0"/>
          <w:numId w:val="24"/>
        </w:numPr>
        <w:spacing w:line="360" w:lineRule="auto"/>
      </w:pPr>
      <w:r w:rsidRPr="00B33E2D">
        <w:t>PIC16F887-PU</w:t>
      </w:r>
    </w:p>
    <w:p w14:paraId="75A9E8C7" w14:textId="7A7D112D" w:rsidR="002C7CA5" w:rsidRPr="00B33E2D" w:rsidRDefault="002C7CA5" w:rsidP="002C7CA5">
      <w:pPr>
        <w:pStyle w:val="ListParagraph"/>
        <w:numPr>
          <w:ilvl w:val="0"/>
          <w:numId w:val="24"/>
        </w:numPr>
        <w:spacing w:line="360" w:lineRule="auto"/>
      </w:pPr>
      <w:r w:rsidRPr="00B33E2D">
        <w:t>Resistor</w:t>
      </w:r>
    </w:p>
    <w:p w14:paraId="125408D1" w14:textId="0F559C94" w:rsidR="002C7CA5" w:rsidRPr="00B33E2D" w:rsidRDefault="002C7CA5" w:rsidP="002C7CA5">
      <w:pPr>
        <w:pStyle w:val="ListParagraph"/>
        <w:numPr>
          <w:ilvl w:val="0"/>
          <w:numId w:val="24"/>
        </w:numPr>
        <w:spacing w:line="360" w:lineRule="auto"/>
      </w:pPr>
      <w:r w:rsidRPr="00B33E2D">
        <w:t>Relay</w:t>
      </w:r>
    </w:p>
    <w:p w14:paraId="3CE2EA68" w14:textId="466BB69E" w:rsidR="002C7CA5" w:rsidRPr="00B33E2D" w:rsidRDefault="002C7CA5" w:rsidP="002C7CA5">
      <w:pPr>
        <w:pStyle w:val="ListParagraph"/>
        <w:numPr>
          <w:ilvl w:val="0"/>
          <w:numId w:val="24"/>
        </w:numPr>
        <w:spacing w:line="360" w:lineRule="auto"/>
      </w:pPr>
      <w:r w:rsidRPr="00B33E2D">
        <w:t>LM35 sensor</w:t>
      </w:r>
    </w:p>
    <w:p w14:paraId="68475F43" w14:textId="7E4EFB94" w:rsidR="002C7CA5" w:rsidRPr="00B33E2D" w:rsidRDefault="002C7CA5" w:rsidP="002C7CA5">
      <w:pPr>
        <w:pStyle w:val="ListParagraph"/>
        <w:numPr>
          <w:ilvl w:val="0"/>
          <w:numId w:val="24"/>
        </w:numPr>
        <w:spacing w:line="360" w:lineRule="auto"/>
      </w:pPr>
      <w:r w:rsidRPr="00B33E2D">
        <w:t>Switch</w:t>
      </w:r>
    </w:p>
    <w:p w14:paraId="151E721F" w14:textId="0D5C0660" w:rsidR="002C7CA5" w:rsidRPr="00B33E2D" w:rsidRDefault="002C7CA5" w:rsidP="002C7CA5">
      <w:pPr>
        <w:pStyle w:val="ListParagraph"/>
        <w:numPr>
          <w:ilvl w:val="0"/>
          <w:numId w:val="24"/>
        </w:numPr>
        <w:spacing w:line="360" w:lineRule="auto"/>
      </w:pPr>
      <w:r w:rsidRPr="00B33E2D">
        <w:t xml:space="preserve">Thạch </w:t>
      </w:r>
      <w:proofErr w:type="spellStart"/>
      <w:r w:rsidRPr="00B33E2D">
        <w:t>anh</w:t>
      </w:r>
      <w:proofErr w:type="spellEnd"/>
    </w:p>
    <w:p w14:paraId="4C0CCE80" w14:textId="685591FC" w:rsidR="002C7CA5" w:rsidRPr="00B33E2D" w:rsidRDefault="002C7CA5" w:rsidP="002C7CA5">
      <w:pPr>
        <w:pStyle w:val="ListParagraph"/>
        <w:numPr>
          <w:ilvl w:val="0"/>
          <w:numId w:val="24"/>
        </w:numPr>
        <w:spacing w:line="360" w:lineRule="auto"/>
      </w:pPr>
      <w:r w:rsidRPr="00B33E2D">
        <w:t>Transistor 2SC1815</w:t>
      </w:r>
    </w:p>
    <w:p w14:paraId="225AEA08" w14:textId="64BEA838" w:rsidR="002C7CA5" w:rsidRPr="00B33E2D" w:rsidRDefault="002C7CA5" w:rsidP="002C7CA5">
      <w:pPr>
        <w:pStyle w:val="ListParagraph"/>
        <w:numPr>
          <w:ilvl w:val="0"/>
          <w:numId w:val="24"/>
        </w:numPr>
        <w:spacing w:line="360" w:lineRule="auto"/>
      </w:pPr>
      <w:proofErr w:type="spellStart"/>
      <w:r w:rsidRPr="00B33E2D">
        <w:t>Tụ</w:t>
      </w:r>
      <w:proofErr w:type="spellEnd"/>
      <w:r w:rsidRPr="00B33E2D">
        <w:t xml:space="preserve"> </w:t>
      </w:r>
      <w:proofErr w:type="spellStart"/>
      <w:r w:rsidRPr="00B33E2D">
        <w:t>điện</w:t>
      </w:r>
      <w:proofErr w:type="spellEnd"/>
    </w:p>
    <w:p w14:paraId="30C84E6F" w14:textId="6CD4B593" w:rsidR="002C7CA5" w:rsidRPr="002C7CA5" w:rsidRDefault="002C7CA5" w:rsidP="002C7CA5">
      <w:pPr>
        <w:pStyle w:val="ListParagraph"/>
        <w:numPr>
          <w:ilvl w:val="0"/>
          <w:numId w:val="24"/>
        </w:numPr>
        <w:spacing w:line="360" w:lineRule="auto"/>
      </w:pPr>
      <w:r w:rsidRPr="00B33E2D">
        <w:t>Diode 1</w:t>
      </w:r>
      <w:r w:rsidR="00B30A38">
        <w:t>N</w:t>
      </w:r>
      <w:r w:rsidRPr="00B33E2D">
        <w:t>4007</w:t>
      </w:r>
    </w:p>
    <w:p w14:paraId="213145F5" w14:textId="40205B6F" w:rsidR="00795A06" w:rsidRPr="00795A06" w:rsidRDefault="00152D8A" w:rsidP="00795A06">
      <w:pPr>
        <w:pStyle w:val="Heading2"/>
        <w:shd w:val="clear" w:color="auto" w:fill="FFFFFF"/>
        <w:spacing w:line="360" w:lineRule="auto"/>
        <w:jc w:val="both"/>
        <w:rPr>
          <w:lang w:val="vi-VN"/>
        </w:rPr>
      </w:pPr>
      <w:bookmarkStart w:id="156" w:name="_Toc122707930"/>
      <w:bookmarkStart w:id="157" w:name="_Toc122777686"/>
      <w:bookmarkEnd w:id="141"/>
      <w:bookmarkEnd w:id="142"/>
      <w:bookmarkEnd w:id="143"/>
      <w:bookmarkEnd w:id="144"/>
      <w:bookmarkEnd w:id="145"/>
      <w:bookmarkEnd w:id="146"/>
      <w:bookmarkEnd w:id="147"/>
      <w:bookmarkEnd w:id="154"/>
      <w:r w:rsidRPr="00776A6D">
        <w:rPr>
          <w:lang w:val="vi-VN"/>
        </w:rPr>
        <w:t>C</w:t>
      </w:r>
      <w:proofErr w:type="spellStart"/>
      <w:r w:rsidR="00796AD7">
        <w:t>ách</w:t>
      </w:r>
      <w:proofErr w:type="spellEnd"/>
      <w:r w:rsidR="00796AD7">
        <w:t xml:space="preserve"> </w:t>
      </w:r>
      <w:proofErr w:type="spellStart"/>
      <w:r w:rsidR="00796AD7">
        <w:t>thức</w:t>
      </w:r>
      <w:proofErr w:type="spellEnd"/>
      <w:r w:rsidR="00796AD7">
        <w:t xml:space="preserve"> </w:t>
      </w:r>
      <w:proofErr w:type="spellStart"/>
      <w:r w:rsidR="00796AD7">
        <w:t>hoạt</w:t>
      </w:r>
      <w:proofErr w:type="spellEnd"/>
      <w:r w:rsidR="00796AD7">
        <w:t xml:space="preserve"> </w:t>
      </w:r>
      <w:proofErr w:type="spellStart"/>
      <w:r w:rsidR="00796AD7">
        <w:t>động</w:t>
      </w:r>
      <w:proofErr w:type="spellEnd"/>
      <w:r w:rsidR="00796AD7">
        <w:t xml:space="preserve"> </w:t>
      </w:r>
      <w:proofErr w:type="spellStart"/>
      <w:r w:rsidR="00796AD7">
        <w:t>của</w:t>
      </w:r>
      <w:proofErr w:type="spellEnd"/>
      <w:r w:rsidR="00796AD7">
        <w:t xml:space="preserve"> </w:t>
      </w:r>
      <w:proofErr w:type="spellStart"/>
      <w:r w:rsidR="00796AD7">
        <w:t>hệ</w:t>
      </w:r>
      <w:proofErr w:type="spellEnd"/>
      <w:r w:rsidR="00796AD7">
        <w:t xml:space="preserve"> </w:t>
      </w:r>
      <w:proofErr w:type="spellStart"/>
      <w:r w:rsidR="00796AD7">
        <w:t>thống</w:t>
      </w:r>
      <w:bookmarkEnd w:id="156"/>
      <w:bookmarkEnd w:id="157"/>
      <w:proofErr w:type="spellEnd"/>
      <w:r w:rsidRPr="00776A6D">
        <w:rPr>
          <w:lang w:val="vi-VN"/>
        </w:rPr>
        <w:t xml:space="preserve"> </w:t>
      </w:r>
    </w:p>
    <w:p w14:paraId="5D3D3982" w14:textId="678B78F7" w:rsidR="00795A06" w:rsidRPr="0080546C" w:rsidRDefault="001C4145" w:rsidP="0080546C">
      <w:pPr>
        <w:spacing w:line="360" w:lineRule="auto"/>
        <w:ind w:firstLine="284"/>
        <w:jc w:val="both"/>
      </w:pPr>
      <w:proofErr w:type="spellStart"/>
      <w:r>
        <w:rPr>
          <w:lang w:eastAsia="vi-VN"/>
        </w:rPr>
        <w:t>Hệ</w:t>
      </w:r>
      <w:proofErr w:type="spellEnd"/>
      <w:r>
        <w:rPr>
          <w:lang w:eastAsia="vi-VN"/>
        </w:rPr>
        <w:t xml:space="preserve"> </w:t>
      </w:r>
      <w:proofErr w:type="spellStart"/>
      <w:r>
        <w:rPr>
          <w:lang w:eastAsia="vi-VN"/>
        </w:rPr>
        <w:t>thống</w:t>
      </w:r>
      <w:proofErr w:type="spellEnd"/>
      <w:r>
        <w:rPr>
          <w:lang w:eastAsia="vi-VN"/>
        </w:rPr>
        <w:t xml:space="preserve"> </w:t>
      </w:r>
      <w:proofErr w:type="spellStart"/>
      <w:r>
        <w:rPr>
          <w:lang w:eastAsia="vi-VN"/>
        </w:rPr>
        <w:t>sử</w:t>
      </w:r>
      <w:proofErr w:type="spellEnd"/>
      <w:r>
        <w:rPr>
          <w:lang w:eastAsia="vi-VN"/>
        </w:rPr>
        <w:t xml:space="preserve"> </w:t>
      </w:r>
      <w:proofErr w:type="spellStart"/>
      <w:r>
        <w:rPr>
          <w:lang w:eastAsia="vi-VN"/>
        </w:rPr>
        <w:t>dụng</w:t>
      </w:r>
      <w:proofErr w:type="spellEnd"/>
      <w:r>
        <w:rPr>
          <w:lang w:eastAsia="vi-VN"/>
        </w:rPr>
        <w:t xml:space="preserve"> vi </w:t>
      </w:r>
      <w:proofErr w:type="spellStart"/>
      <w:r>
        <w:rPr>
          <w:lang w:eastAsia="vi-VN"/>
        </w:rPr>
        <w:t>điều</w:t>
      </w:r>
      <w:proofErr w:type="spellEnd"/>
      <w:r>
        <w:rPr>
          <w:lang w:eastAsia="vi-VN"/>
        </w:rPr>
        <w:t xml:space="preserve"> </w:t>
      </w:r>
      <w:proofErr w:type="spellStart"/>
      <w:r>
        <w:rPr>
          <w:lang w:eastAsia="vi-VN"/>
        </w:rPr>
        <w:t>khiển</w:t>
      </w:r>
      <w:proofErr w:type="spellEnd"/>
      <w:r>
        <w:rPr>
          <w:lang w:eastAsia="vi-VN"/>
        </w:rPr>
        <w:t xml:space="preserve"> PIC16F887 </w:t>
      </w:r>
      <w:proofErr w:type="spellStart"/>
      <w:r>
        <w:rPr>
          <w:lang w:eastAsia="vi-VN"/>
        </w:rPr>
        <w:t>để</w:t>
      </w:r>
      <w:proofErr w:type="spellEnd"/>
      <w:r>
        <w:rPr>
          <w:lang w:eastAsia="vi-VN"/>
        </w:rPr>
        <w:t xml:space="preserve"> </w:t>
      </w:r>
      <w:proofErr w:type="spellStart"/>
      <w:r>
        <w:rPr>
          <w:lang w:eastAsia="vi-VN"/>
        </w:rPr>
        <w:t>kích</w:t>
      </w:r>
      <w:proofErr w:type="spellEnd"/>
      <w:r>
        <w:rPr>
          <w:lang w:eastAsia="vi-VN"/>
        </w:rPr>
        <w:t xml:space="preserve"> </w:t>
      </w:r>
      <w:proofErr w:type="spellStart"/>
      <w:r>
        <w:rPr>
          <w:lang w:eastAsia="vi-VN"/>
        </w:rPr>
        <w:t>hoạt</w:t>
      </w:r>
      <w:proofErr w:type="spellEnd"/>
      <w:r>
        <w:rPr>
          <w:lang w:eastAsia="vi-VN"/>
        </w:rPr>
        <w:t xml:space="preserve"> relay </w:t>
      </w:r>
      <w:proofErr w:type="spellStart"/>
      <w:r>
        <w:rPr>
          <w:lang w:eastAsia="vi-VN"/>
        </w:rPr>
        <w:t>nhằm</w:t>
      </w:r>
      <w:proofErr w:type="spellEnd"/>
      <w:r>
        <w:rPr>
          <w:lang w:eastAsia="vi-VN"/>
        </w:rPr>
        <w:t xml:space="preserve"> </w:t>
      </w:r>
      <w:proofErr w:type="spellStart"/>
      <w:r>
        <w:rPr>
          <w:lang w:eastAsia="vi-VN"/>
        </w:rPr>
        <w:t>bật</w:t>
      </w:r>
      <w:proofErr w:type="spellEnd"/>
      <w:r>
        <w:rPr>
          <w:lang w:eastAsia="vi-VN"/>
        </w:rPr>
        <w:t>/</w:t>
      </w:r>
      <w:proofErr w:type="spellStart"/>
      <w:r>
        <w:rPr>
          <w:lang w:eastAsia="vi-VN"/>
        </w:rPr>
        <w:t>tắt</w:t>
      </w:r>
      <w:proofErr w:type="spellEnd"/>
      <w:r>
        <w:rPr>
          <w:lang w:eastAsia="vi-VN"/>
        </w:rPr>
        <w:t xml:space="preserve"> </w:t>
      </w:r>
      <w:proofErr w:type="spellStart"/>
      <w:r>
        <w:rPr>
          <w:lang w:eastAsia="vi-VN"/>
        </w:rPr>
        <w:t>quạt</w:t>
      </w:r>
      <w:proofErr w:type="spellEnd"/>
      <w:r>
        <w:rPr>
          <w:lang w:eastAsia="vi-VN"/>
        </w:rPr>
        <w:t xml:space="preserve">. </w:t>
      </w:r>
      <w:proofErr w:type="spellStart"/>
      <w:r>
        <w:rPr>
          <w:lang w:eastAsia="vi-VN"/>
        </w:rPr>
        <w:t>Từ</w:t>
      </w:r>
      <w:proofErr w:type="spellEnd"/>
      <w:r>
        <w:rPr>
          <w:lang w:eastAsia="vi-VN"/>
        </w:rPr>
        <w:t xml:space="preserve"> </w:t>
      </w:r>
      <w:proofErr w:type="spellStart"/>
      <w:r>
        <w:rPr>
          <w:lang w:eastAsia="vi-VN"/>
        </w:rPr>
        <w:t>thiết</w:t>
      </w:r>
      <w:proofErr w:type="spellEnd"/>
      <w:r>
        <w:rPr>
          <w:lang w:eastAsia="vi-VN"/>
        </w:rPr>
        <w:t xml:space="preserve"> </w:t>
      </w:r>
      <w:proofErr w:type="spellStart"/>
      <w:r>
        <w:rPr>
          <w:lang w:eastAsia="vi-VN"/>
        </w:rPr>
        <w:t>bị</w:t>
      </w:r>
      <w:proofErr w:type="spellEnd"/>
      <w:r>
        <w:rPr>
          <w:lang w:eastAsia="vi-VN"/>
        </w:rPr>
        <w:t xml:space="preserve"> smartphone, </w:t>
      </w:r>
      <w:proofErr w:type="spellStart"/>
      <w:r>
        <w:rPr>
          <w:lang w:eastAsia="vi-VN"/>
        </w:rPr>
        <w:t>thông</w:t>
      </w:r>
      <w:proofErr w:type="spellEnd"/>
      <w:r>
        <w:rPr>
          <w:lang w:eastAsia="vi-VN"/>
        </w:rPr>
        <w:t xml:space="preserve"> qua </w:t>
      </w:r>
      <w:proofErr w:type="spellStart"/>
      <w:r>
        <w:rPr>
          <w:lang w:eastAsia="vi-VN"/>
        </w:rPr>
        <w:t>ứng</w:t>
      </w:r>
      <w:proofErr w:type="spellEnd"/>
      <w:r>
        <w:rPr>
          <w:lang w:eastAsia="vi-VN"/>
        </w:rPr>
        <w:t xml:space="preserve"> </w:t>
      </w:r>
      <w:proofErr w:type="spellStart"/>
      <w:r>
        <w:rPr>
          <w:lang w:eastAsia="vi-VN"/>
        </w:rPr>
        <w:t>dụng</w:t>
      </w:r>
      <w:proofErr w:type="spellEnd"/>
      <w:r>
        <w:rPr>
          <w:lang w:eastAsia="vi-VN"/>
        </w:rPr>
        <w:t xml:space="preserve"> google home</w:t>
      </w:r>
      <w:r w:rsidR="00724977">
        <w:rPr>
          <w:lang w:eastAsia="vi-VN"/>
        </w:rPr>
        <w:t xml:space="preserve"> </w:t>
      </w:r>
      <w:proofErr w:type="spellStart"/>
      <w:r w:rsidR="00724977">
        <w:rPr>
          <w:lang w:eastAsia="vi-VN"/>
        </w:rPr>
        <w:t>chúng</w:t>
      </w:r>
      <w:proofErr w:type="spellEnd"/>
      <w:r w:rsidR="00724977">
        <w:rPr>
          <w:lang w:eastAsia="vi-VN"/>
        </w:rPr>
        <w:t xml:space="preserve"> </w:t>
      </w:r>
      <w:proofErr w:type="spellStart"/>
      <w:r w:rsidR="00724977">
        <w:rPr>
          <w:lang w:eastAsia="vi-VN"/>
        </w:rPr>
        <w:t>có</w:t>
      </w:r>
      <w:proofErr w:type="spellEnd"/>
      <w:r w:rsidR="00724977">
        <w:rPr>
          <w:lang w:eastAsia="vi-VN"/>
        </w:rPr>
        <w:t xml:space="preserve"> </w:t>
      </w:r>
      <w:proofErr w:type="spellStart"/>
      <w:r w:rsidR="00724977">
        <w:rPr>
          <w:lang w:eastAsia="vi-VN"/>
        </w:rPr>
        <w:t>thể</w:t>
      </w:r>
      <w:proofErr w:type="spellEnd"/>
      <w:r w:rsidR="00724977">
        <w:rPr>
          <w:lang w:eastAsia="vi-VN"/>
        </w:rPr>
        <w:t xml:space="preserve"> </w:t>
      </w:r>
      <w:proofErr w:type="spellStart"/>
      <w:r w:rsidR="00724977">
        <w:rPr>
          <w:lang w:eastAsia="vi-VN"/>
        </w:rPr>
        <w:t>ra</w:t>
      </w:r>
      <w:proofErr w:type="spellEnd"/>
      <w:r w:rsidR="00724977">
        <w:rPr>
          <w:lang w:eastAsia="vi-VN"/>
        </w:rPr>
        <w:t xml:space="preserve"> </w:t>
      </w:r>
      <w:proofErr w:type="spellStart"/>
      <w:r w:rsidR="00724977">
        <w:rPr>
          <w:lang w:eastAsia="vi-VN"/>
        </w:rPr>
        <w:t>lệnh</w:t>
      </w:r>
      <w:proofErr w:type="spellEnd"/>
      <w:r w:rsidR="00724977">
        <w:rPr>
          <w:lang w:eastAsia="vi-VN"/>
        </w:rPr>
        <w:t xml:space="preserve"> </w:t>
      </w:r>
      <w:proofErr w:type="spellStart"/>
      <w:r w:rsidR="00724977">
        <w:rPr>
          <w:lang w:eastAsia="vi-VN"/>
        </w:rPr>
        <w:t>điều</w:t>
      </w:r>
      <w:proofErr w:type="spellEnd"/>
      <w:r w:rsidR="00724977">
        <w:rPr>
          <w:lang w:eastAsia="vi-VN"/>
        </w:rPr>
        <w:t xml:space="preserve"> </w:t>
      </w:r>
      <w:proofErr w:type="spellStart"/>
      <w:r w:rsidR="00724977">
        <w:rPr>
          <w:lang w:eastAsia="vi-VN"/>
        </w:rPr>
        <w:t>khiển</w:t>
      </w:r>
      <w:proofErr w:type="spellEnd"/>
      <w:r w:rsidR="00724977">
        <w:rPr>
          <w:lang w:eastAsia="vi-VN"/>
        </w:rPr>
        <w:t xml:space="preserve"> </w:t>
      </w:r>
      <w:proofErr w:type="spellStart"/>
      <w:r w:rsidR="00724977">
        <w:rPr>
          <w:lang w:eastAsia="vi-VN"/>
        </w:rPr>
        <w:t>để</w:t>
      </w:r>
      <w:proofErr w:type="spellEnd"/>
      <w:r w:rsidR="00724977">
        <w:rPr>
          <w:lang w:eastAsia="vi-VN"/>
        </w:rPr>
        <w:t xml:space="preserve"> </w:t>
      </w:r>
      <w:proofErr w:type="spellStart"/>
      <w:r w:rsidR="00724977">
        <w:rPr>
          <w:lang w:eastAsia="vi-VN"/>
        </w:rPr>
        <w:t>quạt</w:t>
      </w:r>
      <w:proofErr w:type="spellEnd"/>
      <w:r w:rsidR="00724977">
        <w:rPr>
          <w:lang w:eastAsia="vi-VN"/>
        </w:rPr>
        <w:t xml:space="preserve"> </w:t>
      </w:r>
      <w:proofErr w:type="spellStart"/>
      <w:r w:rsidR="00724977">
        <w:rPr>
          <w:lang w:eastAsia="vi-VN"/>
        </w:rPr>
        <w:t>hoạt</w:t>
      </w:r>
      <w:proofErr w:type="spellEnd"/>
      <w:r w:rsidR="00724977">
        <w:rPr>
          <w:lang w:eastAsia="vi-VN"/>
        </w:rPr>
        <w:t xml:space="preserve"> </w:t>
      </w:r>
      <w:proofErr w:type="spellStart"/>
      <w:r w:rsidR="00724977">
        <w:rPr>
          <w:lang w:eastAsia="vi-VN"/>
        </w:rPr>
        <w:t>động</w:t>
      </w:r>
      <w:proofErr w:type="spellEnd"/>
      <w:r w:rsidR="00724977">
        <w:rPr>
          <w:lang w:eastAsia="vi-VN"/>
        </w:rPr>
        <w:t xml:space="preserve"> ở </w:t>
      </w:r>
      <w:proofErr w:type="spellStart"/>
      <w:r w:rsidR="00724977">
        <w:rPr>
          <w:lang w:eastAsia="vi-VN"/>
        </w:rPr>
        <w:t>chế</w:t>
      </w:r>
      <w:proofErr w:type="spellEnd"/>
      <w:r w:rsidR="00724977">
        <w:rPr>
          <w:lang w:eastAsia="vi-VN"/>
        </w:rPr>
        <w:t xml:space="preserve"> </w:t>
      </w:r>
      <w:proofErr w:type="spellStart"/>
      <w:r w:rsidR="00724977">
        <w:rPr>
          <w:lang w:eastAsia="vi-VN"/>
        </w:rPr>
        <w:t>độ</w:t>
      </w:r>
      <w:proofErr w:type="spellEnd"/>
      <w:r w:rsidR="00724977">
        <w:rPr>
          <w:lang w:eastAsia="vi-VN"/>
        </w:rPr>
        <w:t xml:space="preserve"> </w:t>
      </w:r>
      <w:proofErr w:type="spellStart"/>
      <w:r w:rsidR="00724977">
        <w:rPr>
          <w:lang w:eastAsia="vi-VN"/>
        </w:rPr>
        <w:t>tự</w:t>
      </w:r>
      <w:proofErr w:type="spellEnd"/>
      <w:r w:rsidR="00724977">
        <w:rPr>
          <w:lang w:eastAsia="vi-VN"/>
        </w:rPr>
        <w:t xml:space="preserve"> </w:t>
      </w:r>
      <w:proofErr w:type="spellStart"/>
      <w:r w:rsidR="00724977">
        <w:rPr>
          <w:lang w:eastAsia="vi-VN"/>
        </w:rPr>
        <w:t>động</w:t>
      </w:r>
      <w:proofErr w:type="spellEnd"/>
      <w:r w:rsidR="00724977">
        <w:rPr>
          <w:lang w:eastAsia="vi-VN"/>
        </w:rPr>
        <w:t xml:space="preserve"> </w:t>
      </w:r>
      <w:proofErr w:type="spellStart"/>
      <w:r w:rsidR="00724977">
        <w:rPr>
          <w:lang w:eastAsia="vi-VN"/>
        </w:rPr>
        <w:t>dựa</w:t>
      </w:r>
      <w:proofErr w:type="spellEnd"/>
      <w:r w:rsidR="00724977">
        <w:rPr>
          <w:lang w:eastAsia="vi-VN"/>
        </w:rPr>
        <w:t xml:space="preserve"> </w:t>
      </w:r>
      <w:proofErr w:type="spellStart"/>
      <w:r w:rsidR="00724977">
        <w:rPr>
          <w:lang w:eastAsia="vi-VN"/>
        </w:rPr>
        <w:t>vào</w:t>
      </w:r>
      <w:proofErr w:type="spellEnd"/>
      <w:r w:rsidR="00724977">
        <w:rPr>
          <w:lang w:eastAsia="vi-VN"/>
        </w:rPr>
        <w:t xml:space="preserve"> </w:t>
      </w:r>
      <w:proofErr w:type="spellStart"/>
      <w:r w:rsidR="00724977">
        <w:rPr>
          <w:lang w:eastAsia="vi-VN"/>
        </w:rPr>
        <w:t>nhiệt</w:t>
      </w:r>
      <w:proofErr w:type="spellEnd"/>
      <w:r w:rsidR="00724977">
        <w:rPr>
          <w:lang w:eastAsia="vi-VN"/>
        </w:rPr>
        <w:t xml:space="preserve"> </w:t>
      </w:r>
      <w:proofErr w:type="spellStart"/>
      <w:r w:rsidR="00724977">
        <w:rPr>
          <w:lang w:eastAsia="vi-VN"/>
        </w:rPr>
        <w:t>độ</w:t>
      </w:r>
      <w:proofErr w:type="spellEnd"/>
      <w:r w:rsidR="00724977">
        <w:rPr>
          <w:lang w:eastAsia="vi-VN"/>
        </w:rPr>
        <w:t xml:space="preserve"> </w:t>
      </w:r>
      <w:proofErr w:type="spellStart"/>
      <w:r w:rsidR="00724977">
        <w:rPr>
          <w:lang w:eastAsia="vi-VN"/>
        </w:rPr>
        <w:t>môi</w:t>
      </w:r>
      <w:proofErr w:type="spellEnd"/>
      <w:r w:rsidR="00724977">
        <w:rPr>
          <w:lang w:eastAsia="vi-VN"/>
        </w:rPr>
        <w:t xml:space="preserve"> </w:t>
      </w:r>
      <w:proofErr w:type="spellStart"/>
      <w:r w:rsidR="00724977">
        <w:rPr>
          <w:lang w:eastAsia="vi-VN"/>
        </w:rPr>
        <w:t>trường</w:t>
      </w:r>
      <w:proofErr w:type="spellEnd"/>
      <w:r w:rsidR="00724977">
        <w:rPr>
          <w:lang w:eastAsia="vi-VN"/>
        </w:rPr>
        <w:t xml:space="preserve"> </w:t>
      </w:r>
      <w:proofErr w:type="spellStart"/>
      <w:r w:rsidR="00724977">
        <w:rPr>
          <w:lang w:eastAsia="vi-VN"/>
        </w:rPr>
        <w:t>hoặc</w:t>
      </w:r>
      <w:proofErr w:type="spellEnd"/>
      <w:r w:rsidR="00724977">
        <w:rPr>
          <w:lang w:eastAsia="vi-VN"/>
        </w:rPr>
        <w:t xml:space="preserve"> </w:t>
      </w:r>
      <w:proofErr w:type="spellStart"/>
      <w:r w:rsidR="00724977">
        <w:rPr>
          <w:lang w:eastAsia="vi-VN"/>
        </w:rPr>
        <w:t>hoạt</w:t>
      </w:r>
      <w:proofErr w:type="spellEnd"/>
      <w:r w:rsidR="00724977">
        <w:rPr>
          <w:lang w:eastAsia="vi-VN"/>
        </w:rPr>
        <w:t xml:space="preserve"> </w:t>
      </w:r>
      <w:proofErr w:type="spellStart"/>
      <w:r w:rsidR="00724977">
        <w:rPr>
          <w:lang w:eastAsia="vi-VN"/>
        </w:rPr>
        <w:t>động</w:t>
      </w:r>
      <w:proofErr w:type="spellEnd"/>
      <w:r w:rsidR="00724977">
        <w:rPr>
          <w:lang w:eastAsia="vi-VN"/>
        </w:rPr>
        <w:t xml:space="preserve"> </w:t>
      </w:r>
      <w:proofErr w:type="spellStart"/>
      <w:r w:rsidR="00724977">
        <w:rPr>
          <w:lang w:eastAsia="vi-VN"/>
        </w:rPr>
        <w:t>nhờ</w:t>
      </w:r>
      <w:proofErr w:type="spellEnd"/>
      <w:r w:rsidR="00724977">
        <w:rPr>
          <w:lang w:eastAsia="vi-VN"/>
        </w:rPr>
        <w:t xml:space="preserve"> </w:t>
      </w:r>
      <w:proofErr w:type="spellStart"/>
      <w:r w:rsidR="00724977">
        <w:rPr>
          <w:lang w:eastAsia="vi-VN"/>
        </w:rPr>
        <w:t>bật</w:t>
      </w:r>
      <w:proofErr w:type="spellEnd"/>
      <w:r w:rsidR="00724977">
        <w:rPr>
          <w:lang w:eastAsia="vi-VN"/>
        </w:rPr>
        <w:t xml:space="preserve"> </w:t>
      </w:r>
      <w:proofErr w:type="spellStart"/>
      <w:r w:rsidR="00724977">
        <w:rPr>
          <w:lang w:eastAsia="vi-VN"/>
        </w:rPr>
        <w:t>tắt</w:t>
      </w:r>
      <w:proofErr w:type="spellEnd"/>
      <w:r w:rsidR="00724977">
        <w:rPr>
          <w:lang w:eastAsia="vi-VN"/>
        </w:rPr>
        <w:t xml:space="preserve"> qua smartphone. </w:t>
      </w:r>
      <w:proofErr w:type="spellStart"/>
      <w:r w:rsidR="00724977">
        <w:rPr>
          <w:lang w:eastAsia="vi-VN"/>
        </w:rPr>
        <w:t>Tín</w:t>
      </w:r>
      <w:proofErr w:type="spellEnd"/>
      <w:r w:rsidR="00724977">
        <w:rPr>
          <w:lang w:eastAsia="vi-VN"/>
        </w:rPr>
        <w:t xml:space="preserve"> </w:t>
      </w:r>
      <w:proofErr w:type="spellStart"/>
      <w:r w:rsidR="00724977">
        <w:rPr>
          <w:lang w:eastAsia="vi-VN"/>
        </w:rPr>
        <w:t>hiệu</w:t>
      </w:r>
      <w:proofErr w:type="spellEnd"/>
      <w:r w:rsidR="00724977">
        <w:rPr>
          <w:lang w:eastAsia="vi-VN"/>
        </w:rPr>
        <w:t xml:space="preserve"> </w:t>
      </w:r>
      <w:proofErr w:type="spellStart"/>
      <w:r w:rsidR="00724977">
        <w:rPr>
          <w:lang w:eastAsia="vi-VN"/>
        </w:rPr>
        <w:t>điều</w:t>
      </w:r>
      <w:proofErr w:type="spellEnd"/>
      <w:r w:rsidR="00724977">
        <w:rPr>
          <w:lang w:eastAsia="vi-VN"/>
        </w:rPr>
        <w:t xml:space="preserve"> </w:t>
      </w:r>
      <w:proofErr w:type="spellStart"/>
      <w:r w:rsidR="00724977">
        <w:rPr>
          <w:lang w:eastAsia="vi-VN"/>
        </w:rPr>
        <w:t>khiển</w:t>
      </w:r>
      <w:proofErr w:type="spellEnd"/>
      <w:r w:rsidR="00724977">
        <w:rPr>
          <w:lang w:eastAsia="vi-VN"/>
        </w:rPr>
        <w:t xml:space="preserve"> </w:t>
      </w:r>
      <w:proofErr w:type="spellStart"/>
      <w:r w:rsidR="00724977">
        <w:rPr>
          <w:lang w:eastAsia="vi-VN"/>
        </w:rPr>
        <w:t>sẽ</w:t>
      </w:r>
      <w:proofErr w:type="spellEnd"/>
      <w:r w:rsidR="00724977">
        <w:rPr>
          <w:lang w:eastAsia="vi-VN"/>
        </w:rPr>
        <w:t xml:space="preserve"> </w:t>
      </w:r>
      <w:proofErr w:type="spellStart"/>
      <w:r w:rsidR="00724977">
        <w:rPr>
          <w:lang w:eastAsia="vi-VN"/>
        </w:rPr>
        <w:t>được</w:t>
      </w:r>
      <w:proofErr w:type="spellEnd"/>
      <w:r w:rsidR="00724977">
        <w:rPr>
          <w:lang w:eastAsia="vi-VN"/>
        </w:rPr>
        <w:t xml:space="preserve"> </w:t>
      </w:r>
      <w:proofErr w:type="spellStart"/>
      <w:r w:rsidR="00724977">
        <w:rPr>
          <w:lang w:eastAsia="vi-VN"/>
        </w:rPr>
        <w:t>gửi</w:t>
      </w:r>
      <w:proofErr w:type="spellEnd"/>
      <w:r w:rsidR="00724977">
        <w:rPr>
          <w:lang w:eastAsia="vi-VN"/>
        </w:rPr>
        <w:t xml:space="preserve"> </w:t>
      </w:r>
      <w:proofErr w:type="spellStart"/>
      <w:r w:rsidR="00724977">
        <w:rPr>
          <w:lang w:eastAsia="vi-VN"/>
        </w:rPr>
        <w:t>đến</w:t>
      </w:r>
      <w:proofErr w:type="spellEnd"/>
      <w:r w:rsidR="00724977">
        <w:rPr>
          <w:lang w:eastAsia="vi-VN"/>
        </w:rPr>
        <w:t xml:space="preserve"> vi </w:t>
      </w:r>
      <w:proofErr w:type="spellStart"/>
      <w:r w:rsidR="00724977">
        <w:rPr>
          <w:lang w:eastAsia="vi-VN"/>
        </w:rPr>
        <w:t>điều</w:t>
      </w:r>
      <w:proofErr w:type="spellEnd"/>
      <w:r w:rsidR="00724977">
        <w:rPr>
          <w:lang w:eastAsia="vi-VN"/>
        </w:rPr>
        <w:t xml:space="preserve"> </w:t>
      </w:r>
      <w:proofErr w:type="spellStart"/>
      <w:r w:rsidR="00724977">
        <w:rPr>
          <w:lang w:eastAsia="vi-VN"/>
        </w:rPr>
        <w:t>khiển</w:t>
      </w:r>
      <w:proofErr w:type="spellEnd"/>
      <w:r w:rsidR="00724977">
        <w:rPr>
          <w:lang w:eastAsia="vi-VN"/>
        </w:rPr>
        <w:t xml:space="preserve"> PIC </w:t>
      </w:r>
      <w:proofErr w:type="spellStart"/>
      <w:r w:rsidR="00724977">
        <w:rPr>
          <w:lang w:eastAsia="vi-VN"/>
        </w:rPr>
        <w:t>thông</w:t>
      </w:r>
      <w:proofErr w:type="spellEnd"/>
      <w:r w:rsidR="00724977">
        <w:rPr>
          <w:lang w:eastAsia="vi-VN"/>
        </w:rPr>
        <w:t xml:space="preserve"> qua module </w:t>
      </w:r>
      <w:proofErr w:type="spellStart"/>
      <w:r w:rsidR="00724977">
        <w:rPr>
          <w:lang w:eastAsia="vi-VN"/>
        </w:rPr>
        <w:t>wifi</w:t>
      </w:r>
      <w:proofErr w:type="spellEnd"/>
      <w:r w:rsidR="00724977">
        <w:rPr>
          <w:lang w:eastAsia="vi-VN"/>
        </w:rPr>
        <w:t xml:space="preserve"> ESP8266. Ở </w:t>
      </w:r>
      <w:proofErr w:type="spellStart"/>
      <w:r w:rsidR="00724977">
        <w:rPr>
          <w:lang w:eastAsia="vi-VN"/>
        </w:rPr>
        <w:t>chế</w:t>
      </w:r>
      <w:proofErr w:type="spellEnd"/>
      <w:r w:rsidR="00724977">
        <w:rPr>
          <w:lang w:eastAsia="vi-VN"/>
        </w:rPr>
        <w:t xml:space="preserve"> </w:t>
      </w:r>
      <w:proofErr w:type="spellStart"/>
      <w:r w:rsidR="00724977">
        <w:rPr>
          <w:lang w:eastAsia="vi-VN"/>
        </w:rPr>
        <w:t>độ</w:t>
      </w:r>
      <w:proofErr w:type="spellEnd"/>
      <w:r w:rsidR="00724977">
        <w:rPr>
          <w:lang w:eastAsia="vi-VN"/>
        </w:rPr>
        <w:t xml:space="preserve"> </w:t>
      </w:r>
      <w:proofErr w:type="spellStart"/>
      <w:r w:rsidR="00724977">
        <w:rPr>
          <w:lang w:eastAsia="vi-VN"/>
        </w:rPr>
        <w:t>tự</w:t>
      </w:r>
      <w:proofErr w:type="spellEnd"/>
      <w:r w:rsidR="00724977">
        <w:rPr>
          <w:lang w:eastAsia="vi-VN"/>
        </w:rPr>
        <w:t xml:space="preserve"> </w:t>
      </w:r>
      <w:proofErr w:type="spellStart"/>
      <w:r w:rsidR="00724977">
        <w:rPr>
          <w:lang w:eastAsia="vi-VN"/>
        </w:rPr>
        <w:t>động</w:t>
      </w:r>
      <w:proofErr w:type="spellEnd"/>
      <w:r w:rsidR="00724977">
        <w:rPr>
          <w:lang w:eastAsia="vi-VN"/>
        </w:rPr>
        <w:t xml:space="preserve">, </w:t>
      </w:r>
      <w:proofErr w:type="spellStart"/>
      <w:r w:rsidR="00724977">
        <w:rPr>
          <w:lang w:eastAsia="vi-VN"/>
        </w:rPr>
        <w:t>nhờ</w:t>
      </w:r>
      <w:proofErr w:type="spellEnd"/>
      <w:r w:rsidR="00724977">
        <w:rPr>
          <w:lang w:eastAsia="vi-VN"/>
        </w:rPr>
        <w:t xml:space="preserve"> </w:t>
      </w:r>
      <w:proofErr w:type="spellStart"/>
      <w:r w:rsidR="00724977">
        <w:rPr>
          <w:lang w:eastAsia="vi-VN"/>
        </w:rPr>
        <w:t>vào</w:t>
      </w:r>
      <w:proofErr w:type="spellEnd"/>
      <w:r w:rsidR="00724977">
        <w:rPr>
          <w:lang w:eastAsia="vi-VN"/>
        </w:rPr>
        <w:t xml:space="preserve"> </w:t>
      </w:r>
      <w:proofErr w:type="spellStart"/>
      <w:r w:rsidR="00724977">
        <w:rPr>
          <w:lang w:eastAsia="vi-VN"/>
        </w:rPr>
        <w:t>cảm</w:t>
      </w:r>
      <w:proofErr w:type="spellEnd"/>
      <w:r w:rsidR="00724977">
        <w:rPr>
          <w:lang w:eastAsia="vi-VN"/>
        </w:rPr>
        <w:t xml:space="preserve"> </w:t>
      </w:r>
      <w:proofErr w:type="spellStart"/>
      <w:r w:rsidR="00724977">
        <w:rPr>
          <w:lang w:eastAsia="vi-VN"/>
        </w:rPr>
        <w:t>biến</w:t>
      </w:r>
      <w:proofErr w:type="spellEnd"/>
      <w:r w:rsidR="00724977">
        <w:rPr>
          <w:lang w:eastAsia="vi-VN"/>
        </w:rPr>
        <w:t xml:space="preserve"> LM35 </w:t>
      </w:r>
      <w:proofErr w:type="spellStart"/>
      <w:r w:rsidR="00724977">
        <w:rPr>
          <w:lang w:eastAsia="vi-VN"/>
        </w:rPr>
        <w:t>mà</w:t>
      </w:r>
      <w:proofErr w:type="spellEnd"/>
      <w:r w:rsidR="00724977">
        <w:rPr>
          <w:lang w:eastAsia="vi-VN"/>
        </w:rPr>
        <w:t xml:space="preserve"> </w:t>
      </w:r>
      <w:proofErr w:type="spellStart"/>
      <w:r w:rsidR="00724977">
        <w:rPr>
          <w:lang w:eastAsia="vi-VN"/>
        </w:rPr>
        <w:t>hệ</w:t>
      </w:r>
      <w:proofErr w:type="spellEnd"/>
      <w:r w:rsidR="00724977">
        <w:rPr>
          <w:lang w:eastAsia="vi-VN"/>
        </w:rPr>
        <w:t xml:space="preserve"> </w:t>
      </w:r>
      <w:proofErr w:type="spellStart"/>
      <w:r w:rsidR="00724977">
        <w:rPr>
          <w:lang w:eastAsia="vi-VN"/>
        </w:rPr>
        <w:t>thống</w:t>
      </w:r>
      <w:proofErr w:type="spellEnd"/>
      <w:r w:rsidR="00724977">
        <w:rPr>
          <w:lang w:eastAsia="vi-VN"/>
        </w:rPr>
        <w:t xml:space="preserve"> </w:t>
      </w:r>
      <w:proofErr w:type="spellStart"/>
      <w:r w:rsidR="00724977">
        <w:rPr>
          <w:lang w:eastAsia="vi-VN"/>
        </w:rPr>
        <w:t>có</w:t>
      </w:r>
      <w:proofErr w:type="spellEnd"/>
      <w:r w:rsidR="00724977">
        <w:rPr>
          <w:lang w:eastAsia="vi-VN"/>
        </w:rPr>
        <w:t xml:space="preserve"> </w:t>
      </w:r>
      <w:proofErr w:type="spellStart"/>
      <w:r w:rsidR="00724977">
        <w:rPr>
          <w:lang w:eastAsia="vi-VN"/>
        </w:rPr>
        <w:t>thể</w:t>
      </w:r>
      <w:proofErr w:type="spellEnd"/>
      <w:r w:rsidR="00724977">
        <w:rPr>
          <w:lang w:eastAsia="vi-VN"/>
        </w:rPr>
        <w:t xml:space="preserve"> </w:t>
      </w:r>
      <w:proofErr w:type="spellStart"/>
      <w:r w:rsidR="00724977">
        <w:rPr>
          <w:lang w:eastAsia="vi-VN"/>
        </w:rPr>
        <w:t>đo</w:t>
      </w:r>
      <w:proofErr w:type="spellEnd"/>
      <w:r w:rsidR="00724977">
        <w:rPr>
          <w:lang w:eastAsia="vi-VN"/>
        </w:rPr>
        <w:t xml:space="preserve"> </w:t>
      </w:r>
      <w:proofErr w:type="spellStart"/>
      <w:r w:rsidR="00724977">
        <w:rPr>
          <w:lang w:eastAsia="vi-VN"/>
        </w:rPr>
        <w:t>được</w:t>
      </w:r>
      <w:proofErr w:type="spellEnd"/>
      <w:r w:rsidR="00724977">
        <w:rPr>
          <w:lang w:eastAsia="vi-VN"/>
        </w:rPr>
        <w:t xml:space="preserve"> </w:t>
      </w:r>
      <w:proofErr w:type="spellStart"/>
      <w:r w:rsidR="00724977">
        <w:rPr>
          <w:lang w:eastAsia="vi-VN"/>
        </w:rPr>
        <w:t>nhiệt</w:t>
      </w:r>
      <w:proofErr w:type="spellEnd"/>
      <w:r w:rsidR="00724977">
        <w:rPr>
          <w:lang w:eastAsia="vi-VN"/>
        </w:rPr>
        <w:t xml:space="preserve"> </w:t>
      </w:r>
      <w:proofErr w:type="spellStart"/>
      <w:r w:rsidR="00724977">
        <w:rPr>
          <w:lang w:eastAsia="vi-VN"/>
        </w:rPr>
        <w:t>độ</w:t>
      </w:r>
      <w:proofErr w:type="spellEnd"/>
      <w:r w:rsidR="00724977">
        <w:rPr>
          <w:lang w:eastAsia="vi-VN"/>
        </w:rPr>
        <w:t xml:space="preserve"> </w:t>
      </w:r>
      <w:proofErr w:type="spellStart"/>
      <w:r w:rsidR="00724977">
        <w:rPr>
          <w:lang w:eastAsia="vi-VN"/>
        </w:rPr>
        <w:t>của</w:t>
      </w:r>
      <w:proofErr w:type="spellEnd"/>
      <w:r w:rsidR="00724977">
        <w:rPr>
          <w:lang w:eastAsia="vi-VN"/>
        </w:rPr>
        <w:t xml:space="preserve"> </w:t>
      </w:r>
      <w:proofErr w:type="spellStart"/>
      <w:r w:rsidR="00724977">
        <w:rPr>
          <w:lang w:eastAsia="vi-VN"/>
        </w:rPr>
        <w:t>môi</w:t>
      </w:r>
      <w:proofErr w:type="spellEnd"/>
      <w:r w:rsidR="00724977">
        <w:rPr>
          <w:lang w:eastAsia="vi-VN"/>
        </w:rPr>
        <w:t xml:space="preserve"> </w:t>
      </w:r>
      <w:proofErr w:type="spellStart"/>
      <w:r w:rsidR="00724977">
        <w:rPr>
          <w:lang w:eastAsia="vi-VN"/>
        </w:rPr>
        <w:t>trường</w:t>
      </w:r>
      <w:proofErr w:type="spellEnd"/>
      <w:r w:rsidR="00724977">
        <w:rPr>
          <w:lang w:eastAsia="vi-VN"/>
        </w:rPr>
        <w:t xml:space="preserve"> </w:t>
      </w:r>
      <w:proofErr w:type="spellStart"/>
      <w:r w:rsidR="00724977">
        <w:rPr>
          <w:lang w:eastAsia="vi-VN"/>
        </w:rPr>
        <w:t>xung</w:t>
      </w:r>
      <w:proofErr w:type="spellEnd"/>
      <w:r w:rsidR="00724977">
        <w:rPr>
          <w:lang w:eastAsia="vi-VN"/>
        </w:rPr>
        <w:t xml:space="preserve"> </w:t>
      </w:r>
      <w:proofErr w:type="spellStart"/>
      <w:r w:rsidR="00724977">
        <w:rPr>
          <w:lang w:eastAsia="vi-VN"/>
        </w:rPr>
        <w:t>quanh</w:t>
      </w:r>
      <w:proofErr w:type="spellEnd"/>
      <w:r w:rsidR="00724977">
        <w:rPr>
          <w:lang w:eastAsia="vi-VN"/>
        </w:rPr>
        <w:t xml:space="preserve"> </w:t>
      </w:r>
      <w:proofErr w:type="spellStart"/>
      <w:r w:rsidR="00724977">
        <w:rPr>
          <w:lang w:eastAsia="vi-VN"/>
        </w:rPr>
        <w:t>sau</w:t>
      </w:r>
      <w:proofErr w:type="spellEnd"/>
      <w:r w:rsidR="00724977">
        <w:rPr>
          <w:lang w:eastAsia="vi-VN"/>
        </w:rPr>
        <w:t xml:space="preserve"> </w:t>
      </w:r>
      <w:proofErr w:type="spellStart"/>
      <w:r w:rsidR="00724977">
        <w:rPr>
          <w:lang w:eastAsia="vi-VN"/>
        </w:rPr>
        <w:t>đó</w:t>
      </w:r>
      <w:proofErr w:type="spellEnd"/>
      <w:r w:rsidR="00724977">
        <w:rPr>
          <w:lang w:eastAsia="vi-VN"/>
        </w:rPr>
        <w:t xml:space="preserve"> </w:t>
      </w:r>
      <w:proofErr w:type="spellStart"/>
      <w:r w:rsidR="00724977">
        <w:rPr>
          <w:lang w:eastAsia="vi-VN"/>
        </w:rPr>
        <w:t>sẽ</w:t>
      </w:r>
      <w:proofErr w:type="spellEnd"/>
      <w:r w:rsidR="00724977">
        <w:rPr>
          <w:lang w:eastAsia="vi-VN"/>
        </w:rPr>
        <w:t xml:space="preserve"> </w:t>
      </w:r>
      <w:proofErr w:type="spellStart"/>
      <w:r w:rsidR="00724977">
        <w:rPr>
          <w:lang w:eastAsia="vi-VN"/>
        </w:rPr>
        <w:t>thực</w:t>
      </w:r>
      <w:proofErr w:type="spellEnd"/>
      <w:r w:rsidR="00724977">
        <w:rPr>
          <w:lang w:eastAsia="vi-VN"/>
        </w:rPr>
        <w:t xml:space="preserve"> </w:t>
      </w:r>
      <w:proofErr w:type="spellStart"/>
      <w:r w:rsidR="00724977">
        <w:rPr>
          <w:lang w:eastAsia="vi-VN"/>
        </w:rPr>
        <w:t>hiện</w:t>
      </w:r>
      <w:proofErr w:type="spellEnd"/>
      <w:r w:rsidR="00724977">
        <w:rPr>
          <w:lang w:eastAsia="vi-VN"/>
        </w:rPr>
        <w:t xml:space="preserve"> </w:t>
      </w:r>
      <w:proofErr w:type="spellStart"/>
      <w:r w:rsidR="00724977">
        <w:rPr>
          <w:lang w:eastAsia="vi-VN"/>
        </w:rPr>
        <w:t>đóng</w:t>
      </w:r>
      <w:proofErr w:type="spellEnd"/>
      <w:r w:rsidR="00724977">
        <w:rPr>
          <w:lang w:eastAsia="vi-VN"/>
        </w:rPr>
        <w:t xml:space="preserve"> relay </w:t>
      </w:r>
      <w:proofErr w:type="spellStart"/>
      <w:r w:rsidR="00724977">
        <w:rPr>
          <w:lang w:eastAsia="vi-VN"/>
        </w:rPr>
        <w:t>nếu</w:t>
      </w:r>
      <w:proofErr w:type="spellEnd"/>
      <w:r w:rsidR="00724977">
        <w:rPr>
          <w:lang w:eastAsia="vi-VN"/>
        </w:rPr>
        <w:t xml:space="preserve"> </w:t>
      </w:r>
      <w:proofErr w:type="spellStart"/>
      <w:r w:rsidR="00724977">
        <w:rPr>
          <w:lang w:eastAsia="vi-VN"/>
        </w:rPr>
        <w:t>nhiệt</w:t>
      </w:r>
      <w:proofErr w:type="spellEnd"/>
      <w:r w:rsidR="00724977">
        <w:rPr>
          <w:lang w:eastAsia="vi-VN"/>
        </w:rPr>
        <w:t xml:space="preserve"> </w:t>
      </w:r>
      <w:proofErr w:type="spellStart"/>
      <w:r w:rsidR="00724977">
        <w:rPr>
          <w:lang w:eastAsia="vi-VN"/>
        </w:rPr>
        <w:t>độ</w:t>
      </w:r>
      <w:proofErr w:type="spellEnd"/>
      <w:r w:rsidR="00724977">
        <w:rPr>
          <w:lang w:eastAsia="vi-VN"/>
        </w:rPr>
        <w:t xml:space="preserve"> </w:t>
      </w:r>
      <w:proofErr w:type="spellStart"/>
      <w:r w:rsidR="00724977">
        <w:rPr>
          <w:lang w:eastAsia="vi-VN"/>
        </w:rPr>
        <w:t>môi</w:t>
      </w:r>
      <w:proofErr w:type="spellEnd"/>
      <w:r w:rsidR="00724977">
        <w:rPr>
          <w:lang w:eastAsia="vi-VN"/>
        </w:rPr>
        <w:t xml:space="preserve"> </w:t>
      </w:r>
      <w:proofErr w:type="spellStart"/>
      <w:r w:rsidR="00724977">
        <w:rPr>
          <w:lang w:eastAsia="vi-VN"/>
        </w:rPr>
        <w:t>trường</w:t>
      </w:r>
      <w:proofErr w:type="spellEnd"/>
      <w:r w:rsidR="00724977">
        <w:rPr>
          <w:lang w:eastAsia="vi-VN"/>
        </w:rPr>
        <w:t xml:space="preserve"> </w:t>
      </w:r>
      <w:proofErr w:type="spellStart"/>
      <w:r w:rsidR="00724977">
        <w:rPr>
          <w:lang w:eastAsia="vi-VN"/>
        </w:rPr>
        <w:t>lớn</w:t>
      </w:r>
      <w:proofErr w:type="spellEnd"/>
      <w:r w:rsidR="00724977">
        <w:rPr>
          <w:lang w:eastAsia="vi-VN"/>
        </w:rPr>
        <w:t xml:space="preserve"> </w:t>
      </w:r>
      <w:proofErr w:type="spellStart"/>
      <w:r w:rsidR="00724977">
        <w:rPr>
          <w:lang w:eastAsia="vi-VN"/>
        </w:rPr>
        <w:t>hơn</w:t>
      </w:r>
      <w:proofErr w:type="spellEnd"/>
      <w:r w:rsidR="00724977">
        <w:rPr>
          <w:lang w:eastAsia="vi-VN"/>
        </w:rPr>
        <w:t xml:space="preserve"> 30</w:t>
      </w:r>
      <w:r w:rsidR="00724977" w:rsidRPr="00B33E2D">
        <w:t>°C</w:t>
      </w:r>
      <w:r w:rsidR="00724977">
        <w:t xml:space="preserve"> </w:t>
      </w:r>
      <w:proofErr w:type="spellStart"/>
      <w:r w:rsidR="00724977">
        <w:t>và</w:t>
      </w:r>
      <w:proofErr w:type="spellEnd"/>
      <w:r w:rsidR="00724977">
        <w:t xml:space="preserve"> </w:t>
      </w:r>
      <w:proofErr w:type="spellStart"/>
      <w:r w:rsidR="00724977">
        <w:t>ngược</w:t>
      </w:r>
      <w:proofErr w:type="spellEnd"/>
      <w:r w:rsidR="00724977">
        <w:t xml:space="preserve"> </w:t>
      </w:r>
      <w:proofErr w:type="spellStart"/>
      <w:r w:rsidR="00724977">
        <w:t>lại</w:t>
      </w:r>
      <w:proofErr w:type="spellEnd"/>
      <w:r w:rsidR="00724977">
        <w:t xml:space="preserve">, </w:t>
      </w:r>
      <w:proofErr w:type="spellStart"/>
      <w:r w:rsidR="00724977">
        <w:t>ngắt</w:t>
      </w:r>
      <w:proofErr w:type="spellEnd"/>
      <w:r w:rsidR="00724977">
        <w:t xml:space="preserve"> relay </w:t>
      </w:r>
      <w:proofErr w:type="spellStart"/>
      <w:r w:rsidR="00724977">
        <w:t>nếu</w:t>
      </w:r>
      <w:proofErr w:type="spellEnd"/>
      <w:r w:rsidR="00724977">
        <w:t xml:space="preserve"> </w:t>
      </w:r>
      <w:proofErr w:type="spellStart"/>
      <w:r w:rsidR="00724977">
        <w:t>nhiệt</w:t>
      </w:r>
      <w:proofErr w:type="spellEnd"/>
      <w:r w:rsidR="00724977">
        <w:t xml:space="preserve"> </w:t>
      </w:r>
      <w:proofErr w:type="spellStart"/>
      <w:r w:rsidR="00724977">
        <w:t>độ</w:t>
      </w:r>
      <w:proofErr w:type="spellEnd"/>
      <w:r w:rsidR="00724977">
        <w:t xml:space="preserve"> </w:t>
      </w:r>
      <w:proofErr w:type="spellStart"/>
      <w:r w:rsidR="00724977">
        <w:t>nhỏ</w:t>
      </w:r>
      <w:proofErr w:type="spellEnd"/>
      <w:r w:rsidR="00724977">
        <w:t xml:space="preserve"> </w:t>
      </w:r>
      <w:proofErr w:type="spellStart"/>
      <w:r w:rsidR="00724977">
        <w:t>hơn</w:t>
      </w:r>
      <w:proofErr w:type="spellEnd"/>
      <w:r w:rsidR="00724977">
        <w:t xml:space="preserve"> 30</w:t>
      </w:r>
      <w:r w:rsidR="00724977" w:rsidRPr="00B33E2D">
        <w:t>°C</w:t>
      </w:r>
      <w:r w:rsidR="00724977">
        <w:t xml:space="preserve">. Ở </w:t>
      </w:r>
      <w:proofErr w:type="spellStart"/>
      <w:r w:rsidR="00724977">
        <w:t>chế</w:t>
      </w:r>
      <w:proofErr w:type="spellEnd"/>
      <w:r w:rsidR="00724977">
        <w:t xml:space="preserve"> </w:t>
      </w:r>
      <w:proofErr w:type="spellStart"/>
      <w:r w:rsidR="00724977">
        <w:t>độ</w:t>
      </w:r>
      <w:proofErr w:type="spellEnd"/>
      <w:r w:rsidR="00724977">
        <w:t xml:space="preserve"> </w:t>
      </w:r>
      <w:proofErr w:type="spellStart"/>
      <w:r w:rsidR="00724977">
        <w:t>tự</w:t>
      </w:r>
      <w:proofErr w:type="spellEnd"/>
      <w:r w:rsidR="00724977">
        <w:t xml:space="preserve"> </w:t>
      </w:r>
      <w:proofErr w:type="spellStart"/>
      <w:r w:rsidR="00724977">
        <w:t>động</w:t>
      </w:r>
      <w:proofErr w:type="spellEnd"/>
      <w:r w:rsidR="00724977">
        <w:t xml:space="preserve">, </w:t>
      </w:r>
      <w:proofErr w:type="spellStart"/>
      <w:r w:rsidR="00724977">
        <w:t>nhiệt</w:t>
      </w:r>
      <w:proofErr w:type="spellEnd"/>
      <w:r w:rsidR="00724977">
        <w:t xml:space="preserve"> </w:t>
      </w:r>
      <w:proofErr w:type="spellStart"/>
      <w:r w:rsidR="00724977">
        <w:t>độ</w:t>
      </w:r>
      <w:proofErr w:type="spellEnd"/>
      <w:r w:rsidR="00724977">
        <w:t xml:space="preserve"> </w:t>
      </w:r>
      <w:proofErr w:type="spellStart"/>
      <w:r w:rsidR="00724977">
        <w:t>môi</w:t>
      </w:r>
      <w:proofErr w:type="spellEnd"/>
      <w:r w:rsidR="00724977">
        <w:t xml:space="preserve"> </w:t>
      </w:r>
      <w:proofErr w:type="spellStart"/>
      <w:r w:rsidR="00724977">
        <w:t>trường</w:t>
      </w:r>
      <w:proofErr w:type="spellEnd"/>
      <w:r w:rsidR="00724977">
        <w:t xml:space="preserve"> </w:t>
      </w:r>
      <w:proofErr w:type="spellStart"/>
      <w:r w:rsidR="00724977">
        <w:t>sẽ</w:t>
      </w:r>
      <w:proofErr w:type="spellEnd"/>
      <w:r w:rsidR="00724977">
        <w:t xml:space="preserve"> </w:t>
      </w:r>
      <w:proofErr w:type="spellStart"/>
      <w:r w:rsidR="00724977">
        <w:t>được</w:t>
      </w:r>
      <w:proofErr w:type="spellEnd"/>
      <w:r w:rsidR="00724977">
        <w:t xml:space="preserve"> </w:t>
      </w:r>
      <w:proofErr w:type="spellStart"/>
      <w:r w:rsidR="00724977">
        <w:t>gửi</w:t>
      </w:r>
      <w:proofErr w:type="spellEnd"/>
      <w:r w:rsidR="00724977">
        <w:t xml:space="preserve"> </w:t>
      </w:r>
      <w:proofErr w:type="spellStart"/>
      <w:r w:rsidR="00724977">
        <w:t>lên</w:t>
      </w:r>
      <w:proofErr w:type="spellEnd"/>
      <w:r w:rsidR="00724977">
        <w:t xml:space="preserve"> Adafruit, </w:t>
      </w:r>
      <w:proofErr w:type="spellStart"/>
      <w:r w:rsidR="00724977">
        <w:t>nhờ</w:t>
      </w:r>
      <w:proofErr w:type="spellEnd"/>
      <w:r w:rsidR="00724977">
        <w:t xml:space="preserve"> </w:t>
      </w:r>
      <w:proofErr w:type="spellStart"/>
      <w:r w:rsidR="00724977">
        <w:t>đó</w:t>
      </w:r>
      <w:proofErr w:type="spellEnd"/>
      <w:r w:rsidR="00724977">
        <w:t xml:space="preserve"> </w:t>
      </w:r>
      <w:proofErr w:type="spellStart"/>
      <w:r w:rsidR="00724977">
        <w:t>mà</w:t>
      </w:r>
      <w:proofErr w:type="spellEnd"/>
      <w:r w:rsidR="00724977">
        <w:t xml:space="preserve"> </w:t>
      </w:r>
      <w:proofErr w:type="spellStart"/>
      <w:r w:rsidR="00724977">
        <w:t>người</w:t>
      </w:r>
      <w:proofErr w:type="spellEnd"/>
      <w:r w:rsidR="00724977">
        <w:t xml:space="preserve"> dung </w:t>
      </w:r>
      <w:proofErr w:type="spellStart"/>
      <w:r w:rsidR="00724977">
        <w:t>có</w:t>
      </w:r>
      <w:proofErr w:type="spellEnd"/>
      <w:r w:rsidR="00724977">
        <w:t xml:space="preserve"> </w:t>
      </w:r>
      <w:proofErr w:type="spellStart"/>
      <w:r w:rsidR="00724977">
        <w:t>thể</w:t>
      </w:r>
      <w:proofErr w:type="spellEnd"/>
      <w:r w:rsidR="00724977">
        <w:t xml:space="preserve"> </w:t>
      </w:r>
      <w:proofErr w:type="spellStart"/>
      <w:r w:rsidR="00724977">
        <w:t>theo</w:t>
      </w:r>
      <w:proofErr w:type="spellEnd"/>
      <w:r w:rsidR="00724977">
        <w:t xml:space="preserve"> </w:t>
      </w:r>
      <w:proofErr w:type="spellStart"/>
      <w:r w:rsidR="00724977">
        <w:t>dõi</w:t>
      </w:r>
      <w:proofErr w:type="spellEnd"/>
      <w:r w:rsidR="00724977">
        <w:t xml:space="preserve"> </w:t>
      </w:r>
      <w:proofErr w:type="spellStart"/>
      <w:r w:rsidR="00724977">
        <w:t>nhiệt</w:t>
      </w:r>
      <w:proofErr w:type="spellEnd"/>
      <w:r w:rsidR="00724977">
        <w:t xml:space="preserve"> </w:t>
      </w:r>
      <w:proofErr w:type="spellStart"/>
      <w:r w:rsidR="00724977">
        <w:t>độ</w:t>
      </w:r>
      <w:proofErr w:type="spellEnd"/>
      <w:r w:rsidR="00724977">
        <w:t xml:space="preserve"> </w:t>
      </w:r>
      <w:proofErr w:type="spellStart"/>
      <w:r w:rsidR="00724977">
        <w:t>trong</w:t>
      </w:r>
      <w:proofErr w:type="spellEnd"/>
      <w:r w:rsidR="00724977">
        <w:t xml:space="preserve"> </w:t>
      </w:r>
      <w:proofErr w:type="spellStart"/>
      <w:r w:rsidR="00724977">
        <w:t>phòng</w:t>
      </w:r>
      <w:proofErr w:type="spellEnd"/>
      <w:r w:rsidR="00724977">
        <w:t xml:space="preserve"> </w:t>
      </w:r>
      <w:proofErr w:type="spellStart"/>
      <w:r w:rsidR="00724977">
        <w:t>một</w:t>
      </w:r>
      <w:proofErr w:type="spellEnd"/>
      <w:r w:rsidR="00724977">
        <w:t xml:space="preserve"> </w:t>
      </w:r>
      <w:proofErr w:type="spellStart"/>
      <w:r w:rsidR="00724977">
        <w:t>cách</w:t>
      </w:r>
      <w:proofErr w:type="spellEnd"/>
      <w:r w:rsidR="00724977">
        <w:t xml:space="preserve"> </w:t>
      </w:r>
      <w:proofErr w:type="spellStart"/>
      <w:r w:rsidR="00724977">
        <w:t>thường</w:t>
      </w:r>
      <w:proofErr w:type="spellEnd"/>
      <w:r w:rsidR="00724977">
        <w:t xml:space="preserve"> </w:t>
      </w:r>
      <w:proofErr w:type="spellStart"/>
      <w:r w:rsidR="00724977">
        <w:t>xuyên</w:t>
      </w:r>
      <w:proofErr w:type="spellEnd"/>
      <w:r w:rsidR="00724977">
        <w:t>.</w:t>
      </w:r>
    </w:p>
    <w:p w14:paraId="29E45659" w14:textId="77777777" w:rsidR="00BB4F25" w:rsidRDefault="00795A06" w:rsidP="00BB4F25">
      <w:pPr>
        <w:keepNext/>
        <w:spacing w:line="360" w:lineRule="auto"/>
        <w:ind w:firstLine="284"/>
        <w:jc w:val="center"/>
      </w:pPr>
      <w:r w:rsidRPr="00795A06">
        <w:rPr>
          <w:noProof/>
          <w:lang w:val="vi-VN" w:eastAsia="vi-VN"/>
        </w:rPr>
        <w:lastRenderedPageBreak/>
        <w:drawing>
          <wp:inline distT="0" distB="0" distL="0" distR="0" wp14:anchorId="5A508B64" wp14:editId="1E4F0D44">
            <wp:extent cx="5067300" cy="5050006"/>
            <wp:effectExtent l="0" t="0" r="0" b="0"/>
            <wp:docPr id="11" name="Picture 11" descr="C:\Users\LENOVO\Downloads\319373602_397541332565162_43416530309929223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319373602_397541332565162_434165303099292237_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2292" cy="5054980"/>
                    </a:xfrm>
                    <a:prstGeom prst="rect">
                      <a:avLst/>
                    </a:prstGeom>
                    <a:noFill/>
                    <a:ln>
                      <a:noFill/>
                    </a:ln>
                  </pic:spPr>
                </pic:pic>
              </a:graphicData>
            </a:graphic>
          </wp:inline>
        </w:drawing>
      </w:r>
    </w:p>
    <w:p w14:paraId="652267CE" w14:textId="31560CA2" w:rsidR="0080546C" w:rsidRDefault="00BB4F25" w:rsidP="00BB4F25">
      <w:pPr>
        <w:pStyle w:val="Caption"/>
      </w:pPr>
      <w:bookmarkStart w:id="158" w:name="_Toc122777707"/>
      <w:proofErr w:type="spellStart"/>
      <w:r>
        <w:t>Hình</w:t>
      </w:r>
      <w:proofErr w:type="spellEnd"/>
      <w:r>
        <w:t xml:space="preserve"> </w:t>
      </w:r>
      <w:fldSimple w:instr=" STYLEREF 1 \s ">
        <w:r>
          <w:rPr>
            <w:noProof/>
          </w:rPr>
          <w:t>2</w:t>
        </w:r>
      </w:fldSimple>
      <w:r>
        <w:t>.</w:t>
      </w:r>
      <w:fldSimple w:instr=" SEQ Hình \* ARABIC \s 1 ">
        <w:r>
          <w:rPr>
            <w:noProof/>
          </w:rPr>
          <w:t>3</w:t>
        </w:r>
      </w:fldSimple>
      <w:r>
        <w:t xml:space="preserve">. </w:t>
      </w:r>
      <w:proofErr w:type="spellStart"/>
      <w:r>
        <w:t>Sơ</w:t>
      </w:r>
      <w:proofErr w:type="spellEnd"/>
      <w:r>
        <w:t xml:space="preserve"> </w:t>
      </w:r>
      <w:proofErr w:type="spellStart"/>
      <w:r>
        <w:t>đồ</w:t>
      </w:r>
      <w:proofErr w:type="spellEnd"/>
      <w:r>
        <w:t xml:space="preserve"> </w:t>
      </w:r>
      <w:proofErr w:type="spellStart"/>
      <w:r>
        <w:t>thuật</w:t>
      </w:r>
      <w:proofErr w:type="spellEnd"/>
      <w:r>
        <w:t xml:space="preserve"> </w:t>
      </w:r>
      <w:proofErr w:type="spellStart"/>
      <w:r>
        <w:t>toán</w:t>
      </w:r>
      <w:bookmarkEnd w:id="158"/>
      <w:proofErr w:type="spellEnd"/>
    </w:p>
    <w:p w14:paraId="37D0FB51" w14:textId="78444A72" w:rsidR="00795A06" w:rsidRDefault="008B4AE2" w:rsidP="000224C0">
      <w:pPr>
        <w:spacing w:line="360" w:lineRule="auto"/>
        <w:ind w:firstLine="284"/>
        <w:jc w:val="both"/>
        <w:rPr>
          <w:lang w:val="vi-VN" w:eastAsia="vi-VN"/>
        </w:rPr>
      </w:pPr>
      <w:r>
        <w:rPr>
          <w:lang w:val="vi-VN" w:eastAsia="vi-VN"/>
        </w:rPr>
        <w:t>Hệ thống có 2 chế độ hoạt động:</w:t>
      </w:r>
    </w:p>
    <w:p w14:paraId="4292CF82" w14:textId="6F583032" w:rsidR="008B4AE2" w:rsidRDefault="008B4AE2" w:rsidP="008B4AE2">
      <w:pPr>
        <w:spacing w:line="360" w:lineRule="auto"/>
        <w:ind w:firstLine="284"/>
        <w:jc w:val="both"/>
        <w:rPr>
          <w:lang w:val="vi-VN" w:eastAsia="vi-VN"/>
        </w:rPr>
      </w:pPr>
      <w:r>
        <w:rPr>
          <w:lang w:val="vi-VN" w:eastAsia="vi-VN"/>
        </w:rPr>
        <w:t>Điều khiển thông qua smart phone: lệnh sẽ truyền từ điện thoại thông minh thông qua ứng dụng googlehome , tín hiệu sẽ được gửi đến ESP8266 từ đây tín hiệu sẽ được đưa đến Pic16F887 để bật quạt (tín hiệu đến 1), tắt quạt (tín hiệu đến 0 ).</w:t>
      </w:r>
    </w:p>
    <w:p w14:paraId="05868192" w14:textId="5DCA5DC2" w:rsidR="0080546C" w:rsidRDefault="008B4AE2" w:rsidP="0080546C">
      <w:pPr>
        <w:spacing w:line="360" w:lineRule="auto"/>
        <w:ind w:firstLine="284"/>
        <w:jc w:val="both"/>
        <w:rPr>
          <w:color w:val="222222"/>
          <w:shd w:val="clear" w:color="auto" w:fill="FFFFFF"/>
          <w:lang w:val="vi-VN"/>
        </w:rPr>
      </w:pPr>
      <w:r>
        <w:rPr>
          <w:lang w:val="vi-VN" w:eastAsia="vi-VN"/>
        </w:rPr>
        <w:t xml:space="preserve">Tự động: Thông qua cảm biến nhiệt độ LM35, hệ thống nhận tín hiệu, từ đó sẽ tự động bật quạt khi nhiệt độ quá </w:t>
      </w:r>
      <w:r w:rsidRPr="0080546C">
        <w:rPr>
          <w:lang w:val="vi-VN" w:eastAsia="vi-VN"/>
        </w:rPr>
        <w:t>30</w:t>
      </w:r>
      <w:r w:rsidRPr="0080546C">
        <w:rPr>
          <w:color w:val="222222"/>
          <w:shd w:val="clear" w:color="auto" w:fill="FFFFFF"/>
        </w:rPr>
        <w:t>ºC</w:t>
      </w:r>
      <w:r>
        <w:rPr>
          <w:rFonts w:ascii="Arial" w:hAnsi="Arial" w:cs="Arial"/>
          <w:color w:val="222222"/>
          <w:shd w:val="clear" w:color="auto" w:fill="FFFFFF"/>
          <w:lang w:val="vi-VN"/>
        </w:rPr>
        <w:t xml:space="preserve"> và</w:t>
      </w:r>
      <w:r w:rsidRPr="008B4AE2">
        <w:rPr>
          <w:color w:val="222222"/>
          <w:shd w:val="clear" w:color="auto" w:fill="FFFFFF"/>
          <w:lang w:val="vi-VN"/>
        </w:rPr>
        <w:t xml:space="preserve"> tắt quạt khi dưới 30</w:t>
      </w:r>
      <w:r w:rsidRPr="008B4AE2">
        <w:rPr>
          <w:color w:val="222222"/>
          <w:shd w:val="clear" w:color="auto" w:fill="FFFFFF"/>
        </w:rPr>
        <w:t>º</w:t>
      </w:r>
      <w:r>
        <w:rPr>
          <w:color w:val="222222"/>
          <w:shd w:val="clear" w:color="auto" w:fill="FFFFFF"/>
          <w:lang w:val="vi-VN"/>
        </w:rPr>
        <w:t xml:space="preserve">C. Đồng thời nhiệt độ sẽ được cập nhật trên </w:t>
      </w:r>
      <w:r w:rsidR="0037704A">
        <w:rPr>
          <w:color w:val="222222"/>
          <w:shd w:val="clear" w:color="auto" w:fill="FFFFFF"/>
          <w:lang w:val="vi-VN"/>
        </w:rPr>
        <w:t>adafruit.</w:t>
      </w:r>
    </w:p>
    <w:p w14:paraId="377BCA39" w14:textId="365E9AE8" w:rsidR="0080546C" w:rsidRDefault="0080546C" w:rsidP="002C54D2">
      <w:pPr>
        <w:pStyle w:val="Heading2"/>
        <w:spacing w:line="360" w:lineRule="auto"/>
        <w:rPr>
          <w:shd w:val="clear" w:color="auto" w:fill="FFFFFF"/>
        </w:rPr>
      </w:pPr>
      <w:bookmarkStart w:id="159" w:name="_Toc122777687"/>
      <w:proofErr w:type="spellStart"/>
      <w:r>
        <w:rPr>
          <w:shd w:val="clear" w:color="auto" w:fill="FFFFFF"/>
        </w:rPr>
        <w:t>Một</w:t>
      </w:r>
      <w:proofErr w:type="spellEnd"/>
      <w:r>
        <w:rPr>
          <w:shd w:val="clear" w:color="auto" w:fill="FFFFFF"/>
        </w:rPr>
        <w:t xml:space="preserve"> </w:t>
      </w:r>
      <w:proofErr w:type="spellStart"/>
      <w:r>
        <w:rPr>
          <w:shd w:val="clear" w:color="auto" w:fill="FFFFFF"/>
        </w:rPr>
        <w:t>số</w:t>
      </w:r>
      <w:proofErr w:type="spellEnd"/>
      <w:r>
        <w:rPr>
          <w:shd w:val="clear" w:color="auto" w:fill="FFFFFF"/>
        </w:rPr>
        <w:t xml:space="preserve"> </w:t>
      </w:r>
      <w:proofErr w:type="spellStart"/>
      <w:r>
        <w:rPr>
          <w:shd w:val="clear" w:color="auto" w:fill="FFFFFF"/>
        </w:rPr>
        <w:t>kỹ</w:t>
      </w:r>
      <w:proofErr w:type="spellEnd"/>
      <w:r>
        <w:rPr>
          <w:shd w:val="clear" w:color="auto" w:fill="FFFFFF"/>
        </w:rPr>
        <w:t xml:space="preserve"> </w:t>
      </w:r>
      <w:proofErr w:type="spellStart"/>
      <w:r>
        <w:rPr>
          <w:shd w:val="clear" w:color="auto" w:fill="FFFFFF"/>
        </w:rPr>
        <w:t>thuật</w:t>
      </w:r>
      <w:proofErr w:type="spellEnd"/>
      <w:r>
        <w:rPr>
          <w:shd w:val="clear" w:color="auto" w:fill="FFFFFF"/>
        </w:rPr>
        <w:t xml:space="preserve"> </w:t>
      </w:r>
      <w:proofErr w:type="spellStart"/>
      <w:r>
        <w:rPr>
          <w:shd w:val="clear" w:color="auto" w:fill="FFFFFF"/>
        </w:rPr>
        <w:t>quan</w:t>
      </w:r>
      <w:proofErr w:type="spellEnd"/>
      <w:r>
        <w:rPr>
          <w:shd w:val="clear" w:color="auto" w:fill="FFFFFF"/>
        </w:rPr>
        <w:t xml:space="preserve"> </w:t>
      </w:r>
      <w:proofErr w:type="spellStart"/>
      <w:r>
        <w:rPr>
          <w:shd w:val="clear" w:color="auto" w:fill="FFFFFF"/>
        </w:rPr>
        <w:t>trọng</w:t>
      </w:r>
      <w:bookmarkEnd w:id="159"/>
      <w:proofErr w:type="spellEnd"/>
    </w:p>
    <w:p w14:paraId="79E1F168" w14:textId="77777777" w:rsidR="0080546C" w:rsidRDefault="0080546C" w:rsidP="002C54D2">
      <w:pPr>
        <w:pStyle w:val="Heading3"/>
        <w:spacing w:line="360" w:lineRule="auto"/>
        <w:rPr>
          <w:lang w:val="vi-VN"/>
        </w:rPr>
      </w:pPr>
      <w:bookmarkStart w:id="160" w:name="_Toc122777688"/>
      <w:r>
        <w:t xml:space="preserve">Giao </w:t>
      </w:r>
      <w:r>
        <w:rPr>
          <w:lang w:val="vi-VN"/>
        </w:rPr>
        <w:t>Thức MQTT</w:t>
      </w:r>
      <w:bookmarkEnd w:id="160"/>
    </w:p>
    <w:p w14:paraId="6BF71711" w14:textId="77777777" w:rsidR="0080546C" w:rsidRDefault="0080546C" w:rsidP="002C54D2">
      <w:pPr>
        <w:pStyle w:val="Heading4"/>
        <w:spacing w:line="360" w:lineRule="auto"/>
        <w:rPr>
          <w:lang w:val="vi-VN"/>
        </w:rPr>
      </w:pPr>
      <w:r>
        <w:rPr>
          <w:lang w:val="vi-VN"/>
        </w:rPr>
        <w:t>Giao Thức MQTT là gì?</w:t>
      </w:r>
    </w:p>
    <w:p w14:paraId="013CE3C9" w14:textId="77777777" w:rsidR="0080546C" w:rsidRPr="000334C9" w:rsidRDefault="0080546C" w:rsidP="002C54D2">
      <w:pPr>
        <w:spacing w:line="360" w:lineRule="auto"/>
        <w:ind w:firstLine="284"/>
        <w:jc w:val="both"/>
        <w:rPr>
          <w:color w:val="auto"/>
          <w:szCs w:val="26"/>
          <w:lang w:val="vi-VN"/>
        </w:rPr>
      </w:pPr>
      <w:r w:rsidRPr="000334C9">
        <w:rPr>
          <w:color w:val="auto"/>
          <w:spacing w:val="-1"/>
          <w:szCs w:val="26"/>
          <w:shd w:val="clear" w:color="auto" w:fill="FFFFFF"/>
        </w:rPr>
        <w:t xml:space="preserve">MQTT (Message Queuing Telemetry Transport) </w:t>
      </w:r>
      <w:proofErr w:type="spellStart"/>
      <w:r w:rsidRPr="000334C9">
        <w:rPr>
          <w:color w:val="auto"/>
          <w:spacing w:val="-1"/>
          <w:szCs w:val="26"/>
          <w:shd w:val="clear" w:color="auto" w:fill="FFFFFF"/>
        </w:rPr>
        <w:t>là</w:t>
      </w:r>
      <w:proofErr w:type="spellEnd"/>
      <w:r w:rsidRPr="000334C9">
        <w:rPr>
          <w:color w:val="auto"/>
          <w:spacing w:val="-1"/>
          <w:szCs w:val="26"/>
          <w:shd w:val="clear" w:color="auto" w:fill="FFFFFF"/>
        </w:rPr>
        <w:t xml:space="preserve"> </w:t>
      </w:r>
      <w:proofErr w:type="spellStart"/>
      <w:r w:rsidRPr="000334C9">
        <w:rPr>
          <w:color w:val="auto"/>
          <w:spacing w:val="-1"/>
          <w:szCs w:val="26"/>
          <w:shd w:val="clear" w:color="auto" w:fill="FFFFFF"/>
        </w:rPr>
        <w:t>giao</w:t>
      </w:r>
      <w:proofErr w:type="spellEnd"/>
      <w:r w:rsidRPr="000334C9">
        <w:rPr>
          <w:color w:val="auto"/>
          <w:spacing w:val="-1"/>
          <w:szCs w:val="26"/>
          <w:shd w:val="clear" w:color="auto" w:fill="FFFFFF"/>
        </w:rPr>
        <w:t xml:space="preserve"> </w:t>
      </w:r>
      <w:proofErr w:type="spellStart"/>
      <w:r w:rsidRPr="000334C9">
        <w:rPr>
          <w:color w:val="auto"/>
          <w:spacing w:val="-1"/>
          <w:szCs w:val="26"/>
          <w:shd w:val="clear" w:color="auto" w:fill="FFFFFF"/>
        </w:rPr>
        <w:t>thức</w:t>
      </w:r>
      <w:proofErr w:type="spellEnd"/>
      <w:r w:rsidRPr="000334C9">
        <w:rPr>
          <w:color w:val="auto"/>
          <w:spacing w:val="-1"/>
          <w:szCs w:val="26"/>
          <w:shd w:val="clear" w:color="auto" w:fill="FFFFFF"/>
        </w:rPr>
        <w:t xml:space="preserve"> </w:t>
      </w:r>
      <w:proofErr w:type="spellStart"/>
      <w:r w:rsidRPr="000334C9">
        <w:rPr>
          <w:color w:val="auto"/>
          <w:spacing w:val="-1"/>
          <w:szCs w:val="26"/>
          <w:shd w:val="clear" w:color="auto" w:fill="FFFFFF"/>
        </w:rPr>
        <w:t>truyền</w:t>
      </w:r>
      <w:proofErr w:type="spellEnd"/>
      <w:r w:rsidRPr="000334C9">
        <w:rPr>
          <w:color w:val="auto"/>
          <w:spacing w:val="-1"/>
          <w:szCs w:val="26"/>
          <w:shd w:val="clear" w:color="auto" w:fill="FFFFFF"/>
        </w:rPr>
        <w:t xml:space="preserve"> </w:t>
      </w:r>
      <w:proofErr w:type="spellStart"/>
      <w:r w:rsidRPr="000334C9">
        <w:rPr>
          <w:color w:val="auto"/>
          <w:spacing w:val="-1"/>
          <w:szCs w:val="26"/>
          <w:shd w:val="clear" w:color="auto" w:fill="FFFFFF"/>
        </w:rPr>
        <w:t>thông</w:t>
      </w:r>
      <w:proofErr w:type="spellEnd"/>
      <w:r w:rsidRPr="000334C9">
        <w:rPr>
          <w:color w:val="auto"/>
          <w:spacing w:val="-1"/>
          <w:szCs w:val="26"/>
          <w:shd w:val="clear" w:color="auto" w:fill="FFFFFF"/>
        </w:rPr>
        <w:t xml:space="preserve"> </w:t>
      </w:r>
      <w:proofErr w:type="spellStart"/>
      <w:r w:rsidRPr="000334C9">
        <w:rPr>
          <w:color w:val="auto"/>
          <w:spacing w:val="-1"/>
          <w:szCs w:val="26"/>
          <w:shd w:val="clear" w:color="auto" w:fill="FFFFFF"/>
        </w:rPr>
        <w:t>điệp</w:t>
      </w:r>
      <w:proofErr w:type="spellEnd"/>
      <w:r w:rsidRPr="000334C9">
        <w:rPr>
          <w:color w:val="auto"/>
          <w:spacing w:val="-1"/>
          <w:szCs w:val="26"/>
          <w:shd w:val="clear" w:color="auto" w:fill="FFFFFF"/>
        </w:rPr>
        <w:t xml:space="preserve"> (message) </w:t>
      </w:r>
      <w:proofErr w:type="spellStart"/>
      <w:r w:rsidRPr="000334C9">
        <w:rPr>
          <w:color w:val="auto"/>
          <w:spacing w:val="-1"/>
          <w:szCs w:val="26"/>
          <w:shd w:val="clear" w:color="auto" w:fill="FFFFFF"/>
        </w:rPr>
        <w:t>theo</w:t>
      </w:r>
      <w:proofErr w:type="spellEnd"/>
      <w:r w:rsidRPr="000334C9">
        <w:rPr>
          <w:color w:val="auto"/>
          <w:spacing w:val="-1"/>
          <w:szCs w:val="26"/>
          <w:shd w:val="clear" w:color="auto" w:fill="FFFFFF"/>
        </w:rPr>
        <w:t xml:space="preserve"> </w:t>
      </w:r>
      <w:proofErr w:type="spellStart"/>
      <w:r w:rsidRPr="000334C9">
        <w:rPr>
          <w:color w:val="auto"/>
          <w:spacing w:val="-1"/>
          <w:szCs w:val="26"/>
          <w:shd w:val="clear" w:color="auto" w:fill="FFFFFF"/>
        </w:rPr>
        <w:t>mô</w:t>
      </w:r>
      <w:proofErr w:type="spellEnd"/>
      <w:r w:rsidRPr="000334C9">
        <w:rPr>
          <w:color w:val="auto"/>
          <w:spacing w:val="-1"/>
          <w:szCs w:val="26"/>
          <w:shd w:val="clear" w:color="auto" w:fill="FFFFFF"/>
        </w:rPr>
        <w:t xml:space="preserve"> </w:t>
      </w:r>
      <w:proofErr w:type="spellStart"/>
      <w:r w:rsidRPr="000334C9">
        <w:rPr>
          <w:color w:val="auto"/>
          <w:spacing w:val="-1"/>
          <w:szCs w:val="26"/>
          <w:shd w:val="clear" w:color="auto" w:fill="FFFFFF"/>
        </w:rPr>
        <w:t>hình</w:t>
      </w:r>
      <w:proofErr w:type="spellEnd"/>
      <w:r w:rsidRPr="000334C9">
        <w:rPr>
          <w:color w:val="auto"/>
          <w:spacing w:val="-1"/>
          <w:szCs w:val="26"/>
          <w:shd w:val="clear" w:color="auto" w:fill="FFFFFF"/>
        </w:rPr>
        <w:t xml:space="preserve"> publish/subscribe (</w:t>
      </w:r>
      <w:proofErr w:type="spellStart"/>
      <w:r w:rsidRPr="000334C9">
        <w:rPr>
          <w:color w:val="auto"/>
          <w:spacing w:val="-1"/>
          <w:szCs w:val="26"/>
          <w:shd w:val="clear" w:color="auto" w:fill="FFFFFF"/>
        </w:rPr>
        <w:t>cung</w:t>
      </w:r>
      <w:proofErr w:type="spellEnd"/>
      <w:r w:rsidRPr="000334C9">
        <w:rPr>
          <w:color w:val="auto"/>
          <w:spacing w:val="-1"/>
          <w:szCs w:val="26"/>
          <w:shd w:val="clear" w:color="auto" w:fill="FFFFFF"/>
        </w:rPr>
        <w:t xml:space="preserve"> </w:t>
      </w:r>
      <w:proofErr w:type="spellStart"/>
      <w:r w:rsidRPr="000334C9">
        <w:rPr>
          <w:color w:val="auto"/>
          <w:spacing w:val="-1"/>
          <w:szCs w:val="26"/>
          <w:shd w:val="clear" w:color="auto" w:fill="FFFFFF"/>
        </w:rPr>
        <w:t>cấp</w:t>
      </w:r>
      <w:proofErr w:type="spellEnd"/>
      <w:r w:rsidRPr="000334C9">
        <w:rPr>
          <w:color w:val="auto"/>
          <w:spacing w:val="-1"/>
          <w:szCs w:val="26"/>
          <w:shd w:val="clear" w:color="auto" w:fill="FFFFFF"/>
        </w:rPr>
        <w:t xml:space="preserve"> / </w:t>
      </w:r>
      <w:proofErr w:type="spellStart"/>
      <w:r w:rsidRPr="000334C9">
        <w:rPr>
          <w:color w:val="auto"/>
          <w:spacing w:val="-1"/>
          <w:szCs w:val="26"/>
          <w:shd w:val="clear" w:color="auto" w:fill="FFFFFF"/>
        </w:rPr>
        <w:t>thuê</w:t>
      </w:r>
      <w:proofErr w:type="spellEnd"/>
      <w:r w:rsidRPr="000334C9">
        <w:rPr>
          <w:color w:val="auto"/>
          <w:spacing w:val="-1"/>
          <w:szCs w:val="26"/>
          <w:shd w:val="clear" w:color="auto" w:fill="FFFFFF"/>
        </w:rPr>
        <w:t xml:space="preserve"> bao), </w:t>
      </w:r>
      <w:proofErr w:type="spellStart"/>
      <w:r w:rsidRPr="000334C9">
        <w:rPr>
          <w:color w:val="auto"/>
          <w:spacing w:val="-1"/>
          <w:szCs w:val="26"/>
          <w:shd w:val="clear" w:color="auto" w:fill="FFFFFF"/>
        </w:rPr>
        <w:t>được</w:t>
      </w:r>
      <w:proofErr w:type="spellEnd"/>
      <w:r w:rsidRPr="000334C9">
        <w:rPr>
          <w:color w:val="auto"/>
          <w:spacing w:val="-1"/>
          <w:szCs w:val="26"/>
          <w:shd w:val="clear" w:color="auto" w:fill="FFFFFF"/>
        </w:rPr>
        <w:t xml:space="preserve"> </w:t>
      </w:r>
      <w:proofErr w:type="spellStart"/>
      <w:r w:rsidRPr="000334C9">
        <w:rPr>
          <w:color w:val="auto"/>
          <w:spacing w:val="-1"/>
          <w:szCs w:val="26"/>
          <w:shd w:val="clear" w:color="auto" w:fill="FFFFFF"/>
        </w:rPr>
        <w:t>sử</w:t>
      </w:r>
      <w:proofErr w:type="spellEnd"/>
      <w:r w:rsidRPr="000334C9">
        <w:rPr>
          <w:color w:val="auto"/>
          <w:spacing w:val="-1"/>
          <w:szCs w:val="26"/>
          <w:shd w:val="clear" w:color="auto" w:fill="FFFFFF"/>
        </w:rPr>
        <w:t xml:space="preserve"> </w:t>
      </w:r>
      <w:proofErr w:type="spellStart"/>
      <w:r w:rsidRPr="000334C9">
        <w:rPr>
          <w:color w:val="auto"/>
          <w:spacing w:val="-1"/>
          <w:szCs w:val="26"/>
          <w:shd w:val="clear" w:color="auto" w:fill="FFFFFF"/>
        </w:rPr>
        <w:t>dụng</w:t>
      </w:r>
      <w:proofErr w:type="spellEnd"/>
      <w:r w:rsidRPr="000334C9">
        <w:rPr>
          <w:color w:val="auto"/>
          <w:spacing w:val="-1"/>
          <w:szCs w:val="26"/>
          <w:shd w:val="clear" w:color="auto" w:fill="FFFFFF"/>
        </w:rPr>
        <w:t xml:space="preserve"> </w:t>
      </w:r>
      <w:proofErr w:type="spellStart"/>
      <w:r w:rsidRPr="000334C9">
        <w:rPr>
          <w:color w:val="auto"/>
          <w:spacing w:val="-1"/>
          <w:szCs w:val="26"/>
          <w:shd w:val="clear" w:color="auto" w:fill="FFFFFF"/>
        </w:rPr>
        <w:t>cho</w:t>
      </w:r>
      <w:proofErr w:type="spellEnd"/>
      <w:r w:rsidRPr="000334C9">
        <w:rPr>
          <w:color w:val="auto"/>
          <w:spacing w:val="-1"/>
          <w:szCs w:val="26"/>
          <w:shd w:val="clear" w:color="auto" w:fill="FFFFFF"/>
        </w:rPr>
        <w:t xml:space="preserve"> </w:t>
      </w:r>
      <w:proofErr w:type="spellStart"/>
      <w:r w:rsidRPr="000334C9">
        <w:rPr>
          <w:color w:val="auto"/>
          <w:spacing w:val="-1"/>
          <w:szCs w:val="26"/>
          <w:shd w:val="clear" w:color="auto" w:fill="FFFFFF"/>
        </w:rPr>
        <w:t>các</w:t>
      </w:r>
      <w:proofErr w:type="spellEnd"/>
      <w:r w:rsidRPr="000334C9">
        <w:rPr>
          <w:color w:val="auto"/>
          <w:spacing w:val="-1"/>
          <w:szCs w:val="26"/>
          <w:shd w:val="clear" w:color="auto" w:fill="FFFFFF"/>
        </w:rPr>
        <w:t xml:space="preserve"> </w:t>
      </w:r>
      <w:proofErr w:type="spellStart"/>
      <w:r w:rsidRPr="000334C9">
        <w:rPr>
          <w:color w:val="auto"/>
          <w:spacing w:val="-1"/>
          <w:szCs w:val="26"/>
          <w:shd w:val="clear" w:color="auto" w:fill="FFFFFF"/>
        </w:rPr>
        <w:lastRenderedPageBreak/>
        <w:t>thiết</w:t>
      </w:r>
      <w:proofErr w:type="spellEnd"/>
      <w:r w:rsidRPr="000334C9">
        <w:rPr>
          <w:color w:val="auto"/>
          <w:spacing w:val="-1"/>
          <w:szCs w:val="26"/>
          <w:shd w:val="clear" w:color="auto" w:fill="FFFFFF"/>
        </w:rPr>
        <w:t xml:space="preserve"> </w:t>
      </w:r>
      <w:proofErr w:type="spellStart"/>
      <w:r w:rsidRPr="000334C9">
        <w:rPr>
          <w:color w:val="auto"/>
          <w:spacing w:val="-1"/>
          <w:szCs w:val="26"/>
          <w:shd w:val="clear" w:color="auto" w:fill="FFFFFF"/>
        </w:rPr>
        <w:t>bị</w:t>
      </w:r>
      <w:proofErr w:type="spellEnd"/>
      <w:r w:rsidRPr="000334C9">
        <w:rPr>
          <w:color w:val="auto"/>
          <w:spacing w:val="-1"/>
          <w:szCs w:val="26"/>
          <w:shd w:val="clear" w:color="auto" w:fill="FFFFFF"/>
        </w:rPr>
        <w:t xml:space="preserve"> IoT </w:t>
      </w:r>
      <w:proofErr w:type="spellStart"/>
      <w:r w:rsidRPr="000334C9">
        <w:rPr>
          <w:color w:val="auto"/>
          <w:spacing w:val="-1"/>
          <w:szCs w:val="26"/>
          <w:shd w:val="clear" w:color="auto" w:fill="FFFFFF"/>
        </w:rPr>
        <w:t>với</w:t>
      </w:r>
      <w:proofErr w:type="spellEnd"/>
      <w:r w:rsidRPr="000334C9">
        <w:rPr>
          <w:color w:val="auto"/>
          <w:spacing w:val="-1"/>
          <w:szCs w:val="26"/>
          <w:shd w:val="clear" w:color="auto" w:fill="FFFFFF"/>
        </w:rPr>
        <w:t xml:space="preserve"> </w:t>
      </w:r>
      <w:proofErr w:type="spellStart"/>
      <w:r w:rsidRPr="000334C9">
        <w:rPr>
          <w:color w:val="auto"/>
          <w:spacing w:val="-1"/>
          <w:szCs w:val="26"/>
          <w:shd w:val="clear" w:color="auto" w:fill="FFFFFF"/>
        </w:rPr>
        <w:t>băng</w:t>
      </w:r>
      <w:proofErr w:type="spellEnd"/>
      <w:r w:rsidRPr="000334C9">
        <w:rPr>
          <w:color w:val="auto"/>
          <w:spacing w:val="-1"/>
          <w:szCs w:val="26"/>
          <w:shd w:val="clear" w:color="auto" w:fill="FFFFFF"/>
        </w:rPr>
        <w:t xml:space="preserve"> </w:t>
      </w:r>
      <w:proofErr w:type="spellStart"/>
      <w:r w:rsidRPr="000334C9">
        <w:rPr>
          <w:color w:val="auto"/>
          <w:spacing w:val="-1"/>
          <w:szCs w:val="26"/>
          <w:shd w:val="clear" w:color="auto" w:fill="FFFFFF"/>
        </w:rPr>
        <w:t>thông</w:t>
      </w:r>
      <w:proofErr w:type="spellEnd"/>
      <w:r w:rsidRPr="000334C9">
        <w:rPr>
          <w:color w:val="auto"/>
          <w:spacing w:val="-1"/>
          <w:szCs w:val="26"/>
          <w:shd w:val="clear" w:color="auto" w:fill="FFFFFF"/>
        </w:rPr>
        <w:t xml:space="preserve"> </w:t>
      </w:r>
      <w:proofErr w:type="spellStart"/>
      <w:r w:rsidRPr="000334C9">
        <w:rPr>
          <w:color w:val="auto"/>
          <w:spacing w:val="-1"/>
          <w:szCs w:val="26"/>
          <w:shd w:val="clear" w:color="auto" w:fill="FFFFFF"/>
        </w:rPr>
        <w:t>thấp</w:t>
      </w:r>
      <w:proofErr w:type="spellEnd"/>
      <w:r w:rsidRPr="000334C9">
        <w:rPr>
          <w:color w:val="auto"/>
          <w:spacing w:val="-1"/>
          <w:szCs w:val="26"/>
          <w:shd w:val="clear" w:color="auto" w:fill="FFFFFF"/>
        </w:rPr>
        <w:t xml:space="preserve">, </w:t>
      </w:r>
      <w:proofErr w:type="spellStart"/>
      <w:r w:rsidRPr="000334C9">
        <w:rPr>
          <w:color w:val="auto"/>
          <w:spacing w:val="-1"/>
          <w:szCs w:val="26"/>
          <w:shd w:val="clear" w:color="auto" w:fill="FFFFFF"/>
        </w:rPr>
        <w:t>độ</w:t>
      </w:r>
      <w:proofErr w:type="spellEnd"/>
      <w:r w:rsidRPr="000334C9">
        <w:rPr>
          <w:color w:val="auto"/>
          <w:spacing w:val="-1"/>
          <w:szCs w:val="26"/>
          <w:shd w:val="clear" w:color="auto" w:fill="FFFFFF"/>
        </w:rPr>
        <w:t xml:space="preserve"> tin </w:t>
      </w:r>
      <w:proofErr w:type="spellStart"/>
      <w:r w:rsidRPr="000334C9">
        <w:rPr>
          <w:color w:val="auto"/>
          <w:spacing w:val="-1"/>
          <w:szCs w:val="26"/>
          <w:shd w:val="clear" w:color="auto" w:fill="FFFFFF"/>
        </w:rPr>
        <w:t>cậy</w:t>
      </w:r>
      <w:proofErr w:type="spellEnd"/>
      <w:r w:rsidRPr="000334C9">
        <w:rPr>
          <w:color w:val="auto"/>
          <w:spacing w:val="-1"/>
          <w:szCs w:val="26"/>
          <w:shd w:val="clear" w:color="auto" w:fill="FFFFFF"/>
        </w:rPr>
        <w:t xml:space="preserve"> </w:t>
      </w:r>
      <w:proofErr w:type="spellStart"/>
      <w:r w:rsidRPr="000334C9">
        <w:rPr>
          <w:color w:val="auto"/>
          <w:spacing w:val="-1"/>
          <w:szCs w:val="26"/>
          <w:shd w:val="clear" w:color="auto" w:fill="FFFFFF"/>
        </w:rPr>
        <w:t>cao</w:t>
      </w:r>
      <w:proofErr w:type="spellEnd"/>
      <w:r w:rsidRPr="000334C9">
        <w:rPr>
          <w:color w:val="auto"/>
          <w:spacing w:val="-1"/>
          <w:szCs w:val="26"/>
          <w:shd w:val="clear" w:color="auto" w:fill="FFFFFF"/>
        </w:rPr>
        <w:t xml:space="preserve"> </w:t>
      </w:r>
      <w:proofErr w:type="spellStart"/>
      <w:r w:rsidRPr="000334C9">
        <w:rPr>
          <w:color w:val="auto"/>
          <w:spacing w:val="-1"/>
          <w:szCs w:val="26"/>
          <w:shd w:val="clear" w:color="auto" w:fill="FFFFFF"/>
        </w:rPr>
        <w:t>và</w:t>
      </w:r>
      <w:proofErr w:type="spellEnd"/>
      <w:r w:rsidRPr="000334C9">
        <w:rPr>
          <w:color w:val="auto"/>
          <w:spacing w:val="-1"/>
          <w:szCs w:val="26"/>
          <w:shd w:val="clear" w:color="auto" w:fill="FFFFFF"/>
        </w:rPr>
        <w:t xml:space="preserve"> </w:t>
      </w:r>
      <w:proofErr w:type="spellStart"/>
      <w:r w:rsidRPr="000334C9">
        <w:rPr>
          <w:color w:val="auto"/>
          <w:spacing w:val="-1"/>
          <w:szCs w:val="26"/>
          <w:shd w:val="clear" w:color="auto" w:fill="FFFFFF"/>
        </w:rPr>
        <w:t>khả</w:t>
      </w:r>
      <w:proofErr w:type="spellEnd"/>
      <w:r w:rsidRPr="000334C9">
        <w:rPr>
          <w:color w:val="auto"/>
          <w:spacing w:val="-1"/>
          <w:szCs w:val="26"/>
          <w:shd w:val="clear" w:color="auto" w:fill="FFFFFF"/>
        </w:rPr>
        <w:t xml:space="preserve"> </w:t>
      </w:r>
      <w:proofErr w:type="spellStart"/>
      <w:r w:rsidRPr="000334C9">
        <w:rPr>
          <w:color w:val="auto"/>
          <w:spacing w:val="-1"/>
          <w:szCs w:val="26"/>
          <w:shd w:val="clear" w:color="auto" w:fill="FFFFFF"/>
        </w:rPr>
        <w:t>năng</w:t>
      </w:r>
      <w:proofErr w:type="spellEnd"/>
      <w:r w:rsidRPr="000334C9">
        <w:rPr>
          <w:color w:val="auto"/>
          <w:spacing w:val="-1"/>
          <w:szCs w:val="26"/>
          <w:shd w:val="clear" w:color="auto" w:fill="FFFFFF"/>
        </w:rPr>
        <w:t xml:space="preserve"> </w:t>
      </w:r>
      <w:proofErr w:type="spellStart"/>
      <w:r w:rsidRPr="000334C9">
        <w:rPr>
          <w:color w:val="auto"/>
          <w:spacing w:val="-1"/>
          <w:szCs w:val="26"/>
          <w:shd w:val="clear" w:color="auto" w:fill="FFFFFF"/>
        </w:rPr>
        <w:t>được</w:t>
      </w:r>
      <w:proofErr w:type="spellEnd"/>
      <w:r w:rsidRPr="000334C9">
        <w:rPr>
          <w:color w:val="auto"/>
          <w:spacing w:val="-1"/>
          <w:szCs w:val="26"/>
          <w:shd w:val="clear" w:color="auto" w:fill="FFFFFF"/>
        </w:rPr>
        <w:t xml:space="preserve"> </w:t>
      </w:r>
      <w:proofErr w:type="spellStart"/>
      <w:r w:rsidRPr="000334C9">
        <w:rPr>
          <w:color w:val="auto"/>
          <w:spacing w:val="-1"/>
          <w:szCs w:val="26"/>
          <w:shd w:val="clear" w:color="auto" w:fill="FFFFFF"/>
        </w:rPr>
        <w:t>sử</w:t>
      </w:r>
      <w:proofErr w:type="spellEnd"/>
      <w:r w:rsidRPr="000334C9">
        <w:rPr>
          <w:color w:val="auto"/>
          <w:spacing w:val="-1"/>
          <w:szCs w:val="26"/>
          <w:shd w:val="clear" w:color="auto" w:fill="FFFFFF"/>
        </w:rPr>
        <w:t xml:space="preserve"> </w:t>
      </w:r>
      <w:proofErr w:type="spellStart"/>
      <w:r w:rsidRPr="000334C9">
        <w:rPr>
          <w:color w:val="auto"/>
          <w:spacing w:val="-1"/>
          <w:szCs w:val="26"/>
          <w:shd w:val="clear" w:color="auto" w:fill="FFFFFF"/>
        </w:rPr>
        <w:t>dụng</w:t>
      </w:r>
      <w:proofErr w:type="spellEnd"/>
      <w:r w:rsidRPr="000334C9">
        <w:rPr>
          <w:color w:val="auto"/>
          <w:spacing w:val="-1"/>
          <w:szCs w:val="26"/>
          <w:shd w:val="clear" w:color="auto" w:fill="FFFFFF"/>
        </w:rPr>
        <w:t xml:space="preserve"> </w:t>
      </w:r>
      <w:proofErr w:type="spellStart"/>
      <w:r w:rsidRPr="000334C9">
        <w:rPr>
          <w:color w:val="auto"/>
          <w:spacing w:val="-1"/>
          <w:szCs w:val="26"/>
          <w:shd w:val="clear" w:color="auto" w:fill="FFFFFF"/>
        </w:rPr>
        <w:t>trong</w:t>
      </w:r>
      <w:proofErr w:type="spellEnd"/>
      <w:r w:rsidRPr="000334C9">
        <w:rPr>
          <w:color w:val="auto"/>
          <w:spacing w:val="-1"/>
          <w:szCs w:val="26"/>
          <w:shd w:val="clear" w:color="auto" w:fill="FFFFFF"/>
        </w:rPr>
        <w:t xml:space="preserve"> </w:t>
      </w:r>
      <w:proofErr w:type="spellStart"/>
      <w:r w:rsidRPr="000334C9">
        <w:rPr>
          <w:color w:val="auto"/>
          <w:spacing w:val="-1"/>
          <w:szCs w:val="26"/>
          <w:shd w:val="clear" w:color="auto" w:fill="FFFFFF"/>
        </w:rPr>
        <w:t>mạng</w:t>
      </w:r>
      <w:proofErr w:type="spellEnd"/>
      <w:r w:rsidRPr="000334C9">
        <w:rPr>
          <w:color w:val="auto"/>
          <w:spacing w:val="-1"/>
          <w:szCs w:val="26"/>
          <w:shd w:val="clear" w:color="auto" w:fill="FFFFFF"/>
        </w:rPr>
        <w:t xml:space="preserve"> </w:t>
      </w:r>
      <w:proofErr w:type="spellStart"/>
      <w:r w:rsidRPr="000334C9">
        <w:rPr>
          <w:color w:val="auto"/>
          <w:spacing w:val="-1"/>
          <w:szCs w:val="26"/>
          <w:shd w:val="clear" w:color="auto" w:fill="FFFFFF"/>
        </w:rPr>
        <w:t>lưới</w:t>
      </w:r>
      <w:proofErr w:type="spellEnd"/>
      <w:r w:rsidRPr="000334C9">
        <w:rPr>
          <w:color w:val="auto"/>
          <w:spacing w:val="-1"/>
          <w:szCs w:val="26"/>
          <w:shd w:val="clear" w:color="auto" w:fill="FFFFFF"/>
        </w:rPr>
        <w:t xml:space="preserve"> </w:t>
      </w:r>
      <w:proofErr w:type="spellStart"/>
      <w:r w:rsidRPr="000334C9">
        <w:rPr>
          <w:color w:val="auto"/>
          <w:spacing w:val="-1"/>
          <w:szCs w:val="26"/>
          <w:shd w:val="clear" w:color="auto" w:fill="FFFFFF"/>
        </w:rPr>
        <w:t>không</w:t>
      </w:r>
      <w:proofErr w:type="spellEnd"/>
      <w:r w:rsidRPr="000334C9">
        <w:rPr>
          <w:color w:val="auto"/>
          <w:spacing w:val="-1"/>
          <w:szCs w:val="26"/>
          <w:shd w:val="clear" w:color="auto" w:fill="FFFFFF"/>
        </w:rPr>
        <w:t xml:space="preserve"> </w:t>
      </w:r>
      <w:proofErr w:type="spellStart"/>
      <w:r w:rsidRPr="000334C9">
        <w:rPr>
          <w:color w:val="auto"/>
          <w:spacing w:val="-1"/>
          <w:szCs w:val="26"/>
          <w:shd w:val="clear" w:color="auto" w:fill="FFFFFF"/>
        </w:rPr>
        <w:t>ổn</w:t>
      </w:r>
      <w:proofErr w:type="spellEnd"/>
      <w:r w:rsidRPr="000334C9">
        <w:rPr>
          <w:color w:val="auto"/>
          <w:spacing w:val="-1"/>
          <w:szCs w:val="26"/>
          <w:shd w:val="clear" w:color="auto" w:fill="FFFFFF"/>
        </w:rPr>
        <w:t xml:space="preserve"> </w:t>
      </w:r>
      <w:proofErr w:type="spellStart"/>
      <w:r w:rsidRPr="000334C9">
        <w:rPr>
          <w:color w:val="auto"/>
          <w:spacing w:val="-1"/>
          <w:szCs w:val="26"/>
          <w:shd w:val="clear" w:color="auto" w:fill="FFFFFF"/>
        </w:rPr>
        <w:t>định</w:t>
      </w:r>
      <w:proofErr w:type="spellEnd"/>
      <w:r w:rsidRPr="000334C9">
        <w:rPr>
          <w:color w:val="auto"/>
          <w:spacing w:val="-1"/>
          <w:szCs w:val="26"/>
          <w:shd w:val="clear" w:color="auto" w:fill="FFFFFF"/>
        </w:rPr>
        <w:t>. </w:t>
      </w:r>
    </w:p>
    <w:p w14:paraId="17FB4C32" w14:textId="77777777" w:rsidR="0080546C" w:rsidRDefault="0080546C" w:rsidP="002C54D2">
      <w:pPr>
        <w:pStyle w:val="Heading4"/>
        <w:spacing w:line="360" w:lineRule="auto"/>
        <w:rPr>
          <w:lang w:val="vi-VN"/>
        </w:rPr>
      </w:pPr>
      <w:r>
        <w:rPr>
          <w:lang w:val="vi-VN"/>
        </w:rPr>
        <w:t>Ưu Điểm Của Giao Thức MQTT</w:t>
      </w:r>
    </w:p>
    <w:p w14:paraId="1EA6DA28" w14:textId="77777777" w:rsidR="0080546C" w:rsidRPr="00AA5376" w:rsidRDefault="0080546C" w:rsidP="002C54D2">
      <w:pPr>
        <w:numPr>
          <w:ilvl w:val="0"/>
          <w:numId w:val="34"/>
        </w:numPr>
        <w:shd w:val="clear" w:color="auto" w:fill="FFFFFF"/>
        <w:spacing w:line="360" w:lineRule="auto"/>
        <w:rPr>
          <w:rFonts w:eastAsia="Times New Roman"/>
          <w:color w:val="auto"/>
          <w:spacing w:val="0"/>
          <w:szCs w:val="26"/>
          <w:lang w:val="vi-VN" w:eastAsia="vi-VN"/>
        </w:rPr>
      </w:pPr>
      <w:r w:rsidRPr="00AA5376">
        <w:rPr>
          <w:rFonts w:eastAsia="Times New Roman"/>
          <w:color w:val="auto"/>
          <w:spacing w:val="0"/>
          <w:szCs w:val="26"/>
          <w:lang w:val="vi-VN" w:eastAsia="vi-VN"/>
        </w:rPr>
        <w:t>Truyền thông tin hiệu quả hơn.</w:t>
      </w:r>
    </w:p>
    <w:p w14:paraId="020BF428" w14:textId="77777777" w:rsidR="0080546C" w:rsidRPr="00AA5376" w:rsidRDefault="0080546C" w:rsidP="0080546C">
      <w:pPr>
        <w:numPr>
          <w:ilvl w:val="0"/>
          <w:numId w:val="34"/>
        </w:numPr>
        <w:shd w:val="clear" w:color="auto" w:fill="FFFFFF"/>
        <w:spacing w:line="360" w:lineRule="auto"/>
        <w:rPr>
          <w:rFonts w:eastAsia="Times New Roman"/>
          <w:color w:val="auto"/>
          <w:spacing w:val="0"/>
          <w:szCs w:val="26"/>
          <w:lang w:val="vi-VN" w:eastAsia="vi-VN"/>
        </w:rPr>
      </w:pPr>
      <w:r w:rsidRPr="00AA5376">
        <w:rPr>
          <w:rFonts w:eastAsia="Times New Roman"/>
          <w:color w:val="auto"/>
          <w:spacing w:val="0"/>
          <w:szCs w:val="26"/>
          <w:lang w:val="vi-VN" w:eastAsia="vi-VN"/>
        </w:rPr>
        <w:t>Tăng khả năng mở rộng.</w:t>
      </w:r>
    </w:p>
    <w:p w14:paraId="1FA26688" w14:textId="77777777" w:rsidR="0080546C" w:rsidRPr="00AA5376" w:rsidRDefault="0080546C" w:rsidP="0080546C">
      <w:pPr>
        <w:numPr>
          <w:ilvl w:val="0"/>
          <w:numId w:val="34"/>
        </w:numPr>
        <w:shd w:val="clear" w:color="auto" w:fill="FFFFFF"/>
        <w:spacing w:line="360" w:lineRule="auto"/>
        <w:rPr>
          <w:rFonts w:eastAsia="Times New Roman"/>
          <w:color w:val="auto"/>
          <w:spacing w:val="0"/>
          <w:szCs w:val="26"/>
          <w:lang w:val="vi-VN" w:eastAsia="vi-VN"/>
        </w:rPr>
      </w:pPr>
      <w:r w:rsidRPr="00AA5376">
        <w:rPr>
          <w:rFonts w:eastAsia="Times New Roman"/>
          <w:color w:val="auto"/>
          <w:spacing w:val="0"/>
          <w:szCs w:val="26"/>
          <w:lang w:val="vi-VN" w:eastAsia="vi-VN"/>
        </w:rPr>
        <w:t>Giảm đáng kể tiêu thụ băng thông mạng.</w:t>
      </w:r>
    </w:p>
    <w:p w14:paraId="34442FE3" w14:textId="77777777" w:rsidR="0080546C" w:rsidRPr="00AA5376" w:rsidRDefault="0080546C" w:rsidP="0080546C">
      <w:pPr>
        <w:numPr>
          <w:ilvl w:val="0"/>
          <w:numId w:val="34"/>
        </w:numPr>
        <w:shd w:val="clear" w:color="auto" w:fill="FFFFFF"/>
        <w:spacing w:line="360" w:lineRule="auto"/>
        <w:rPr>
          <w:rFonts w:eastAsia="Times New Roman"/>
          <w:color w:val="auto"/>
          <w:spacing w:val="0"/>
          <w:szCs w:val="26"/>
          <w:lang w:val="vi-VN" w:eastAsia="vi-VN"/>
        </w:rPr>
      </w:pPr>
      <w:r w:rsidRPr="00AA5376">
        <w:rPr>
          <w:rFonts w:eastAsia="Times New Roman"/>
          <w:color w:val="auto"/>
          <w:spacing w:val="0"/>
          <w:szCs w:val="26"/>
          <w:lang w:val="vi-VN" w:eastAsia="vi-VN"/>
        </w:rPr>
        <w:t>Rất phù hợp cho điều khiển và do thám.</w:t>
      </w:r>
    </w:p>
    <w:p w14:paraId="36EDDA57" w14:textId="77777777" w:rsidR="0080546C" w:rsidRPr="00AA5376" w:rsidRDefault="0080546C" w:rsidP="0080546C">
      <w:pPr>
        <w:numPr>
          <w:ilvl w:val="0"/>
          <w:numId w:val="34"/>
        </w:numPr>
        <w:shd w:val="clear" w:color="auto" w:fill="FFFFFF"/>
        <w:spacing w:line="360" w:lineRule="auto"/>
        <w:rPr>
          <w:rFonts w:eastAsia="Times New Roman"/>
          <w:color w:val="auto"/>
          <w:spacing w:val="0"/>
          <w:szCs w:val="26"/>
          <w:lang w:val="vi-VN" w:eastAsia="vi-VN"/>
        </w:rPr>
      </w:pPr>
      <w:r w:rsidRPr="00AA5376">
        <w:rPr>
          <w:rFonts w:eastAsia="Times New Roman"/>
          <w:color w:val="auto"/>
          <w:spacing w:val="0"/>
          <w:szCs w:val="26"/>
          <w:lang w:val="vi-VN" w:eastAsia="vi-VN"/>
        </w:rPr>
        <w:t>Tối đa hóa băng thông có sẵn.</w:t>
      </w:r>
    </w:p>
    <w:p w14:paraId="5DDE06A5" w14:textId="77777777" w:rsidR="0080546C" w:rsidRPr="00AA5376" w:rsidRDefault="0080546C" w:rsidP="0080546C">
      <w:pPr>
        <w:numPr>
          <w:ilvl w:val="0"/>
          <w:numId w:val="34"/>
        </w:numPr>
        <w:shd w:val="clear" w:color="auto" w:fill="FFFFFF"/>
        <w:spacing w:line="360" w:lineRule="auto"/>
        <w:rPr>
          <w:rFonts w:eastAsia="Times New Roman"/>
          <w:color w:val="auto"/>
          <w:spacing w:val="0"/>
          <w:szCs w:val="26"/>
          <w:lang w:val="vi-VN" w:eastAsia="vi-VN"/>
        </w:rPr>
      </w:pPr>
      <w:r w:rsidRPr="00AA5376">
        <w:rPr>
          <w:rFonts w:eastAsia="Times New Roman"/>
          <w:color w:val="auto"/>
          <w:spacing w:val="0"/>
          <w:szCs w:val="26"/>
          <w:lang w:val="vi-VN" w:eastAsia="vi-VN"/>
        </w:rPr>
        <w:t>Chi phí thấp.</w:t>
      </w:r>
    </w:p>
    <w:p w14:paraId="29B1D198" w14:textId="77777777" w:rsidR="0080546C" w:rsidRPr="00AA5376" w:rsidRDefault="0080546C" w:rsidP="0080546C">
      <w:pPr>
        <w:numPr>
          <w:ilvl w:val="0"/>
          <w:numId w:val="34"/>
        </w:numPr>
        <w:shd w:val="clear" w:color="auto" w:fill="FFFFFF"/>
        <w:spacing w:line="360" w:lineRule="auto"/>
        <w:rPr>
          <w:rFonts w:eastAsia="Times New Roman"/>
          <w:color w:val="auto"/>
          <w:spacing w:val="0"/>
          <w:szCs w:val="26"/>
          <w:lang w:val="vi-VN" w:eastAsia="vi-VN"/>
        </w:rPr>
      </w:pPr>
      <w:r w:rsidRPr="00AA5376">
        <w:rPr>
          <w:rFonts w:eastAsia="Times New Roman"/>
          <w:color w:val="auto"/>
          <w:spacing w:val="0"/>
          <w:szCs w:val="26"/>
          <w:lang w:val="vi-VN" w:eastAsia="vi-VN"/>
        </w:rPr>
        <w:t>Rất an toàn, bảo mật.</w:t>
      </w:r>
    </w:p>
    <w:p w14:paraId="25C26C0B" w14:textId="77777777" w:rsidR="0080546C" w:rsidRPr="00AA5376" w:rsidRDefault="0080546C" w:rsidP="0080546C">
      <w:pPr>
        <w:numPr>
          <w:ilvl w:val="0"/>
          <w:numId w:val="34"/>
        </w:numPr>
        <w:shd w:val="clear" w:color="auto" w:fill="FFFFFF"/>
        <w:spacing w:line="360" w:lineRule="auto"/>
        <w:rPr>
          <w:rFonts w:eastAsia="Times New Roman"/>
          <w:color w:val="auto"/>
          <w:spacing w:val="0"/>
          <w:szCs w:val="26"/>
          <w:lang w:val="vi-VN" w:eastAsia="vi-VN"/>
        </w:rPr>
      </w:pPr>
      <w:r w:rsidRPr="00AA5376">
        <w:rPr>
          <w:rFonts w:eastAsia="Times New Roman"/>
          <w:color w:val="auto"/>
          <w:spacing w:val="0"/>
          <w:szCs w:val="26"/>
          <w:lang w:val="vi-VN" w:eastAsia="vi-VN"/>
        </w:rPr>
        <w:t>Được sử dụng trong các ngành công nghiệp dầu khí, các công ty lớn như Amazon, Facebook, ....</w:t>
      </w:r>
    </w:p>
    <w:p w14:paraId="2EB7A1D6" w14:textId="77777777" w:rsidR="0080546C" w:rsidRPr="00AA5376" w:rsidRDefault="0080546C" w:rsidP="0080546C">
      <w:pPr>
        <w:numPr>
          <w:ilvl w:val="0"/>
          <w:numId w:val="34"/>
        </w:numPr>
        <w:shd w:val="clear" w:color="auto" w:fill="FFFFFF"/>
        <w:spacing w:line="360" w:lineRule="auto"/>
        <w:rPr>
          <w:rFonts w:eastAsia="Times New Roman"/>
          <w:color w:val="auto"/>
          <w:spacing w:val="0"/>
          <w:szCs w:val="26"/>
          <w:lang w:val="vi-VN" w:eastAsia="vi-VN"/>
        </w:rPr>
      </w:pPr>
      <w:r w:rsidRPr="00AA5376">
        <w:rPr>
          <w:rFonts w:eastAsia="Times New Roman"/>
          <w:color w:val="auto"/>
          <w:spacing w:val="0"/>
          <w:szCs w:val="26"/>
          <w:lang w:val="vi-VN" w:eastAsia="vi-VN"/>
        </w:rPr>
        <w:t>Tiết kiệm thời gian phát triển.</w:t>
      </w:r>
    </w:p>
    <w:p w14:paraId="55C85F4A" w14:textId="77777777" w:rsidR="0080546C" w:rsidRPr="00AA5376" w:rsidRDefault="0080546C" w:rsidP="0080546C">
      <w:pPr>
        <w:numPr>
          <w:ilvl w:val="0"/>
          <w:numId w:val="34"/>
        </w:numPr>
        <w:shd w:val="clear" w:color="auto" w:fill="FFFFFF"/>
        <w:spacing w:line="360" w:lineRule="auto"/>
        <w:rPr>
          <w:rFonts w:eastAsia="Times New Roman"/>
          <w:color w:val="auto"/>
          <w:spacing w:val="0"/>
          <w:szCs w:val="26"/>
          <w:lang w:val="vi-VN" w:eastAsia="vi-VN"/>
        </w:rPr>
      </w:pPr>
      <w:r w:rsidRPr="00AA5376">
        <w:rPr>
          <w:rFonts w:eastAsia="Times New Roman"/>
          <w:color w:val="auto"/>
          <w:spacing w:val="0"/>
          <w:szCs w:val="26"/>
          <w:lang w:val="vi-VN" w:eastAsia="vi-VN"/>
        </w:rPr>
        <w:t>Giao thức publish/subscribe thu thập nhiều dữ liệu hơn và tốn ít băng thông hơn so với giao thức cũ.</w:t>
      </w:r>
    </w:p>
    <w:p w14:paraId="7CD76B8E" w14:textId="77777777" w:rsidR="00BB4F25" w:rsidRDefault="0080546C" w:rsidP="00BB4F25">
      <w:pPr>
        <w:keepNext/>
        <w:spacing w:line="360" w:lineRule="auto"/>
        <w:ind w:left="360"/>
        <w:jc w:val="center"/>
      </w:pPr>
      <w:r>
        <w:rPr>
          <w:noProof/>
          <w:lang w:val="vi-VN" w:eastAsia="vi-VN"/>
        </w:rPr>
        <w:drawing>
          <wp:inline distT="0" distB="0" distL="0" distR="0" wp14:anchorId="7E552FBB" wp14:editId="25151FE2">
            <wp:extent cx="4183380" cy="2232660"/>
            <wp:effectExtent l="0" t="0" r="7620" b="0"/>
            <wp:docPr id="40" name="Picture 40" descr="https://images.viblo.asia/full/58a59ccd-4d3c-4d84-bded-54b376b35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viblo.asia/full/58a59ccd-4d3c-4d84-bded-54b376b35e7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3380" cy="2232660"/>
                    </a:xfrm>
                    <a:prstGeom prst="rect">
                      <a:avLst/>
                    </a:prstGeom>
                    <a:noFill/>
                    <a:ln>
                      <a:noFill/>
                    </a:ln>
                  </pic:spPr>
                </pic:pic>
              </a:graphicData>
            </a:graphic>
          </wp:inline>
        </w:drawing>
      </w:r>
    </w:p>
    <w:p w14:paraId="02FC7DD7" w14:textId="0C5C3934" w:rsidR="0080546C" w:rsidRDefault="00BB4F25" w:rsidP="00BB4F25">
      <w:pPr>
        <w:pStyle w:val="Caption"/>
      </w:pPr>
      <w:bookmarkStart w:id="161" w:name="_Toc122777708"/>
      <w:proofErr w:type="spellStart"/>
      <w:r>
        <w:t>Hình</w:t>
      </w:r>
      <w:proofErr w:type="spellEnd"/>
      <w:r>
        <w:t xml:space="preserve"> </w:t>
      </w:r>
      <w:fldSimple w:instr=" STYLEREF 1 \s ">
        <w:r>
          <w:rPr>
            <w:noProof/>
          </w:rPr>
          <w:t>2</w:t>
        </w:r>
      </w:fldSimple>
      <w:r>
        <w:t>.</w:t>
      </w:r>
      <w:fldSimple w:instr=" SEQ Hình \* ARABIC \s 1 ">
        <w:r>
          <w:rPr>
            <w:noProof/>
          </w:rPr>
          <w:t>4</w:t>
        </w:r>
      </w:fldSimple>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MQTT </w:t>
      </w:r>
      <w:proofErr w:type="spellStart"/>
      <w:r>
        <w:t>trong</w:t>
      </w:r>
      <w:proofErr w:type="spellEnd"/>
      <w:r>
        <w:t xml:space="preserve"> </w:t>
      </w:r>
      <w:proofErr w:type="spellStart"/>
      <w:r>
        <w:t>mô</w:t>
      </w:r>
      <w:proofErr w:type="spellEnd"/>
      <w:r>
        <w:t xml:space="preserve"> </w:t>
      </w:r>
      <w:proofErr w:type="spellStart"/>
      <w:r>
        <w:t>hình</w:t>
      </w:r>
      <w:proofErr w:type="spellEnd"/>
      <w:r>
        <w:t xml:space="preserve"> IoT</w:t>
      </w:r>
      <w:bookmarkEnd w:id="161"/>
    </w:p>
    <w:p w14:paraId="2AA3D55F" w14:textId="77777777" w:rsidR="0080546C" w:rsidRPr="000334C9" w:rsidRDefault="0080546C" w:rsidP="002C54D2">
      <w:pPr>
        <w:pStyle w:val="Heading3"/>
        <w:spacing w:line="360" w:lineRule="auto"/>
        <w:rPr>
          <w:lang w:val="vi-VN"/>
        </w:rPr>
      </w:pPr>
      <w:bookmarkStart w:id="162" w:name="_Toc122777689"/>
      <w:r w:rsidRPr="000334C9">
        <w:rPr>
          <w:lang w:val="vi-VN"/>
        </w:rPr>
        <w:t>Giao Tiếp UART</w:t>
      </w:r>
      <w:bookmarkEnd w:id="162"/>
    </w:p>
    <w:p w14:paraId="6A3D6896" w14:textId="77777777" w:rsidR="0080546C" w:rsidRPr="000334C9" w:rsidRDefault="0080546C" w:rsidP="002C54D2">
      <w:pPr>
        <w:pStyle w:val="Heading4"/>
        <w:spacing w:line="360" w:lineRule="auto"/>
        <w:rPr>
          <w:lang w:val="vi-VN"/>
        </w:rPr>
      </w:pPr>
      <w:r w:rsidRPr="000334C9">
        <w:rPr>
          <w:lang w:val="vi-VN"/>
        </w:rPr>
        <w:t>Giao Tiếp UART là Gì?</w:t>
      </w:r>
    </w:p>
    <w:p w14:paraId="50E242D8" w14:textId="77777777" w:rsidR="0080546C" w:rsidRPr="0080546C" w:rsidRDefault="0080546C" w:rsidP="002C54D2">
      <w:pPr>
        <w:shd w:val="clear" w:color="auto" w:fill="FFFFFF"/>
        <w:spacing w:line="360" w:lineRule="auto"/>
        <w:ind w:firstLine="284"/>
        <w:jc w:val="both"/>
        <w:textAlignment w:val="baseline"/>
        <w:rPr>
          <w:rFonts w:eastAsia="Times New Roman"/>
          <w:color w:val="auto"/>
          <w:spacing w:val="0"/>
          <w:szCs w:val="26"/>
          <w:lang w:val="vi-VN" w:eastAsia="vi-VN"/>
        </w:rPr>
      </w:pPr>
      <w:r w:rsidRPr="0080546C">
        <w:rPr>
          <w:rFonts w:eastAsia="Times New Roman"/>
          <w:color w:val="auto"/>
          <w:spacing w:val="0"/>
          <w:szCs w:val="26"/>
          <w:lang w:val="vi-VN" w:eastAsia="vi-VN"/>
        </w:rPr>
        <w:t>UART (Universal synchronous asynchronous receiver transmitter ) là một ngoại vi cơ bản của STM32 sử dụng 2 chân Rx và Tx để nhận và truyền dữ liệu.</w:t>
      </w:r>
    </w:p>
    <w:p w14:paraId="132B3815" w14:textId="77777777" w:rsidR="0080546C" w:rsidRPr="0080546C" w:rsidRDefault="0080546C" w:rsidP="002C54D2">
      <w:pPr>
        <w:shd w:val="clear" w:color="auto" w:fill="FFFFFF"/>
        <w:spacing w:line="360" w:lineRule="auto"/>
        <w:ind w:firstLine="284"/>
        <w:jc w:val="both"/>
        <w:textAlignment w:val="baseline"/>
        <w:rPr>
          <w:rFonts w:eastAsia="Times New Roman"/>
          <w:color w:val="auto"/>
          <w:spacing w:val="0"/>
          <w:szCs w:val="26"/>
          <w:lang w:val="vi-VN" w:eastAsia="vi-VN"/>
        </w:rPr>
      </w:pPr>
      <w:r w:rsidRPr="0080546C">
        <w:rPr>
          <w:rFonts w:eastAsia="Times New Roman"/>
          <w:color w:val="auto"/>
          <w:spacing w:val="0"/>
          <w:szCs w:val="26"/>
          <w:lang w:val="vi-VN" w:eastAsia="vi-VN"/>
        </w:rPr>
        <w:t xml:space="preserve">UART truyền dữ liệu không đồng bộ, có nghĩa là không có tín hiệu để đồng bộ hóa đầu ra của các bit từ UART truyền đến việc lấy mẫu các bit bởi UART nhận. Thay vì tín hiệu đồng bộ, UART truyền thêm các bit start và stop vào gói dữ liệu được chuyển. </w:t>
      </w:r>
      <w:r w:rsidRPr="0080546C">
        <w:rPr>
          <w:rFonts w:eastAsia="Times New Roman"/>
          <w:color w:val="auto"/>
          <w:spacing w:val="0"/>
          <w:szCs w:val="26"/>
          <w:lang w:val="vi-VN" w:eastAsia="vi-VN"/>
        </w:rPr>
        <w:lastRenderedPageBreak/>
        <w:t>Các bit này xác định điểm bắt đầu và điểm kết thúc của gói dữ liệu để UART nhận biết khi nào bắt đầu đọc các bit.</w:t>
      </w:r>
    </w:p>
    <w:p w14:paraId="7C132869" w14:textId="77777777" w:rsidR="0080546C" w:rsidRDefault="0080546C" w:rsidP="002C54D2">
      <w:pPr>
        <w:pStyle w:val="Heading4"/>
        <w:spacing w:line="360" w:lineRule="auto"/>
        <w:rPr>
          <w:lang w:val="vi-VN"/>
        </w:rPr>
      </w:pPr>
      <w:r>
        <w:rPr>
          <w:lang w:val="vi-VN"/>
        </w:rPr>
        <w:t>Các Thông Số Cơ Bản Tron Truyền Nhận UART</w:t>
      </w:r>
    </w:p>
    <w:p w14:paraId="0602397C" w14:textId="77777777" w:rsidR="0080546C" w:rsidRPr="0080546C" w:rsidRDefault="0080546C" w:rsidP="002C54D2">
      <w:pPr>
        <w:shd w:val="clear" w:color="auto" w:fill="FFFFFF"/>
        <w:spacing w:line="360" w:lineRule="auto"/>
        <w:jc w:val="both"/>
        <w:textAlignment w:val="baseline"/>
        <w:rPr>
          <w:rFonts w:eastAsia="Times New Roman"/>
          <w:color w:val="auto"/>
          <w:spacing w:val="0"/>
          <w:szCs w:val="26"/>
          <w:lang w:val="vi-VN" w:eastAsia="vi-VN"/>
        </w:rPr>
      </w:pPr>
      <w:r w:rsidRPr="0080546C">
        <w:rPr>
          <w:rFonts w:eastAsia="Times New Roman"/>
          <w:color w:val="auto"/>
          <w:spacing w:val="0"/>
          <w:szCs w:val="26"/>
          <w:lang w:val="vi-VN" w:eastAsia="vi-VN"/>
        </w:rPr>
        <w:t>Baund rate (tốc độ baund): Khoảng thời gian dành cho 1 bit được truyền. Phải được cài đặt giống nhau ở gửi và nhận. Một số Baud Rate thông dụng: 9600, 38400, 115200, 230400,…</w:t>
      </w:r>
    </w:p>
    <w:p w14:paraId="1E640EE9" w14:textId="77777777" w:rsidR="0080546C" w:rsidRPr="0080546C" w:rsidRDefault="0080546C" w:rsidP="0080546C">
      <w:pPr>
        <w:shd w:val="clear" w:color="auto" w:fill="FFFFFF"/>
        <w:spacing w:line="360" w:lineRule="auto"/>
        <w:jc w:val="both"/>
        <w:textAlignment w:val="baseline"/>
        <w:rPr>
          <w:rFonts w:eastAsia="Times New Roman"/>
          <w:color w:val="auto"/>
          <w:spacing w:val="0"/>
          <w:szCs w:val="26"/>
          <w:lang w:val="vi-VN" w:eastAsia="vi-VN"/>
        </w:rPr>
      </w:pPr>
      <w:r w:rsidRPr="0080546C">
        <w:rPr>
          <w:rFonts w:eastAsia="Times New Roman"/>
          <w:color w:val="auto"/>
          <w:spacing w:val="0"/>
          <w:szCs w:val="26"/>
          <w:lang w:val="vi-VN" w:eastAsia="vi-VN"/>
        </w:rPr>
        <w:t>Frame (khung truyền): Khung truyền quy định về số bit trong mỗi lần truyền.</w:t>
      </w:r>
    </w:p>
    <w:p w14:paraId="7F9CB158" w14:textId="77777777" w:rsidR="0080546C" w:rsidRPr="0080546C" w:rsidRDefault="0080546C" w:rsidP="0080546C">
      <w:pPr>
        <w:shd w:val="clear" w:color="auto" w:fill="FFFFFF"/>
        <w:spacing w:line="360" w:lineRule="auto"/>
        <w:jc w:val="both"/>
        <w:textAlignment w:val="baseline"/>
        <w:rPr>
          <w:rFonts w:eastAsia="Times New Roman"/>
          <w:color w:val="auto"/>
          <w:spacing w:val="0"/>
          <w:szCs w:val="26"/>
          <w:lang w:val="vi-VN" w:eastAsia="vi-VN"/>
        </w:rPr>
      </w:pPr>
      <w:r w:rsidRPr="0080546C">
        <w:rPr>
          <w:rFonts w:eastAsia="Times New Roman"/>
          <w:color w:val="auto"/>
          <w:spacing w:val="0"/>
          <w:szCs w:val="26"/>
          <w:lang w:val="vi-VN" w:eastAsia="vi-VN"/>
        </w:rPr>
        <w:t>Start bit: là bit đầu tiên được truyền trong 1 Frame. Báo hiệu cho thiết bị nhận có một gói dữ liệu sắp đc truyền đến. Bit bắt buộc.</w:t>
      </w:r>
    </w:p>
    <w:p w14:paraId="394C7FB8" w14:textId="77777777" w:rsidR="0080546C" w:rsidRPr="0080546C" w:rsidRDefault="0080546C" w:rsidP="0080546C">
      <w:pPr>
        <w:shd w:val="clear" w:color="auto" w:fill="FFFFFF"/>
        <w:spacing w:line="360" w:lineRule="auto"/>
        <w:jc w:val="both"/>
        <w:textAlignment w:val="baseline"/>
        <w:rPr>
          <w:rFonts w:eastAsia="Times New Roman"/>
          <w:color w:val="auto"/>
          <w:spacing w:val="0"/>
          <w:szCs w:val="26"/>
          <w:lang w:val="vi-VN" w:eastAsia="vi-VN"/>
        </w:rPr>
      </w:pPr>
      <w:r w:rsidRPr="0080546C">
        <w:rPr>
          <w:rFonts w:eastAsia="Times New Roman"/>
          <w:color w:val="auto"/>
          <w:spacing w:val="0"/>
          <w:szCs w:val="26"/>
          <w:lang w:val="vi-VN" w:eastAsia="vi-VN"/>
        </w:rPr>
        <w:t>Data: dữ liệu cần truyền. Bit có trọng số nhỏ nhất LSB được truyền trước sau đó đến bit MSB.</w:t>
      </w:r>
    </w:p>
    <w:p w14:paraId="46CC8E55" w14:textId="77777777" w:rsidR="0080546C" w:rsidRPr="0080546C" w:rsidRDefault="0080546C" w:rsidP="0080546C">
      <w:pPr>
        <w:shd w:val="clear" w:color="auto" w:fill="FFFFFF"/>
        <w:spacing w:line="360" w:lineRule="auto"/>
        <w:jc w:val="both"/>
        <w:textAlignment w:val="baseline"/>
        <w:rPr>
          <w:rFonts w:eastAsia="Times New Roman"/>
          <w:color w:val="auto"/>
          <w:spacing w:val="0"/>
          <w:szCs w:val="26"/>
          <w:lang w:val="vi-VN" w:eastAsia="vi-VN"/>
        </w:rPr>
      </w:pPr>
      <w:r w:rsidRPr="0080546C">
        <w:rPr>
          <w:rFonts w:eastAsia="Times New Roman"/>
          <w:color w:val="auto"/>
          <w:spacing w:val="0"/>
          <w:szCs w:val="26"/>
          <w:lang w:val="vi-VN" w:eastAsia="vi-VN"/>
        </w:rPr>
        <w:t>Parity bit: kiểm tra dữ liệu truyền có đúng không.</w:t>
      </w:r>
    </w:p>
    <w:p w14:paraId="307D4093" w14:textId="77777777" w:rsidR="0080546C" w:rsidRPr="0080546C" w:rsidRDefault="0080546C" w:rsidP="0080546C">
      <w:pPr>
        <w:shd w:val="clear" w:color="auto" w:fill="FFFFFF"/>
        <w:spacing w:line="360" w:lineRule="auto"/>
        <w:jc w:val="both"/>
        <w:textAlignment w:val="baseline"/>
        <w:rPr>
          <w:rFonts w:eastAsia="Times New Roman"/>
          <w:color w:val="auto"/>
          <w:spacing w:val="0"/>
          <w:szCs w:val="26"/>
          <w:lang w:val="vi-VN" w:eastAsia="vi-VN"/>
        </w:rPr>
      </w:pPr>
      <w:r w:rsidRPr="0080546C">
        <w:rPr>
          <w:rFonts w:eastAsia="Times New Roman"/>
          <w:color w:val="auto"/>
          <w:spacing w:val="0"/>
          <w:szCs w:val="26"/>
          <w:lang w:val="vi-VN" w:eastAsia="vi-VN"/>
        </w:rPr>
        <w:t>Stop bit: là 1 hoặc các bit báo cho thiết bị rằng các bit đã được gửi xong. Thiết bị nhận sẽ tiến hành kiểm tra khung truyền nhằm đảm bảo tính đúng đắn của dữ liệu. Bit bắt buộc.</w:t>
      </w:r>
    </w:p>
    <w:p w14:paraId="04A895BF" w14:textId="34194DCA" w:rsidR="00B64715" w:rsidRPr="00B64715" w:rsidRDefault="00B64715" w:rsidP="002C54D2">
      <w:pPr>
        <w:pStyle w:val="Heading3"/>
        <w:spacing w:line="360" w:lineRule="auto"/>
        <w:rPr>
          <w:lang w:eastAsia="vi-VN"/>
        </w:rPr>
      </w:pPr>
      <w:bookmarkStart w:id="163" w:name="_Toc122777690"/>
      <w:proofErr w:type="spellStart"/>
      <w:r>
        <w:rPr>
          <w:lang w:eastAsia="vi-VN"/>
        </w:rPr>
        <w:t>Bộ</w:t>
      </w:r>
      <w:proofErr w:type="spellEnd"/>
      <w:r>
        <w:rPr>
          <w:lang w:eastAsia="vi-VN"/>
        </w:rPr>
        <w:t xml:space="preserve"> </w:t>
      </w:r>
      <w:proofErr w:type="spellStart"/>
      <w:r>
        <w:rPr>
          <w:lang w:eastAsia="vi-VN"/>
        </w:rPr>
        <w:t>chuyển</w:t>
      </w:r>
      <w:proofErr w:type="spellEnd"/>
      <w:r>
        <w:rPr>
          <w:lang w:eastAsia="vi-VN"/>
        </w:rPr>
        <w:t xml:space="preserve"> </w:t>
      </w:r>
      <w:proofErr w:type="spellStart"/>
      <w:r>
        <w:rPr>
          <w:lang w:eastAsia="vi-VN"/>
        </w:rPr>
        <w:t>đổi</w:t>
      </w:r>
      <w:proofErr w:type="spellEnd"/>
      <w:r>
        <w:rPr>
          <w:lang w:eastAsia="vi-VN"/>
        </w:rPr>
        <w:t xml:space="preserve"> </w:t>
      </w:r>
      <w:proofErr w:type="spellStart"/>
      <w:r>
        <w:rPr>
          <w:lang w:eastAsia="vi-VN"/>
        </w:rPr>
        <w:t>tương</w:t>
      </w:r>
      <w:proofErr w:type="spellEnd"/>
      <w:r>
        <w:rPr>
          <w:lang w:eastAsia="vi-VN"/>
        </w:rPr>
        <w:t xml:space="preserve"> </w:t>
      </w:r>
      <w:proofErr w:type="spellStart"/>
      <w:r>
        <w:rPr>
          <w:lang w:eastAsia="vi-VN"/>
        </w:rPr>
        <w:t>tự</w:t>
      </w:r>
      <w:proofErr w:type="spellEnd"/>
      <w:r>
        <w:rPr>
          <w:lang w:eastAsia="vi-VN"/>
        </w:rPr>
        <w:t xml:space="preserve"> - </w:t>
      </w:r>
      <w:proofErr w:type="spellStart"/>
      <w:r>
        <w:rPr>
          <w:lang w:eastAsia="vi-VN"/>
        </w:rPr>
        <w:t>số</w:t>
      </w:r>
      <w:bookmarkEnd w:id="163"/>
      <w:proofErr w:type="spellEnd"/>
    </w:p>
    <w:p w14:paraId="6E4C1E5E" w14:textId="2EA6256B" w:rsidR="0080546C" w:rsidRPr="009A0376" w:rsidRDefault="00B64715" w:rsidP="002C54D2">
      <w:pPr>
        <w:pStyle w:val="Heading4"/>
        <w:spacing w:line="360" w:lineRule="auto"/>
        <w:rPr>
          <w:lang w:val="vi-VN" w:eastAsia="vi-VN"/>
        </w:rPr>
      </w:pPr>
      <w:proofErr w:type="spellStart"/>
      <w:r>
        <w:rPr>
          <w:lang w:eastAsia="vi-VN"/>
        </w:rPr>
        <w:t>Giới</w:t>
      </w:r>
      <w:proofErr w:type="spellEnd"/>
      <w:r>
        <w:rPr>
          <w:lang w:eastAsia="vi-VN"/>
        </w:rPr>
        <w:t xml:space="preserve"> </w:t>
      </w:r>
      <w:proofErr w:type="spellStart"/>
      <w:r>
        <w:rPr>
          <w:lang w:eastAsia="vi-VN"/>
        </w:rPr>
        <w:t>thiệu</w:t>
      </w:r>
      <w:proofErr w:type="spellEnd"/>
    </w:p>
    <w:p w14:paraId="590F0C68" w14:textId="4881D7D1" w:rsidR="00B64715" w:rsidRDefault="00B64715" w:rsidP="002C54D2">
      <w:pPr>
        <w:spacing w:line="360" w:lineRule="auto"/>
        <w:jc w:val="both"/>
      </w:pPr>
      <w:r w:rsidRPr="00B64715">
        <w:t xml:space="preserve">Các </w:t>
      </w:r>
      <w:proofErr w:type="spellStart"/>
      <w:r w:rsidRPr="00B64715">
        <w:t>tín</w:t>
      </w:r>
      <w:proofErr w:type="spellEnd"/>
      <w:r w:rsidRPr="00B64715">
        <w:t xml:space="preserve"> </w:t>
      </w:r>
      <w:proofErr w:type="spellStart"/>
      <w:r w:rsidRPr="00B64715">
        <w:t>hiệu</w:t>
      </w:r>
      <w:proofErr w:type="spellEnd"/>
      <w:r w:rsidRPr="00B64715">
        <w:t xml:space="preserve"> </w:t>
      </w:r>
      <w:proofErr w:type="spellStart"/>
      <w:r w:rsidRPr="00B64715">
        <w:t>trong</w:t>
      </w:r>
      <w:proofErr w:type="spellEnd"/>
      <w:r w:rsidRPr="00B64715">
        <w:t xml:space="preserve"> </w:t>
      </w:r>
      <w:proofErr w:type="spellStart"/>
      <w:r w:rsidRPr="00B64715">
        <w:t>tự</w:t>
      </w:r>
      <w:proofErr w:type="spellEnd"/>
      <w:r w:rsidRPr="00B64715">
        <w:t xml:space="preserve"> </w:t>
      </w:r>
      <w:proofErr w:type="spellStart"/>
      <w:r w:rsidRPr="00B64715">
        <w:t>nhiên</w:t>
      </w:r>
      <w:proofErr w:type="spellEnd"/>
      <w:r w:rsidRPr="00B64715">
        <w:t xml:space="preserve"> </w:t>
      </w:r>
      <w:proofErr w:type="spellStart"/>
      <w:r w:rsidRPr="00B64715">
        <w:t>thường</w:t>
      </w:r>
      <w:proofErr w:type="spellEnd"/>
      <w:r w:rsidRPr="00B64715">
        <w:t xml:space="preserve"> </w:t>
      </w:r>
      <w:proofErr w:type="spellStart"/>
      <w:r w:rsidRPr="00B64715">
        <w:t>gặp</w:t>
      </w:r>
      <w:proofErr w:type="spellEnd"/>
      <w:r w:rsidRPr="00B64715">
        <w:t xml:space="preserve"> </w:t>
      </w:r>
      <w:proofErr w:type="spellStart"/>
      <w:r w:rsidRPr="00B64715">
        <w:t>như</w:t>
      </w:r>
      <w:proofErr w:type="spellEnd"/>
      <w:r w:rsidRPr="00B64715">
        <w:t xml:space="preserve"> </w:t>
      </w:r>
      <w:proofErr w:type="spellStart"/>
      <w:r w:rsidRPr="00B64715">
        <w:t>ánh</w:t>
      </w:r>
      <w:proofErr w:type="spellEnd"/>
      <w:r w:rsidRPr="00B64715">
        <w:t xml:space="preserve"> </w:t>
      </w:r>
      <w:proofErr w:type="spellStart"/>
      <w:r w:rsidRPr="00B64715">
        <w:t>sáng</w:t>
      </w:r>
      <w:proofErr w:type="spellEnd"/>
      <w:r w:rsidRPr="00B64715">
        <w:t xml:space="preserve">, </w:t>
      </w:r>
      <w:proofErr w:type="spellStart"/>
      <w:r w:rsidRPr="00B64715">
        <w:t>nhiệt</w:t>
      </w:r>
      <w:proofErr w:type="spellEnd"/>
      <w:r w:rsidRPr="00B64715">
        <w:t xml:space="preserve"> </w:t>
      </w:r>
      <w:proofErr w:type="spellStart"/>
      <w:r w:rsidRPr="00B64715">
        <w:t>độ</w:t>
      </w:r>
      <w:proofErr w:type="spellEnd"/>
      <w:r w:rsidRPr="00B64715">
        <w:t xml:space="preserve">, </w:t>
      </w:r>
      <w:proofErr w:type="spellStart"/>
      <w:r w:rsidRPr="00B64715">
        <w:t>âm</w:t>
      </w:r>
      <w:proofErr w:type="spellEnd"/>
      <w:r w:rsidRPr="00B64715">
        <w:t xml:space="preserve"> </w:t>
      </w:r>
      <w:proofErr w:type="spellStart"/>
      <w:proofErr w:type="gramStart"/>
      <w:r w:rsidRPr="00B64715">
        <w:t>thanh</w:t>
      </w:r>
      <w:proofErr w:type="spellEnd"/>
      <w:r w:rsidRPr="00B64715">
        <w:t>,…</w:t>
      </w:r>
      <w:proofErr w:type="gramEnd"/>
      <w:r w:rsidRPr="00B64715">
        <w:t xml:space="preserve"> </w:t>
      </w:r>
      <w:proofErr w:type="spellStart"/>
      <w:r w:rsidRPr="00B64715">
        <w:t>đều</w:t>
      </w:r>
      <w:proofErr w:type="spellEnd"/>
      <w:r w:rsidRPr="00B64715">
        <w:t xml:space="preserve"> </w:t>
      </w:r>
      <w:proofErr w:type="spellStart"/>
      <w:r w:rsidRPr="00B64715">
        <w:t>tồn</w:t>
      </w:r>
      <w:proofErr w:type="spellEnd"/>
      <w:r w:rsidRPr="00B64715">
        <w:t xml:space="preserve"> </w:t>
      </w:r>
      <w:proofErr w:type="spellStart"/>
      <w:r w:rsidRPr="00B64715">
        <w:t>tại</w:t>
      </w:r>
      <w:proofErr w:type="spellEnd"/>
      <w:r w:rsidRPr="00B64715">
        <w:t xml:space="preserve"> </w:t>
      </w:r>
      <w:proofErr w:type="spellStart"/>
      <w:r w:rsidRPr="00B64715">
        <w:t>dưới</w:t>
      </w:r>
      <w:proofErr w:type="spellEnd"/>
      <w:r w:rsidRPr="00B64715">
        <w:t xml:space="preserve"> </w:t>
      </w:r>
      <w:proofErr w:type="spellStart"/>
      <w:r w:rsidRPr="00B64715">
        <w:t>dạng</w:t>
      </w:r>
      <w:proofErr w:type="spellEnd"/>
      <w:r w:rsidRPr="00B64715">
        <w:t xml:space="preserve"> </w:t>
      </w:r>
      <w:proofErr w:type="spellStart"/>
      <w:r w:rsidRPr="00B64715">
        <w:t>tín</w:t>
      </w:r>
      <w:proofErr w:type="spellEnd"/>
      <w:r w:rsidRPr="00B64715">
        <w:t xml:space="preserve"> </w:t>
      </w:r>
      <w:proofErr w:type="spellStart"/>
      <w:r w:rsidRPr="00B64715">
        <w:t>hiệu</w:t>
      </w:r>
      <w:proofErr w:type="spellEnd"/>
      <w:r w:rsidRPr="00B64715">
        <w:t xml:space="preserve"> </w:t>
      </w:r>
      <w:proofErr w:type="spellStart"/>
      <w:r w:rsidRPr="00B64715">
        <w:t>tương</w:t>
      </w:r>
      <w:proofErr w:type="spellEnd"/>
      <w:r w:rsidRPr="00B64715">
        <w:t xml:space="preserve"> </w:t>
      </w:r>
      <w:proofErr w:type="spellStart"/>
      <w:r w:rsidRPr="00B64715">
        <w:t>tự</w:t>
      </w:r>
      <w:proofErr w:type="spellEnd"/>
      <w:r w:rsidRPr="00B64715">
        <w:t xml:space="preserve"> (analog), </w:t>
      </w:r>
      <w:proofErr w:type="spellStart"/>
      <w:r w:rsidRPr="00B64715">
        <w:t>tức</w:t>
      </w:r>
      <w:proofErr w:type="spellEnd"/>
      <w:r w:rsidRPr="00B64715">
        <w:t xml:space="preserve"> </w:t>
      </w:r>
      <w:proofErr w:type="spellStart"/>
      <w:r w:rsidRPr="00B64715">
        <w:t>là</w:t>
      </w:r>
      <w:proofErr w:type="spellEnd"/>
      <w:r w:rsidRPr="00B64715">
        <w:t xml:space="preserve"> </w:t>
      </w:r>
      <w:proofErr w:type="spellStart"/>
      <w:r w:rsidRPr="00B64715">
        <w:t>tín</w:t>
      </w:r>
      <w:proofErr w:type="spellEnd"/>
      <w:r w:rsidRPr="00B64715">
        <w:t xml:space="preserve"> </w:t>
      </w:r>
      <w:proofErr w:type="spellStart"/>
      <w:r w:rsidRPr="00B64715">
        <w:t>hiệu</w:t>
      </w:r>
      <w:proofErr w:type="spellEnd"/>
      <w:r w:rsidRPr="00B64715">
        <w:t xml:space="preserve"> </w:t>
      </w:r>
      <w:proofErr w:type="spellStart"/>
      <w:r w:rsidRPr="00B64715">
        <w:t>liên</w:t>
      </w:r>
      <w:proofErr w:type="spellEnd"/>
      <w:r w:rsidRPr="00B64715">
        <w:t xml:space="preserve"> </w:t>
      </w:r>
      <w:proofErr w:type="spellStart"/>
      <w:r w:rsidRPr="00B64715">
        <w:t>tục</w:t>
      </w:r>
      <w:proofErr w:type="spellEnd"/>
      <w:r w:rsidRPr="00B64715">
        <w:t xml:space="preserve"> </w:t>
      </w:r>
      <w:proofErr w:type="spellStart"/>
      <w:r w:rsidRPr="00B64715">
        <w:t>và</w:t>
      </w:r>
      <w:proofErr w:type="spellEnd"/>
      <w:r w:rsidRPr="00B64715">
        <w:t xml:space="preserve"> </w:t>
      </w:r>
      <w:proofErr w:type="spellStart"/>
      <w:r w:rsidRPr="00B64715">
        <w:t>có</w:t>
      </w:r>
      <w:proofErr w:type="spellEnd"/>
      <w:r w:rsidRPr="00B64715">
        <w:t xml:space="preserve"> </w:t>
      </w:r>
      <w:proofErr w:type="spellStart"/>
      <w:r w:rsidRPr="00B64715">
        <w:t>các</w:t>
      </w:r>
      <w:proofErr w:type="spellEnd"/>
      <w:r w:rsidRPr="00B64715">
        <w:t xml:space="preserve"> </w:t>
      </w:r>
      <w:proofErr w:type="spellStart"/>
      <w:r w:rsidRPr="00B64715">
        <w:t>khoảng</w:t>
      </w:r>
      <w:proofErr w:type="spellEnd"/>
      <w:r w:rsidRPr="00B64715">
        <w:t xml:space="preserve"> chia </w:t>
      </w:r>
      <w:proofErr w:type="spellStart"/>
      <w:r w:rsidRPr="00B64715">
        <w:t>vô</w:t>
      </w:r>
      <w:proofErr w:type="spellEnd"/>
      <w:r w:rsidRPr="00B64715">
        <w:t xml:space="preserve"> </w:t>
      </w:r>
      <w:proofErr w:type="spellStart"/>
      <w:r w:rsidRPr="00B64715">
        <w:t>hạn</w:t>
      </w:r>
      <w:proofErr w:type="spellEnd"/>
      <w:r w:rsidRPr="00B64715">
        <w:t xml:space="preserve">. </w:t>
      </w:r>
      <w:proofErr w:type="spellStart"/>
      <w:r w:rsidRPr="00B64715">
        <w:t>Mà</w:t>
      </w:r>
      <w:proofErr w:type="spellEnd"/>
      <w:r w:rsidRPr="00B64715">
        <w:t xml:space="preserve"> </w:t>
      </w:r>
      <w:proofErr w:type="spellStart"/>
      <w:r w:rsidRPr="00B64715">
        <w:t>trong</w:t>
      </w:r>
      <w:proofErr w:type="spellEnd"/>
      <w:r w:rsidRPr="00B64715">
        <w:t xml:space="preserve"> vi </w:t>
      </w:r>
      <w:proofErr w:type="spellStart"/>
      <w:r w:rsidRPr="00B64715">
        <w:t>điều</w:t>
      </w:r>
      <w:proofErr w:type="spellEnd"/>
      <w:r w:rsidRPr="00B64715">
        <w:t xml:space="preserve"> </w:t>
      </w:r>
      <w:proofErr w:type="spellStart"/>
      <w:r w:rsidRPr="00B64715">
        <w:t>khiển</w:t>
      </w:r>
      <w:proofErr w:type="spellEnd"/>
      <w:r w:rsidRPr="00B64715">
        <w:t xml:space="preserve"> </w:t>
      </w:r>
      <w:proofErr w:type="spellStart"/>
      <w:r w:rsidRPr="00B64715">
        <w:t>chỉ</w:t>
      </w:r>
      <w:proofErr w:type="spellEnd"/>
      <w:r w:rsidRPr="00B64715">
        <w:t xml:space="preserve"> </w:t>
      </w:r>
      <w:proofErr w:type="spellStart"/>
      <w:r w:rsidRPr="00B64715">
        <w:t>có</w:t>
      </w:r>
      <w:proofErr w:type="spellEnd"/>
      <w:r w:rsidRPr="00B64715">
        <w:t xml:space="preserve"> </w:t>
      </w:r>
      <w:proofErr w:type="spellStart"/>
      <w:r w:rsidRPr="00B64715">
        <w:t>khái</w:t>
      </w:r>
      <w:proofErr w:type="spellEnd"/>
      <w:r w:rsidRPr="00B64715">
        <w:t xml:space="preserve"> </w:t>
      </w:r>
      <w:proofErr w:type="spellStart"/>
      <w:r w:rsidRPr="00B64715">
        <w:t>niệm</w:t>
      </w:r>
      <w:proofErr w:type="spellEnd"/>
      <w:r w:rsidRPr="00B64715">
        <w:t xml:space="preserve"> </w:t>
      </w:r>
      <w:proofErr w:type="spellStart"/>
      <w:r w:rsidRPr="00B64715">
        <w:t>số</w:t>
      </w:r>
      <w:proofErr w:type="spellEnd"/>
      <w:r w:rsidRPr="00B64715">
        <w:t xml:space="preserve">, </w:t>
      </w:r>
      <w:proofErr w:type="spellStart"/>
      <w:r w:rsidRPr="00B64715">
        <w:t>cấu</w:t>
      </w:r>
      <w:proofErr w:type="spellEnd"/>
      <w:r w:rsidRPr="00B64715">
        <w:t xml:space="preserve"> </w:t>
      </w:r>
      <w:proofErr w:type="spellStart"/>
      <w:r w:rsidRPr="00B64715">
        <w:t>trúc</w:t>
      </w:r>
      <w:proofErr w:type="spellEnd"/>
      <w:r w:rsidRPr="00B64715">
        <w:t xml:space="preserve"> </w:t>
      </w:r>
      <w:proofErr w:type="spellStart"/>
      <w:r w:rsidRPr="00B64715">
        <w:t>từ</w:t>
      </w:r>
      <w:proofErr w:type="spellEnd"/>
      <w:r w:rsidRPr="00B64715">
        <w:t xml:space="preserve"> </w:t>
      </w:r>
      <w:proofErr w:type="spellStart"/>
      <w:r w:rsidRPr="00B64715">
        <w:t>nhân</w:t>
      </w:r>
      <w:proofErr w:type="spellEnd"/>
      <w:r w:rsidRPr="00B64715">
        <w:t xml:space="preserve"> </w:t>
      </w:r>
      <w:proofErr w:type="spellStart"/>
      <w:r w:rsidRPr="00B64715">
        <w:t>đến</w:t>
      </w:r>
      <w:proofErr w:type="spellEnd"/>
      <w:r w:rsidRPr="00B64715">
        <w:t xml:space="preserve"> </w:t>
      </w:r>
      <w:proofErr w:type="spellStart"/>
      <w:r w:rsidRPr="00B64715">
        <w:t>bộ</w:t>
      </w:r>
      <w:proofErr w:type="spellEnd"/>
      <w:r w:rsidRPr="00B64715">
        <w:t xml:space="preserve"> </w:t>
      </w:r>
      <w:proofErr w:type="spellStart"/>
      <w:r w:rsidRPr="00B64715">
        <w:t>nhớ</w:t>
      </w:r>
      <w:proofErr w:type="spellEnd"/>
      <w:r w:rsidRPr="00B64715">
        <w:t xml:space="preserve"> </w:t>
      </w:r>
      <w:proofErr w:type="spellStart"/>
      <w:r w:rsidRPr="00B64715">
        <w:t>hoạt</w:t>
      </w:r>
      <w:proofErr w:type="spellEnd"/>
      <w:r w:rsidRPr="00B64715">
        <w:t xml:space="preserve"> </w:t>
      </w:r>
      <w:proofErr w:type="spellStart"/>
      <w:r w:rsidRPr="00B64715">
        <w:t>động</w:t>
      </w:r>
      <w:proofErr w:type="spellEnd"/>
      <w:r w:rsidRPr="00B64715">
        <w:t xml:space="preserve"> </w:t>
      </w:r>
      <w:proofErr w:type="spellStart"/>
      <w:r w:rsidRPr="00B64715">
        <w:t>dựa</w:t>
      </w:r>
      <w:proofErr w:type="spellEnd"/>
      <w:r w:rsidRPr="00B64715">
        <w:t xml:space="preserve"> </w:t>
      </w:r>
      <w:proofErr w:type="spellStart"/>
      <w:r w:rsidRPr="00B64715">
        <w:t>trên</w:t>
      </w:r>
      <w:proofErr w:type="spellEnd"/>
      <w:r w:rsidRPr="00B64715">
        <w:t xml:space="preserve"> </w:t>
      </w:r>
      <w:proofErr w:type="spellStart"/>
      <w:r w:rsidRPr="00B64715">
        <w:t>các</w:t>
      </w:r>
      <w:proofErr w:type="spellEnd"/>
      <w:r w:rsidRPr="00B64715">
        <w:t xml:space="preserve"> Transistor </w:t>
      </w:r>
      <w:proofErr w:type="spellStart"/>
      <w:r w:rsidRPr="00B64715">
        <w:t>chỉ</w:t>
      </w:r>
      <w:proofErr w:type="spellEnd"/>
      <w:r w:rsidRPr="00B64715">
        <w:t xml:space="preserve"> </w:t>
      </w:r>
      <w:proofErr w:type="spellStart"/>
      <w:r w:rsidRPr="00B64715">
        <w:t>có</w:t>
      </w:r>
      <w:proofErr w:type="spellEnd"/>
      <w:r w:rsidRPr="00B64715">
        <w:t xml:space="preserve"> 2 </w:t>
      </w:r>
      <w:proofErr w:type="spellStart"/>
      <w:r w:rsidRPr="00B64715">
        <w:t>mức</w:t>
      </w:r>
      <w:proofErr w:type="spellEnd"/>
      <w:r w:rsidRPr="00B64715">
        <w:t xml:space="preserve"> logic 0 </w:t>
      </w:r>
      <w:proofErr w:type="spellStart"/>
      <w:r w:rsidRPr="00B64715">
        <w:t>và</w:t>
      </w:r>
      <w:proofErr w:type="spellEnd"/>
      <w:r w:rsidRPr="00B64715">
        <w:t xml:space="preserve"> 1. </w:t>
      </w:r>
      <w:proofErr w:type="spellStart"/>
      <w:r w:rsidRPr="00B64715">
        <w:t>Vậy</w:t>
      </w:r>
      <w:proofErr w:type="spellEnd"/>
      <w:r w:rsidRPr="00B64715">
        <w:t xml:space="preserve"> </w:t>
      </w:r>
      <w:proofErr w:type="spellStart"/>
      <w:r w:rsidRPr="00B64715">
        <w:t>làm</w:t>
      </w:r>
      <w:proofErr w:type="spellEnd"/>
      <w:r w:rsidRPr="00B64715">
        <w:t xml:space="preserve"> </w:t>
      </w:r>
      <w:proofErr w:type="spellStart"/>
      <w:r w:rsidRPr="00B64715">
        <w:t>thế</w:t>
      </w:r>
      <w:proofErr w:type="spellEnd"/>
      <w:r w:rsidRPr="00B64715">
        <w:t xml:space="preserve"> </w:t>
      </w:r>
      <w:proofErr w:type="spellStart"/>
      <w:r w:rsidRPr="00B64715">
        <w:t>nào</w:t>
      </w:r>
      <w:proofErr w:type="spellEnd"/>
      <w:r w:rsidRPr="00B64715">
        <w:t xml:space="preserve"> </w:t>
      </w:r>
      <w:proofErr w:type="spellStart"/>
      <w:r w:rsidRPr="00B64715">
        <w:t>để</w:t>
      </w:r>
      <w:proofErr w:type="spellEnd"/>
      <w:r w:rsidRPr="00B64715">
        <w:t xml:space="preserve"> vi </w:t>
      </w:r>
      <w:proofErr w:type="spellStart"/>
      <w:r w:rsidRPr="00B64715">
        <w:t>điều</w:t>
      </w:r>
      <w:proofErr w:type="spellEnd"/>
      <w:r w:rsidRPr="00B64715">
        <w:t xml:space="preserve"> </w:t>
      </w:r>
      <w:proofErr w:type="spellStart"/>
      <w:r w:rsidRPr="00B64715">
        <w:t>khiển</w:t>
      </w:r>
      <w:proofErr w:type="spellEnd"/>
      <w:r w:rsidRPr="00B64715">
        <w:t xml:space="preserve"> </w:t>
      </w:r>
      <w:proofErr w:type="spellStart"/>
      <w:r w:rsidRPr="00B64715">
        <w:t>hiểu</w:t>
      </w:r>
      <w:proofErr w:type="spellEnd"/>
      <w:r w:rsidRPr="00B64715">
        <w:t xml:space="preserve"> </w:t>
      </w:r>
      <w:proofErr w:type="spellStart"/>
      <w:r w:rsidRPr="00B64715">
        <w:t>và</w:t>
      </w:r>
      <w:proofErr w:type="spellEnd"/>
      <w:r w:rsidRPr="00B64715">
        <w:t xml:space="preserve"> </w:t>
      </w:r>
      <w:proofErr w:type="spellStart"/>
      <w:r w:rsidRPr="00B64715">
        <w:t>đọc</w:t>
      </w:r>
      <w:proofErr w:type="spellEnd"/>
      <w:r w:rsidRPr="00B64715">
        <w:t xml:space="preserve"> </w:t>
      </w:r>
      <w:proofErr w:type="spellStart"/>
      <w:r w:rsidRPr="00B64715">
        <w:t>được</w:t>
      </w:r>
      <w:proofErr w:type="spellEnd"/>
      <w:r w:rsidRPr="00B64715">
        <w:t xml:space="preserve"> </w:t>
      </w:r>
      <w:proofErr w:type="spellStart"/>
      <w:r w:rsidRPr="00B64715">
        <w:t>tín</w:t>
      </w:r>
      <w:proofErr w:type="spellEnd"/>
      <w:r w:rsidRPr="00B64715">
        <w:t xml:space="preserve"> </w:t>
      </w:r>
      <w:proofErr w:type="spellStart"/>
      <w:r w:rsidRPr="00B64715">
        <w:t>hiệu</w:t>
      </w:r>
      <w:proofErr w:type="spellEnd"/>
      <w:r w:rsidRPr="00B64715">
        <w:t xml:space="preserve"> </w:t>
      </w:r>
      <w:proofErr w:type="spellStart"/>
      <w:r w:rsidRPr="00B64715">
        <w:t>này</w:t>
      </w:r>
      <w:proofErr w:type="spellEnd"/>
      <w:r w:rsidRPr="00B64715">
        <w:t xml:space="preserve">? </w:t>
      </w:r>
      <w:proofErr w:type="spellStart"/>
      <w:r w:rsidRPr="00B64715">
        <w:t>Đó</w:t>
      </w:r>
      <w:proofErr w:type="spellEnd"/>
      <w:r w:rsidRPr="00B64715">
        <w:t xml:space="preserve"> </w:t>
      </w:r>
      <w:proofErr w:type="spellStart"/>
      <w:r w:rsidRPr="00B64715">
        <w:t>chính</w:t>
      </w:r>
      <w:proofErr w:type="spellEnd"/>
      <w:r w:rsidRPr="00B64715">
        <w:t xml:space="preserve"> </w:t>
      </w:r>
      <w:proofErr w:type="spellStart"/>
      <w:r w:rsidRPr="00B64715">
        <w:t>là</w:t>
      </w:r>
      <w:proofErr w:type="spellEnd"/>
      <w:r w:rsidRPr="00B64715">
        <w:t xml:space="preserve"> </w:t>
      </w:r>
      <w:proofErr w:type="spellStart"/>
      <w:r w:rsidRPr="00B64715">
        <w:t>ứng</w:t>
      </w:r>
      <w:proofErr w:type="spellEnd"/>
      <w:r w:rsidRPr="00B64715">
        <w:t xml:space="preserve"> </w:t>
      </w:r>
      <w:proofErr w:type="spellStart"/>
      <w:r w:rsidRPr="00B64715">
        <w:t>dụng</w:t>
      </w:r>
      <w:proofErr w:type="spellEnd"/>
      <w:r w:rsidRPr="00B64715">
        <w:t xml:space="preserve"> </w:t>
      </w:r>
      <w:proofErr w:type="spellStart"/>
      <w:r w:rsidRPr="00B64715">
        <w:t>của</w:t>
      </w:r>
      <w:proofErr w:type="spellEnd"/>
      <w:r w:rsidRPr="00B64715">
        <w:t xml:space="preserve"> </w:t>
      </w:r>
      <w:proofErr w:type="spellStart"/>
      <w:r w:rsidRPr="00B64715">
        <w:t>bộ</w:t>
      </w:r>
      <w:proofErr w:type="spellEnd"/>
      <w:r w:rsidRPr="00B64715">
        <w:t xml:space="preserve"> </w:t>
      </w:r>
      <w:proofErr w:type="spellStart"/>
      <w:r w:rsidRPr="00B64715">
        <w:t>chuyển</w:t>
      </w:r>
      <w:proofErr w:type="spellEnd"/>
      <w:r w:rsidRPr="00B64715">
        <w:t xml:space="preserve"> </w:t>
      </w:r>
      <w:proofErr w:type="spellStart"/>
      <w:r w:rsidRPr="00B64715">
        <w:t>đổi</w:t>
      </w:r>
      <w:proofErr w:type="spellEnd"/>
      <w:r w:rsidRPr="00B64715">
        <w:t xml:space="preserve"> </w:t>
      </w:r>
      <w:proofErr w:type="spellStart"/>
      <w:r w:rsidRPr="00B64715">
        <w:t>tương</w:t>
      </w:r>
      <w:proofErr w:type="spellEnd"/>
      <w:r w:rsidRPr="00B64715">
        <w:t xml:space="preserve"> </w:t>
      </w:r>
      <w:proofErr w:type="spellStart"/>
      <w:r w:rsidRPr="00B64715">
        <w:t>tự</w:t>
      </w:r>
      <w:proofErr w:type="spellEnd"/>
      <w:r w:rsidRPr="00B64715">
        <w:t xml:space="preserve"> - </w:t>
      </w:r>
      <w:proofErr w:type="spellStart"/>
      <w:r w:rsidRPr="00B64715">
        <w:t>số</w:t>
      </w:r>
      <w:proofErr w:type="spellEnd"/>
      <w:r w:rsidRPr="00B64715">
        <w:t xml:space="preserve"> (Analog to Digital Converter - ADC).</w:t>
      </w:r>
    </w:p>
    <w:p w14:paraId="3272A911" w14:textId="77777777" w:rsidR="00B64715" w:rsidRPr="00B64715" w:rsidRDefault="00B64715" w:rsidP="002C54D2">
      <w:pPr>
        <w:spacing w:line="360" w:lineRule="auto"/>
      </w:pPr>
      <w:r w:rsidRPr="00B64715">
        <w:t xml:space="preserve">Trong </w:t>
      </w:r>
      <w:proofErr w:type="spellStart"/>
      <w:r w:rsidRPr="00B64715">
        <w:t>bộ</w:t>
      </w:r>
      <w:proofErr w:type="spellEnd"/>
      <w:r w:rsidRPr="00B64715">
        <w:t xml:space="preserve"> ADC, ta </w:t>
      </w:r>
      <w:proofErr w:type="spellStart"/>
      <w:r w:rsidRPr="00B64715">
        <w:t>cần</w:t>
      </w:r>
      <w:proofErr w:type="spellEnd"/>
      <w:r w:rsidRPr="00B64715">
        <w:t xml:space="preserve"> </w:t>
      </w:r>
      <w:proofErr w:type="spellStart"/>
      <w:r w:rsidRPr="00B64715">
        <w:t>quan</w:t>
      </w:r>
      <w:proofErr w:type="spellEnd"/>
      <w:r w:rsidRPr="00B64715">
        <w:t xml:space="preserve"> </w:t>
      </w:r>
      <w:proofErr w:type="spellStart"/>
      <w:r w:rsidRPr="00B64715">
        <w:t>tâm</w:t>
      </w:r>
      <w:proofErr w:type="spellEnd"/>
      <w:r w:rsidRPr="00B64715">
        <w:t xml:space="preserve"> </w:t>
      </w:r>
      <w:proofErr w:type="spellStart"/>
      <w:r w:rsidRPr="00B64715">
        <w:t>đến</w:t>
      </w:r>
      <w:proofErr w:type="spellEnd"/>
      <w:r w:rsidRPr="00B64715">
        <w:t xml:space="preserve"> 2 </w:t>
      </w:r>
      <w:proofErr w:type="spellStart"/>
      <w:r w:rsidRPr="00B64715">
        <w:t>yếu</w:t>
      </w:r>
      <w:proofErr w:type="spellEnd"/>
      <w:r w:rsidRPr="00B64715">
        <w:t xml:space="preserve"> </w:t>
      </w:r>
      <w:proofErr w:type="spellStart"/>
      <w:r w:rsidRPr="00B64715">
        <w:t>tố</w:t>
      </w:r>
      <w:proofErr w:type="spellEnd"/>
      <w:r w:rsidRPr="00B64715">
        <w:t>:</w:t>
      </w:r>
    </w:p>
    <w:p w14:paraId="73CCC83D" w14:textId="384280C5" w:rsidR="00B64715" w:rsidRPr="00B64715" w:rsidRDefault="00B64715" w:rsidP="002C54D2">
      <w:pPr>
        <w:pStyle w:val="ListParagraph"/>
        <w:numPr>
          <w:ilvl w:val="0"/>
          <w:numId w:val="37"/>
        </w:numPr>
        <w:spacing w:line="360" w:lineRule="auto"/>
      </w:pPr>
      <w:proofErr w:type="spellStart"/>
      <w:r w:rsidRPr="00B64715">
        <w:t>Độ</w:t>
      </w:r>
      <w:proofErr w:type="spellEnd"/>
      <w:r w:rsidRPr="00B64715">
        <w:t xml:space="preserve"> </w:t>
      </w:r>
      <w:proofErr w:type="spellStart"/>
      <w:r w:rsidRPr="00B64715">
        <w:t>phân</w:t>
      </w:r>
      <w:proofErr w:type="spellEnd"/>
      <w:r w:rsidRPr="00B64715">
        <w:t xml:space="preserve"> </w:t>
      </w:r>
      <w:proofErr w:type="spellStart"/>
      <w:r w:rsidRPr="00B64715">
        <w:t>giải</w:t>
      </w:r>
      <w:proofErr w:type="spellEnd"/>
      <w:r w:rsidRPr="00B64715">
        <w:t xml:space="preserve"> (resolution): </w:t>
      </w:r>
      <w:proofErr w:type="spellStart"/>
      <w:r w:rsidRPr="00B64715">
        <w:t>số</w:t>
      </w:r>
      <w:proofErr w:type="spellEnd"/>
      <w:r w:rsidRPr="00B64715">
        <w:t xml:space="preserve"> bit </w:t>
      </w:r>
      <w:proofErr w:type="spellStart"/>
      <w:r w:rsidRPr="00B64715">
        <w:t>cần</w:t>
      </w:r>
      <w:proofErr w:type="spellEnd"/>
      <w:r w:rsidRPr="00B64715">
        <w:t xml:space="preserve"> </w:t>
      </w:r>
      <w:proofErr w:type="spellStart"/>
      <w:r w:rsidRPr="00B64715">
        <w:t>thiết</w:t>
      </w:r>
      <w:proofErr w:type="spellEnd"/>
      <w:r w:rsidRPr="00B64715">
        <w:t xml:space="preserve"> </w:t>
      </w:r>
      <w:proofErr w:type="spellStart"/>
      <w:r w:rsidRPr="00B64715">
        <w:t>để</w:t>
      </w:r>
      <w:proofErr w:type="spellEnd"/>
      <w:r w:rsidRPr="00B64715">
        <w:t xml:space="preserve"> </w:t>
      </w:r>
      <w:proofErr w:type="spellStart"/>
      <w:r w:rsidRPr="00B64715">
        <w:t>chứa</w:t>
      </w:r>
      <w:proofErr w:type="spellEnd"/>
      <w:r w:rsidRPr="00B64715">
        <w:t xml:space="preserve"> </w:t>
      </w:r>
      <w:proofErr w:type="spellStart"/>
      <w:r w:rsidRPr="00B64715">
        <w:t>giá</w:t>
      </w:r>
      <w:proofErr w:type="spellEnd"/>
      <w:r w:rsidRPr="00B64715">
        <w:t xml:space="preserve"> </w:t>
      </w:r>
      <w:proofErr w:type="spellStart"/>
      <w:r w:rsidRPr="00B64715">
        <w:t>trị</w:t>
      </w:r>
      <w:proofErr w:type="spellEnd"/>
      <w:r w:rsidRPr="00B64715">
        <w:t xml:space="preserve"> </w:t>
      </w:r>
      <w:proofErr w:type="spellStart"/>
      <w:r w:rsidRPr="00B64715">
        <w:t>chuyển</w:t>
      </w:r>
      <w:proofErr w:type="spellEnd"/>
      <w:r w:rsidRPr="00B64715">
        <w:t xml:space="preserve"> </w:t>
      </w:r>
      <w:proofErr w:type="spellStart"/>
      <w:r w:rsidRPr="00B64715">
        <w:t>đổi</w:t>
      </w:r>
      <w:proofErr w:type="spellEnd"/>
      <w:r w:rsidRPr="00B64715">
        <w:t xml:space="preserve"> ở </w:t>
      </w:r>
      <w:proofErr w:type="spellStart"/>
      <w:r w:rsidRPr="00B64715">
        <w:t>ngõ</w:t>
      </w:r>
      <w:proofErr w:type="spellEnd"/>
      <w:r w:rsidRPr="00B64715">
        <w:t xml:space="preserve"> </w:t>
      </w:r>
      <w:proofErr w:type="spellStart"/>
      <w:r w:rsidRPr="00B64715">
        <w:t>ra.</w:t>
      </w:r>
      <w:proofErr w:type="spellEnd"/>
      <w:r w:rsidRPr="00B64715">
        <w:t xml:space="preserve"> </w:t>
      </w:r>
      <w:proofErr w:type="spellStart"/>
      <w:r w:rsidRPr="00B64715">
        <w:t>Ví</w:t>
      </w:r>
      <w:proofErr w:type="spellEnd"/>
      <w:r w:rsidRPr="00B64715">
        <w:t xml:space="preserve"> </w:t>
      </w:r>
      <w:proofErr w:type="spellStart"/>
      <w:r w:rsidRPr="00B64715">
        <w:t>dụ</w:t>
      </w:r>
      <w:proofErr w:type="spellEnd"/>
      <w:r w:rsidRPr="00B64715">
        <w:t xml:space="preserve"> </w:t>
      </w:r>
      <w:proofErr w:type="spellStart"/>
      <w:r w:rsidRPr="00B64715">
        <w:t>với</w:t>
      </w:r>
      <w:proofErr w:type="spellEnd"/>
      <w:r w:rsidRPr="00B64715">
        <w:t xml:space="preserve"> vi </w:t>
      </w:r>
      <w:proofErr w:type="spellStart"/>
      <w:r w:rsidRPr="00B64715">
        <w:t>điều</w:t>
      </w:r>
      <w:proofErr w:type="spellEnd"/>
      <w:r w:rsidRPr="00B64715">
        <w:t xml:space="preserve"> </w:t>
      </w:r>
      <w:proofErr w:type="spellStart"/>
      <w:r w:rsidRPr="00B64715">
        <w:t>khiển</w:t>
      </w:r>
      <w:proofErr w:type="spellEnd"/>
      <w:r w:rsidRPr="00B64715">
        <w:t xml:space="preserve"> PIC, ta </w:t>
      </w:r>
      <w:proofErr w:type="spellStart"/>
      <w:r w:rsidRPr="00B64715">
        <w:t>dùng</w:t>
      </w:r>
      <w:proofErr w:type="spellEnd"/>
      <w:r w:rsidRPr="00B64715">
        <w:t xml:space="preserve"> 10bit </w:t>
      </w:r>
      <w:proofErr w:type="spellStart"/>
      <w:r w:rsidRPr="00B64715">
        <w:t>để</w:t>
      </w:r>
      <w:proofErr w:type="spellEnd"/>
      <w:r w:rsidRPr="00B64715">
        <w:t xml:space="preserve"> </w:t>
      </w:r>
      <w:proofErr w:type="spellStart"/>
      <w:r w:rsidRPr="00B64715">
        <w:t>chứa</w:t>
      </w:r>
      <w:proofErr w:type="spellEnd"/>
      <w:r w:rsidRPr="00B64715">
        <w:t xml:space="preserve"> </w:t>
      </w:r>
      <w:proofErr w:type="spellStart"/>
      <w:r w:rsidRPr="00B64715">
        <w:t>giá</w:t>
      </w:r>
      <w:proofErr w:type="spellEnd"/>
      <w:r w:rsidRPr="00B64715">
        <w:t xml:space="preserve"> </w:t>
      </w:r>
      <w:proofErr w:type="spellStart"/>
      <w:r w:rsidRPr="00B64715">
        <w:t>trị</w:t>
      </w:r>
      <w:proofErr w:type="spellEnd"/>
      <w:r w:rsidRPr="00B64715">
        <w:t xml:space="preserve">, </w:t>
      </w:r>
      <w:proofErr w:type="spellStart"/>
      <w:r w:rsidRPr="00B64715">
        <w:t>tương</w:t>
      </w:r>
      <w:proofErr w:type="spellEnd"/>
      <w:r w:rsidRPr="00B64715">
        <w:t xml:space="preserve"> </w:t>
      </w:r>
      <w:proofErr w:type="spellStart"/>
      <w:r w:rsidRPr="00B64715">
        <w:t>đương</w:t>
      </w:r>
      <w:proofErr w:type="spellEnd"/>
      <w:r w:rsidRPr="00B64715">
        <w:t xml:space="preserve"> </w:t>
      </w:r>
      <w:proofErr w:type="spellStart"/>
      <w:r w:rsidRPr="00B64715">
        <w:t>với</w:t>
      </w:r>
      <w:proofErr w:type="spellEnd"/>
      <w:r w:rsidRPr="00B64715">
        <w:t xml:space="preserve"> 1024 </w:t>
      </w:r>
      <w:proofErr w:type="spellStart"/>
      <w:r w:rsidRPr="00B64715">
        <w:t>giá</w:t>
      </w:r>
      <w:proofErr w:type="spellEnd"/>
      <w:r w:rsidRPr="00B64715">
        <w:t xml:space="preserve"> </w:t>
      </w:r>
      <w:proofErr w:type="spellStart"/>
      <w:r w:rsidRPr="00B64715">
        <w:t>trị</w:t>
      </w:r>
      <w:proofErr w:type="spellEnd"/>
      <w:r w:rsidRPr="00B64715">
        <w:t xml:space="preserve"> </w:t>
      </w:r>
      <w:proofErr w:type="spellStart"/>
      <w:r w:rsidRPr="00B64715">
        <w:t>từ</w:t>
      </w:r>
      <w:proofErr w:type="spellEnd"/>
      <w:r w:rsidRPr="00B64715">
        <w:t xml:space="preserve"> 0-1023</w:t>
      </w:r>
      <w:r>
        <w:t>.</w:t>
      </w:r>
    </w:p>
    <w:p w14:paraId="38414737" w14:textId="070C9912" w:rsidR="00B64715" w:rsidRPr="00B64715" w:rsidRDefault="00B64715" w:rsidP="002C54D2">
      <w:pPr>
        <w:pStyle w:val="ListParagraph"/>
        <w:numPr>
          <w:ilvl w:val="0"/>
          <w:numId w:val="37"/>
        </w:numPr>
        <w:spacing w:line="360" w:lineRule="auto"/>
      </w:pPr>
      <w:proofErr w:type="spellStart"/>
      <w:r w:rsidRPr="00B64715">
        <w:t>Thời</w:t>
      </w:r>
      <w:proofErr w:type="spellEnd"/>
      <w:r w:rsidRPr="00B64715">
        <w:t xml:space="preserve"> </w:t>
      </w:r>
      <w:proofErr w:type="spellStart"/>
      <w:r w:rsidRPr="00B64715">
        <w:t>gian</w:t>
      </w:r>
      <w:proofErr w:type="spellEnd"/>
      <w:r w:rsidRPr="00B64715">
        <w:t xml:space="preserve"> </w:t>
      </w:r>
      <w:proofErr w:type="spellStart"/>
      <w:r w:rsidRPr="00B64715">
        <w:t>lấy</w:t>
      </w:r>
      <w:proofErr w:type="spellEnd"/>
      <w:r w:rsidRPr="00B64715">
        <w:t xml:space="preserve"> </w:t>
      </w:r>
      <w:proofErr w:type="spellStart"/>
      <w:r w:rsidRPr="00B64715">
        <w:t>mẫu</w:t>
      </w:r>
      <w:proofErr w:type="spellEnd"/>
      <w:r w:rsidRPr="00B64715">
        <w:t xml:space="preserve"> (sampling time): </w:t>
      </w:r>
      <w:proofErr w:type="spellStart"/>
      <w:r w:rsidRPr="00B64715">
        <w:t>thời</w:t>
      </w:r>
      <w:proofErr w:type="spellEnd"/>
      <w:r w:rsidRPr="00B64715">
        <w:t xml:space="preserve"> </w:t>
      </w:r>
      <w:proofErr w:type="spellStart"/>
      <w:r w:rsidRPr="00B64715">
        <w:t>gian</w:t>
      </w:r>
      <w:proofErr w:type="spellEnd"/>
      <w:r w:rsidRPr="00B64715">
        <w:t xml:space="preserve"> </w:t>
      </w:r>
      <w:proofErr w:type="spellStart"/>
      <w:r w:rsidRPr="00B64715">
        <w:t>giữa</w:t>
      </w:r>
      <w:proofErr w:type="spellEnd"/>
      <w:r w:rsidRPr="00B64715">
        <w:t xml:space="preserve"> 2 </w:t>
      </w:r>
      <w:proofErr w:type="spellStart"/>
      <w:r w:rsidRPr="00B64715">
        <w:t>lần</w:t>
      </w:r>
      <w:proofErr w:type="spellEnd"/>
      <w:r w:rsidRPr="00B64715">
        <w:t xml:space="preserve"> </w:t>
      </w:r>
      <w:proofErr w:type="spellStart"/>
      <w:r w:rsidRPr="00B64715">
        <w:t>số</w:t>
      </w:r>
      <w:proofErr w:type="spellEnd"/>
      <w:r w:rsidRPr="00B64715">
        <w:t xml:space="preserve"> </w:t>
      </w:r>
      <w:proofErr w:type="spellStart"/>
      <w:r w:rsidRPr="00B64715">
        <w:t>hóa</w:t>
      </w:r>
      <w:proofErr w:type="spellEnd"/>
      <w:r w:rsidRPr="00B64715">
        <w:t xml:space="preserve"> </w:t>
      </w:r>
      <w:proofErr w:type="spellStart"/>
      <w:r w:rsidRPr="00B64715">
        <w:t>của</w:t>
      </w:r>
      <w:proofErr w:type="spellEnd"/>
      <w:r w:rsidRPr="00B64715">
        <w:t xml:space="preserve"> </w:t>
      </w:r>
      <w:proofErr w:type="spellStart"/>
      <w:r w:rsidRPr="00B64715">
        <w:t>bộ</w:t>
      </w:r>
      <w:proofErr w:type="spellEnd"/>
      <w:r w:rsidRPr="00B64715">
        <w:t xml:space="preserve"> </w:t>
      </w:r>
      <w:proofErr w:type="spellStart"/>
      <w:r w:rsidRPr="00B64715">
        <w:t>chuyển</w:t>
      </w:r>
      <w:proofErr w:type="spellEnd"/>
      <w:r w:rsidRPr="00B64715">
        <w:t xml:space="preserve"> </w:t>
      </w:r>
      <w:proofErr w:type="spellStart"/>
      <w:r w:rsidRPr="00B64715">
        <w:t>đổi</w:t>
      </w:r>
      <w:proofErr w:type="spellEnd"/>
      <w:r>
        <w:t>.</w:t>
      </w:r>
    </w:p>
    <w:p w14:paraId="2302C9C7" w14:textId="392EEBB5" w:rsidR="0080546C" w:rsidRPr="009A0376" w:rsidRDefault="006A2785" w:rsidP="002C54D2">
      <w:pPr>
        <w:pStyle w:val="Heading4"/>
        <w:spacing w:line="360" w:lineRule="auto"/>
        <w:rPr>
          <w:lang w:val="vi-VN" w:eastAsia="vi-VN"/>
        </w:rPr>
      </w:pPr>
      <w:proofErr w:type="spellStart"/>
      <w:r>
        <w:rPr>
          <w:lang w:eastAsia="vi-VN"/>
        </w:rPr>
        <w:lastRenderedPageBreak/>
        <w:t>Ứng</w:t>
      </w:r>
      <w:proofErr w:type="spellEnd"/>
      <w:r>
        <w:rPr>
          <w:lang w:eastAsia="vi-VN"/>
        </w:rPr>
        <w:t xml:space="preserve"> </w:t>
      </w:r>
      <w:proofErr w:type="spellStart"/>
      <w:r>
        <w:rPr>
          <w:lang w:eastAsia="vi-VN"/>
        </w:rPr>
        <w:t>dụng</w:t>
      </w:r>
      <w:proofErr w:type="spellEnd"/>
      <w:r>
        <w:rPr>
          <w:lang w:eastAsia="vi-VN"/>
        </w:rPr>
        <w:t xml:space="preserve"> ADC </w:t>
      </w:r>
      <w:proofErr w:type="spellStart"/>
      <w:r>
        <w:rPr>
          <w:lang w:eastAsia="vi-VN"/>
        </w:rPr>
        <w:t>đọc</w:t>
      </w:r>
      <w:proofErr w:type="spellEnd"/>
      <w:r>
        <w:rPr>
          <w:lang w:eastAsia="vi-VN"/>
        </w:rPr>
        <w:t xml:space="preserve"> </w:t>
      </w:r>
      <w:proofErr w:type="spellStart"/>
      <w:r>
        <w:rPr>
          <w:lang w:eastAsia="vi-VN"/>
        </w:rPr>
        <w:t>nhiệt</w:t>
      </w:r>
      <w:proofErr w:type="spellEnd"/>
      <w:r>
        <w:rPr>
          <w:lang w:eastAsia="vi-VN"/>
        </w:rPr>
        <w:t xml:space="preserve"> </w:t>
      </w:r>
      <w:proofErr w:type="spellStart"/>
      <w:r>
        <w:rPr>
          <w:lang w:eastAsia="vi-VN"/>
        </w:rPr>
        <w:t>độ</w:t>
      </w:r>
      <w:proofErr w:type="spellEnd"/>
      <w:r>
        <w:rPr>
          <w:lang w:eastAsia="vi-VN"/>
        </w:rPr>
        <w:t xml:space="preserve"> </w:t>
      </w:r>
      <w:proofErr w:type="spellStart"/>
      <w:r>
        <w:rPr>
          <w:lang w:eastAsia="vi-VN"/>
        </w:rPr>
        <w:t>từ</w:t>
      </w:r>
      <w:proofErr w:type="spellEnd"/>
      <w:r>
        <w:rPr>
          <w:lang w:eastAsia="vi-VN"/>
        </w:rPr>
        <w:t xml:space="preserve"> LM35 </w:t>
      </w:r>
      <w:proofErr w:type="spellStart"/>
      <w:r>
        <w:rPr>
          <w:lang w:eastAsia="vi-VN"/>
        </w:rPr>
        <w:t>thông</w:t>
      </w:r>
      <w:proofErr w:type="spellEnd"/>
      <w:r>
        <w:rPr>
          <w:lang w:eastAsia="vi-VN"/>
        </w:rPr>
        <w:t xml:space="preserve"> PIC16F887</w:t>
      </w:r>
    </w:p>
    <w:p w14:paraId="208E2C24" w14:textId="770B3EF5" w:rsidR="0080546C" w:rsidRPr="006A2785" w:rsidRDefault="006A2785" w:rsidP="002C54D2">
      <w:pPr>
        <w:keepNext/>
        <w:spacing w:line="360" w:lineRule="auto"/>
        <w:jc w:val="both"/>
        <w:rPr>
          <w:szCs w:val="26"/>
        </w:rPr>
      </w:pPr>
      <w:r w:rsidRPr="006A2785">
        <w:rPr>
          <w:szCs w:val="26"/>
        </w:rPr>
        <w:t xml:space="preserve">Vi </w:t>
      </w:r>
      <w:proofErr w:type="spellStart"/>
      <w:r w:rsidRPr="006A2785">
        <w:rPr>
          <w:szCs w:val="26"/>
        </w:rPr>
        <w:t>điều</w:t>
      </w:r>
      <w:proofErr w:type="spellEnd"/>
      <w:r w:rsidRPr="006A2785">
        <w:rPr>
          <w:szCs w:val="26"/>
        </w:rPr>
        <w:t xml:space="preserve"> </w:t>
      </w:r>
      <w:proofErr w:type="spellStart"/>
      <w:r w:rsidRPr="006A2785">
        <w:rPr>
          <w:szCs w:val="26"/>
        </w:rPr>
        <w:t>khiển</w:t>
      </w:r>
      <w:proofErr w:type="spellEnd"/>
      <w:r w:rsidRPr="006A2785">
        <w:rPr>
          <w:szCs w:val="26"/>
        </w:rPr>
        <w:t xml:space="preserve"> PIC16F887 </w:t>
      </w:r>
      <w:proofErr w:type="spellStart"/>
      <w:r w:rsidRPr="006A2785">
        <w:rPr>
          <w:szCs w:val="26"/>
        </w:rPr>
        <w:t>có</w:t>
      </w:r>
      <w:proofErr w:type="spellEnd"/>
      <w:r w:rsidRPr="006A2785">
        <w:rPr>
          <w:szCs w:val="26"/>
        </w:rPr>
        <w:t xml:space="preserve"> </w:t>
      </w:r>
      <w:proofErr w:type="spellStart"/>
      <w:r w:rsidRPr="006A2785">
        <w:rPr>
          <w:szCs w:val="26"/>
        </w:rPr>
        <w:t>bộ</w:t>
      </w:r>
      <w:proofErr w:type="spellEnd"/>
      <w:r w:rsidRPr="006A2785">
        <w:rPr>
          <w:szCs w:val="26"/>
        </w:rPr>
        <w:t xml:space="preserve"> </w:t>
      </w:r>
      <w:proofErr w:type="spellStart"/>
      <w:r w:rsidRPr="006A2785">
        <w:rPr>
          <w:szCs w:val="26"/>
        </w:rPr>
        <w:t>chuyển</w:t>
      </w:r>
      <w:proofErr w:type="spellEnd"/>
      <w:r w:rsidRPr="006A2785">
        <w:rPr>
          <w:szCs w:val="26"/>
        </w:rPr>
        <w:t xml:space="preserve"> </w:t>
      </w:r>
      <w:proofErr w:type="spellStart"/>
      <w:r w:rsidRPr="006A2785">
        <w:rPr>
          <w:szCs w:val="26"/>
        </w:rPr>
        <w:t>đổi</w:t>
      </w:r>
      <w:proofErr w:type="spellEnd"/>
      <w:r w:rsidRPr="006A2785">
        <w:rPr>
          <w:szCs w:val="26"/>
        </w:rPr>
        <w:t xml:space="preserve"> ADC 10bit </w:t>
      </w:r>
      <w:proofErr w:type="spellStart"/>
      <w:r w:rsidRPr="006A2785">
        <w:rPr>
          <w:szCs w:val="26"/>
        </w:rPr>
        <w:t>đa</w:t>
      </w:r>
      <w:proofErr w:type="spellEnd"/>
      <w:r w:rsidRPr="006A2785">
        <w:rPr>
          <w:szCs w:val="26"/>
        </w:rPr>
        <w:t xml:space="preserve"> </w:t>
      </w:r>
      <w:proofErr w:type="spellStart"/>
      <w:r w:rsidRPr="006A2785">
        <w:rPr>
          <w:szCs w:val="26"/>
        </w:rPr>
        <w:t>hợp</w:t>
      </w:r>
      <w:proofErr w:type="spellEnd"/>
      <w:r w:rsidRPr="006A2785">
        <w:rPr>
          <w:szCs w:val="26"/>
        </w:rPr>
        <w:t xml:space="preserve"> 14 </w:t>
      </w:r>
      <w:proofErr w:type="spellStart"/>
      <w:r w:rsidRPr="006A2785">
        <w:rPr>
          <w:szCs w:val="26"/>
        </w:rPr>
        <w:t>kênh</w:t>
      </w:r>
      <w:proofErr w:type="spellEnd"/>
      <w:r w:rsidRPr="006A2785">
        <w:rPr>
          <w:szCs w:val="26"/>
        </w:rPr>
        <w:t xml:space="preserve">. Các </w:t>
      </w:r>
      <w:proofErr w:type="spellStart"/>
      <w:r w:rsidRPr="006A2785">
        <w:rPr>
          <w:szCs w:val="26"/>
        </w:rPr>
        <w:t>kênh</w:t>
      </w:r>
      <w:proofErr w:type="spellEnd"/>
      <w:r w:rsidRPr="006A2785">
        <w:rPr>
          <w:szCs w:val="26"/>
        </w:rPr>
        <w:t xml:space="preserve"> AN0 </w:t>
      </w:r>
      <w:proofErr w:type="spellStart"/>
      <w:r w:rsidRPr="006A2785">
        <w:rPr>
          <w:szCs w:val="26"/>
        </w:rPr>
        <w:t>đến</w:t>
      </w:r>
      <w:proofErr w:type="spellEnd"/>
      <w:r w:rsidRPr="006A2785">
        <w:rPr>
          <w:szCs w:val="26"/>
        </w:rPr>
        <w:t xml:space="preserve"> AN13 </w:t>
      </w:r>
      <w:proofErr w:type="spellStart"/>
      <w:r w:rsidRPr="006A2785">
        <w:rPr>
          <w:szCs w:val="26"/>
        </w:rPr>
        <w:t>là</w:t>
      </w:r>
      <w:proofErr w:type="spellEnd"/>
      <w:r w:rsidRPr="006A2785">
        <w:rPr>
          <w:szCs w:val="26"/>
        </w:rPr>
        <w:t xml:space="preserve"> 14 </w:t>
      </w:r>
      <w:proofErr w:type="spellStart"/>
      <w:r w:rsidRPr="006A2785">
        <w:rPr>
          <w:szCs w:val="26"/>
        </w:rPr>
        <w:t>ngõ</w:t>
      </w:r>
      <w:proofErr w:type="spellEnd"/>
      <w:r w:rsidRPr="006A2785">
        <w:rPr>
          <w:szCs w:val="26"/>
        </w:rPr>
        <w:t xml:space="preserve"> </w:t>
      </w:r>
      <w:proofErr w:type="spellStart"/>
      <w:r w:rsidRPr="006A2785">
        <w:rPr>
          <w:szCs w:val="26"/>
        </w:rPr>
        <w:t>vào</w:t>
      </w:r>
      <w:proofErr w:type="spellEnd"/>
      <w:r w:rsidRPr="006A2785">
        <w:rPr>
          <w:szCs w:val="26"/>
        </w:rPr>
        <w:t xml:space="preserve"> </w:t>
      </w:r>
      <w:proofErr w:type="spellStart"/>
      <w:r w:rsidRPr="006A2785">
        <w:rPr>
          <w:szCs w:val="26"/>
        </w:rPr>
        <w:t>của</w:t>
      </w:r>
      <w:proofErr w:type="spellEnd"/>
      <w:r w:rsidRPr="006A2785">
        <w:rPr>
          <w:szCs w:val="26"/>
        </w:rPr>
        <w:t xml:space="preserve"> 14 </w:t>
      </w:r>
      <w:proofErr w:type="spellStart"/>
      <w:r w:rsidRPr="006A2785">
        <w:rPr>
          <w:szCs w:val="26"/>
        </w:rPr>
        <w:t>kênh</w:t>
      </w:r>
      <w:proofErr w:type="spellEnd"/>
      <w:r w:rsidRPr="006A2785">
        <w:rPr>
          <w:szCs w:val="26"/>
        </w:rPr>
        <w:t xml:space="preserve"> ADC </w:t>
      </w:r>
      <w:proofErr w:type="spellStart"/>
      <w:r w:rsidRPr="006A2785">
        <w:rPr>
          <w:szCs w:val="26"/>
        </w:rPr>
        <w:t>đưa</w:t>
      </w:r>
      <w:proofErr w:type="spellEnd"/>
      <w:r w:rsidRPr="006A2785">
        <w:rPr>
          <w:szCs w:val="26"/>
        </w:rPr>
        <w:t xml:space="preserve"> </w:t>
      </w:r>
      <w:proofErr w:type="spellStart"/>
      <w:r w:rsidRPr="006A2785">
        <w:rPr>
          <w:szCs w:val="26"/>
        </w:rPr>
        <w:t>đến</w:t>
      </w:r>
      <w:proofErr w:type="spellEnd"/>
      <w:r w:rsidRPr="006A2785">
        <w:rPr>
          <w:szCs w:val="26"/>
        </w:rPr>
        <w:t xml:space="preserve"> </w:t>
      </w:r>
      <w:proofErr w:type="spellStart"/>
      <w:r w:rsidRPr="006A2785">
        <w:rPr>
          <w:szCs w:val="26"/>
        </w:rPr>
        <w:t>mạch</w:t>
      </w:r>
      <w:proofErr w:type="spellEnd"/>
      <w:r w:rsidRPr="006A2785">
        <w:rPr>
          <w:szCs w:val="26"/>
        </w:rPr>
        <w:t xml:space="preserve"> </w:t>
      </w:r>
      <w:proofErr w:type="spellStart"/>
      <w:r w:rsidRPr="006A2785">
        <w:rPr>
          <w:szCs w:val="26"/>
        </w:rPr>
        <w:t>đa</w:t>
      </w:r>
      <w:proofErr w:type="spellEnd"/>
      <w:r w:rsidRPr="006A2785">
        <w:rPr>
          <w:szCs w:val="26"/>
        </w:rPr>
        <w:t xml:space="preserve"> </w:t>
      </w:r>
      <w:proofErr w:type="spellStart"/>
      <w:r w:rsidRPr="006A2785">
        <w:rPr>
          <w:szCs w:val="26"/>
        </w:rPr>
        <w:t>hợp</w:t>
      </w:r>
      <w:proofErr w:type="spellEnd"/>
      <w:r w:rsidRPr="006A2785">
        <w:rPr>
          <w:szCs w:val="26"/>
        </w:rPr>
        <w:t>.</w:t>
      </w:r>
    </w:p>
    <w:p w14:paraId="7D0535D0" w14:textId="5A802C63" w:rsidR="006A2785" w:rsidRDefault="006A2785" w:rsidP="002C54D2">
      <w:pPr>
        <w:shd w:val="clear" w:color="auto" w:fill="FFFFFF"/>
        <w:spacing w:line="360" w:lineRule="auto"/>
        <w:rPr>
          <w:rFonts w:eastAsia="Times New Roman"/>
          <w:spacing w:val="0"/>
          <w:szCs w:val="26"/>
        </w:rPr>
      </w:pPr>
      <w:proofErr w:type="spellStart"/>
      <w:r w:rsidRPr="006A2785">
        <w:rPr>
          <w:rFonts w:eastAsia="Times New Roman"/>
          <w:spacing w:val="0"/>
          <w:szCs w:val="26"/>
        </w:rPr>
        <w:t>Bộ</w:t>
      </w:r>
      <w:proofErr w:type="spellEnd"/>
      <w:r w:rsidRPr="006A2785">
        <w:rPr>
          <w:rFonts w:eastAsia="Times New Roman"/>
          <w:spacing w:val="0"/>
          <w:szCs w:val="26"/>
        </w:rPr>
        <w:t xml:space="preserve"> ADC </w:t>
      </w:r>
      <w:proofErr w:type="gramStart"/>
      <w:r w:rsidRPr="006A2785">
        <w:rPr>
          <w:rFonts w:eastAsia="Times New Roman"/>
          <w:spacing w:val="0"/>
          <w:szCs w:val="26"/>
        </w:rPr>
        <w:t>10 bit</w:t>
      </w:r>
      <w:proofErr w:type="gramEnd"/>
      <w:r w:rsidRPr="006A2785">
        <w:rPr>
          <w:rFonts w:eastAsia="Times New Roman"/>
          <w:spacing w:val="0"/>
          <w:szCs w:val="26"/>
        </w:rPr>
        <w:t xml:space="preserve"> </w:t>
      </w:r>
      <w:proofErr w:type="spellStart"/>
      <w:r w:rsidRPr="006A2785">
        <w:rPr>
          <w:rFonts w:eastAsia="Times New Roman"/>
          <w:spacing w:val="0"/>
          <w:szCs w:val="26"/>
        </w:rPr>
        <w:t>thì</w:t>
      </w:r>
      <w:proofErr w:type="spellEnd"/>
      <w:r w:rsidRPr="006A2785">
        <w:rPr>
          <w:rFonts w:eastAsia="Times New Roman"/>
          <w:spacing w:val="0"/>
          <w:szCs w:val="26"/>
        </w:rPr>
        <w:t xml:space="preserve"> ta </w:t>
      </w:r>
      <w:proofErr w:type="spellStart"/>
      <w:r w:rsidRPr="006A2785">
        <w:rPr>
          <w:rFonts w:eastAsia="Times New Roman"/>
          <w:spacing w:val="0"/>
          <w:szCs w:val="26"/>
        </w:rPr>
        <w:t>có</w:t>
      </w:r>
      <w:proofErr w:type="spellEnd"/>
      <w:r w:rsidRPr="006A2785">
        <w:rPr>
          <w:rFonts w:eastAsia="Times New Roman"/>
          <w:spacing w:val="0"/>
          <w:szCs w:val="26"/>
        </w:rPr>
        <w:t xml:space="preserve"> </w:t>
      </w:r>
      <w:proofErr w:type="spellStart"/>
      <w:r w:rsidRPr="006A2785">
        <w:rPr>
          <w:rFonts w:eastAsia="Times New Roman"/>
          <w:spacing w:val="0"/>
          <w:szCs w:val="26"/>
        </w:rPr>
        <w:t>độ</w:t>
      </w:r>
      <w:proofErr w:type="spellEnd"/>
      <w:r w:rsidRPr="006A2785">
        <w:rPr>
          <w:rFonts w:eastAsia="Times New Roman"/>
          <w:spacing w:val="0"/>
          <w:szCs w:val="26"/>
        </w:rPr>
        <w:t xml:space="preserve"> </w:t>
      </w:r>
      <w:proofErr w:type="spellStart"/>
      <w:r w:rsidRPr="006A2785">
        <w:rPr>
          <w:rFonts w:eastAsia="Times New Roman"/>
          <w:spacing w:val="0"/>
          <w:szCs w:val="26"/>
        </w:rPr>
        <w:t>phân</w:t>
      </w:r>
      <w:proofErr w:type="spellEnd"/>
      <w:r w:rsidRPr="006A2785">
        <w:rPr>
          <w:rFonts w:eastAsia="Times New Roman"/>
          <w:spacing w:val="0"/>
          <w:szCs w:val="26"/>
        </w:rPr>
        <w:t xml:space="preserve"> </w:t>
      </w:r>
      <w:proofErr w:type="spellStart"/>
      <w:r w:rsidRPr="006A2785">
        <w:rPr>
          <w:rFonts w:eastAsia="Times New Roman"/>
          <w:spacing w:val="0"/>
          <w:szCs w:val="26"/>
        </w:rPr>
        <w:t>giải</w:t>
      </w:r>
      <w:proofErr w:type="spellEnd"/>
      <w:r w:rsidRPr="006A2785">
        <w:rPr>
          <w:rFonts w:eastAsia="Times New Roman"/>
          <w:spacing w:val="0"/>
          <w:szCs w:val="26"/>
        </w:rPr>
        <w:t xml:space="preserve"> </w:t>
      </w:r>
      <w:proofErr w:type="spellStart"/>
      <w:r w:rsidRPr="006A2785">
        <w:rPr>
          <w:rFonts w:eastAsia="Times New Roman"/>
          <w:spacing w:val="0"/>
          <w:szCs w:val="26"/>
        </w:rPr>
        <w:t>là</w:t>
      </w:r>
      <w:proofErr w:type="spellEnd"/>
      <w:r w:rsidRPr="006A2785">
        <w:rPr>
          <w:rFonts w:eastAsia="Times New Roman"/>
          <w:spacing w:val="0"/>
          <w:szCs w:val="26"/>
        </w:rPr>
        <w:t xml:space="preserve">: </w:t>
      </w:r>
    </w:p>
    <w:p w14:paraId="1176D37E" w14:textId="7076F136" w:rsidR="006A2785" w:rsidRPr="006A2785" w:rsidRDefault="006A2785" w:rsidP="002C54D2">
      <w:pPr>
        <w:shd w:val="clear" w:color="auto" w:fill="FFFFFF"/>
        <w:spacing w:line="360" w:lineRule="auto"/>
        <w:jc w:val="center"/>
        <w:rPr>
          <w:rFonts w:eastAsia="Times New Roman"/>
          <w:spacing w:val="0"/>
          <w:szCs w:val="26"/>
        </w:rPr>
      </w:pPr>
      <w:r w:rsidRPr="00CB5FE5">
        <w:rPr>
          <w:rFonts w:eastAsia="Times New Roman"/>
          <w:spacing w:val="0"/>
          <w:szCs w:val="26"/>
        </w:rPr>
        <w:t xml:space="preserve">Resolution = </w:t>
      </w:r>
      <m:oMath>
        <m:f>
          <m:fPr>
            <m:ctrlPr>
              <w:rPr>
                <w:rFonts w:ascii="Cambria Math" w:eastAsia="Times New Roman" w:hAnsi="Cambria Math"/>
                <w:i/>
                <w:spacing w:val="0"/>
                <w:sz w:val="30"/>
                <w:szCs w:val="30"/>
              </w:rPr>
            </m:ctrlPr>
          </m:fPr>
          <m:num>
            <m:sSub>
              <m:sSubPr>
                <m:ctrlPr>
                  <w:rPr>
                    <w:rFonts w:ascii="Cambria Math" w:eastAsia="Times New Roman" w:hAnsi="Cambria Math"/>
                    <w:i/>
                    <w:spacing w:val="0"/>
                    <w:sz w:val="30"/>
                    <w:szCs w:val="30"/>
                  </w:rPr>
                </m:ctrlPr>
              </m:sSubPr>
              <m:e>
                <m:r>
                  <w:rPr>
                    <w:rFonts w:ascii="Cambria Math" w:eastAsia="Times New Roman" w:hAnsi="Cambria Math"/>
                    <w:spacing w:val="0"/>
                    <w:sz w:val="30"/>
                    <w:szCs w:val="30"/>
                  </w:rPr>
                  <m:t>V</m:t>
                </m:r>
              </m:e>
              <m:sub>
                <m:r>
                  <w:rPr>
                    <w:rFonts w:ascii="Cambria Math" w:eastAsia="Times New Roman" w:hAnsi="Cambria Math"/>
                    <w:spacing w:val="0"/>
                    <w:sz w:val="30"/>
                    <w:szCs w:val="30"/>
                  </w:rPr>
                  <m:t>ref+</m:t>
                </m:r>
              </m:sub>
            </m:sSub>
            <m:r>
              <w:rPr>
                <w:rFonts w:ascii="Cambria Math" w:eastAsia="Times New Roman" w:hAnsi="Cambria Math"/>
                <w:spacing w:val="0"/>
                <w:sz w:val="30"/>
                <w:szCs w:val="30"/>
              </w:rPr>
              <m:t xml:space="preserve">- </m:t>
            </m:r>
            <m:sSub>
              <m:sSubPr>
                <m:ctrlPr>
                  <w:rPr>
                    <w:rFonts w:ascii="Cambria Math" w:eastAsia="Times New Roman" w:hAnsi="Cambria Math"/>
                    <w:i/>
                    <w:spacing w:val="0"/>
                    <w:sz w:val="30"/>
                    <w:szCs w:val="30"/>
                  </w:rPr>
                </m:ctrlPr>
              </m:sSubPr>
              <m:e>
                <m:r>
                  <w:rPr>
                    <w:rFonts w:ascii="Cambria Math" w:eastAsia="Times New Roman" w:hAnsi="Cambria Math"/>
                    <w:spacing w:val="0"/>
                    <w:sz w:val="30"/>
                    <w:szCs w:val="30"/>
                  </w:rPr>
                  <m:t>V</m:t>
                </m:r>
              </m:e>
              <m:sub>
                <m:r>
                  <w:rPr>
                    <w:rFonts w:ascii="Cambria Math" w:eastAsia="Times New Roman" w:hAnsi="Cambria Math"/>
                    <w:spacing w:val="0"/>
                    <w:sz w:val="30"/>
                    <w:szCs w:val="30"/>
                  </w:rPr>
                  <m:t>ref-</m:t>
                </m:r>
              </m:sub>
            </m:sSub>
          </m:num>
          <m:den>
            <m:sSup>
              <m:sSupPr>
                <m:ctrlPr>
                  <w:rPr>
                    <w:rFonts w:ascii="Cambria Math" w:eastAsia="Times New Roman" w:hAnsi="Cambria Math"/>
                    <w:i/>
                    <w:spacing w:val="0"/>
                    <w:sz w:val="30"/>
                    <w:szCs w:val="30"/>
                  </w:rPr>
                </m:ctrlPr>
              </m:sSupPr>
              <m:e>
                <m:r>
                  <w:rPr>
                    <w:rFonts w:ascii="Cambria Math" w:eastAsia="Times New Roman" w:hAnsi="Cambria Math"/>
                    <w:spacing w:val="0"/>
                    <w:sz w:val="30"/>
                    <w:szCs w:val="30"/>
                  </w:rPr>
                  <m:t>2</m:t>
                </m:r>
              </m:e>
              <m:sup>
                <m:r>
                  <w:rPr>
                    <w:rFonts w:ascii="Cambria Math" w:eastAsia="Times New Roman" w:hAnsi="Cambria Math"/>
                    <w:spacing w:val="0"/>
                    <w:sz w:val="30"/>
                    <w:szCs w:val="30"/>
                  </w:rPr>
                  <m:t>10</m:t>
                </m:r>
              </m:sup>
            </m:sSup>
            <m:r>
              <w:rPr>
                <w:rFonts w:ascii="Cambria Math" w:eastAsia="Times New Roman" w:hAnsi="Cambria Math"/>
                <w:spacing w:val="0"/>
                <w:sz w:val="30"/>
                <w:szCs w:val="30"/>
              </w:rPr>
              <m:t>-1</m:t>
            </m:r>
          </m:den>
        </m:f>
      </m:oMath>
      <w:r w:rsidRPr="00CB5FE5">
        <w:rPr>
          <w:rFonts w:eastAsia="Times New Roman"/>
          <w:spacing w:val="0"/>
          <w:szCs w:val="26"/>
        </w:rPr>
        <w:t xml:space="preserve"> = </w:t>
      </w:r>
      <m:oMath>
        <m:f>
          <m:fPr>
            <m:ctrlPr>
              <w:rPr>
                <w:rFonts w:ascii="Cambria Math" w:eastAsia="Times New Roman" w:hAnsi="Cambria Math"/>
                <w:i/>
                <w:spacing w:val="0"/>
                <w:sz w:val="30"/>
                <w:szCs w:val="30"/>
              </w:rPr>
            </m:ctrlPr>
          </m:fPr>
          <m:num>
            <m:r>
              <w:rPr>
                <w:rFonts w:ascii="Cambria Math" w:eastAsia="Times New Roman" w:hAnsi="Cambria Math"/>
                <w:spacing w:val="0"/>
                <w:sz w:val="30"/>
                <w:szCs w:val="30"/>
              </w:rPr>
              <m:t>5000mV</m:t>
            </m:r>
          </m:num>
          <m:den>
            <m:r>
              <w:rPr>
                <w:rFonts w:ascii="Cambria Math" w:eastAsia="Times New Roman" w:hAnsi="Cambria Math"/>
                <w:spacing w:val="0"/>
                <w:sz w:val="30"/>
                <w:szCs w:val="30"/>
              </w:rPr>
              <m:t>1023</m:t>
            </m:r>
          </m:den>
        </m:f>
      </m:oMath>
    </w:p>
    <w:p w14:paraId="03CB88E6" w14:textId="53409A94" w:rsidR="006A2785" w:rsidRPr="006A2785" w:rsidRDefault="006A2785" w:rsidP="002C54D2">
      <w:pPr>
        <w:shd w:val="clear" w:color="auto" w:fill="FFFFFF"/>
        <w:spacing w:line="360" w:lineRule="auto"/>
        <w:rPr>
          <w:rFonts w:eastAsia="Times New Roman"/>
          <w:spacing w:val="0"/>
          <w:szCs w:val="26"/>
        </w:rPr>
      </w:pPr>
      <w:proofErr w:type="spellStart"/>
      <w:r w:rsidRPr="006A2785">
        <w:rPr>
          <w:rFonts w:eastAsia="Times New Roman"/>
          <w:spacing w:val="0"/>
          <w:szCs w:val="26"/>
        </w:rPr>
        <w:t>Mà</w:t>
      </w:r>
      <w:proofErr w:type="spellEnd"/>
      <w:r w:rsidRPr="006A2785">
        <w:rPr>
          <w:rFonts w:eastAsia="Times New Roman"/>
          <w:spacing w:val="0"/>
          <w:szCs w:val="26"/>
        </w:rPr>
        <w:t xml:space="preserve"> </w:t>
      </w:r>
      <w:proofErr w:type="spellStart"/>
      <w:r w:rsidRPr="006A2785">
        <w:rPr>
          <w:rFonts w:eastAsia="Times New Roman"/>
          <w:spacing w:val="0"/>
          <w:szCs w:val="26"/>
        </w:rPr>
        <w:t>cảm</w:t>
      </w:r>
      <w:proofErr w:type="spellEnd"/>
      <w:r w:rsidRPr="006A2785">
        <w:rPr>
          <w:rFonts w:eastAsia="Times New Roman"/>
          <w:spacing w:val="0"/>
          <w:szCs w:val="26"/>
        </w:rPr>
        <w:t xml:space="preserve"> </w:t>
      </w:r>
      <w:proofErr w:type="spellStart"/>
      <w:r w:rsidRPr="006A2785">
        <w:rPr>
          <w:rFonts w:eastAsia="Times New Roman"/>
          <w:spacing w:val="0"/>
          <w:szCs w:val="26"/>
        </w:rPr>
        <w:t>biến</w:t>
      </w:r>
      <w:proofErr w:type="spellEnd"/>
      <w:r w:rsidRPr="006A2785">
        <w:rPr>
          <w:rFonts w:eastAsia="Times New Roman"/>
          <w:spacing w:val="0"/>
          <w:szCs w:val="26"/>
        </w:rPr>
        <w:t xml:space="preserve"> LM35 </w:t>
      </w:r>
      <w:proofErr w:type="spellStart"/>
      <w:r w:rsidRPr="006A2785">
        <w:rPr>
          <w:rFonts w:eastAsia="Times New Roman"/>
          <w:spacing w:val="0"/>
          <w:szCs w:val="26"/>
        </w:rPr>
        <w:t>có</w:t>
      </w:r>
      <w:proofErr w:type="spellEnd"/>
      <w:r w:rsidRPr="006A2785">
        <w:rPr>
          <w:rFonts w:eastAsia="Times New Roman"/>
          <w:spacing w:val="0"/>
          <w:szCs w:val="26"/>
        </w:rPr>
        <w:t xml:space="preserve"> </w:t>
      </w:r>
      <w:proofErr w:type="spellStart"/>
      <w:r w:rsidRPr="006A2785">
        <w:rPr>
          <w:rFonts w:eastAsia="Times New Roman"/>
          <w:spacing w:val="0"/>
          <w:szCs w:val="26"/>
        </w:rPr>
        <w:t>độ</w:t>
      </w:r>
      <w:proofErr w:type="spellEnd"/>
      <w:r w:rsidRPr="006A2785">
        <w:rPr>
          <w:rFonts w:eastAsia="Times New Roman"/>
          <w:spacing w:val="0"/>
          <w:szCs w:val="26"/>
        </w:rPr>
        <w:t xml:space="preserve"> </w:t>
      </w:r>
      <w:proofErr w:type="spellStart"/>
      <w:r w:rsidRPr="006A2785">
        <w:rPr>
          <w:rFonts w:eastAsia="Times New Roman"/>
          <w:spacing w:val="0"/>
          <w:szCs w:val="26"/>
        </w:rPr>
        <w:t>phân</w:t>
      </w:r>
      <w:proofErr w:type="spellEnd"/>
      <w:r w:rsidRPr="006A2785">
        <w:rPr>
          <w:rFonts w:eastAsia="Times New Roman"/>
          <w:spacing w:val="0"/>
          <w:szCs w:val="26"/>
        </w:rPr>
        <w:t xml:space="preserve"> </w:t>
      </w:r>
      <w:proofErr w:type="spellStart"/>
      <w:r w:rsidRPr="006A2785">
        <w:rPr>
          <w:rFonts w:eastAsia="Times New Roman"/>
          <w:spacing w:val="0"/>
          <w:szCs w:val="26"/>
        </w:rPr>
        <w:t>giải</w:t>
      </w:r>
      <w:proofErr w:type="spellEnd"/>
      <w:r w:rsidRPr="006A2785">
        <w:rPr>
          <w:rFonts w:eastAsia="Times New Roman"/>
          <w:spacing w:val="0"/>
          <w:szCs w:val="26"/>
        </w:rPr>
        <w:t xml:space="preserve"> </w:t>
      </w:r>
      <w:proofErr w:type="spellStart"/>
      <w:r w:rsidRPr="006A2785">
        <w:rPr>
          <w:rFonts w:eastAsia="Times New Roman"/>
          <w:spacing w:val="0"/>
          <w:szCs w:val="26"/>
        </w:rPr>
        <w:t>là</w:t>
      </w:r>
      <w:proofErr w:type="spellEnd"/>
      <w:r w:rsidRPr="006A2785">
        <w:rPr>
          <w:rFonts w:eastAsia="Times New Roman"/>
          <w:spacing w:val="0"/>
          <w:szCs w:val="26"/>
        </w:rPr>
        <w:t xml:space="preserve"> 10mV/°C </w:t>
      </w:r>
      <w:proofErr w:type="spellStart"/>
      <w:r w:rsidRPr="006A2785">
        <w:rPr>
          <w:rFonts w:eastAsia="Times New Roman"/>
          <w:spacing w:val="0"/>
          <w:szCs w:val="26"/>
        </w:rPr>
        <w:t>nên</w:t>
      </w:r>
      <w:proofErr w:type="spellEnd"/>
      <w:r w:rsidRPr="006A2785">
        <w:rPr>
          <w:rFonts w:eastAsia="Times New Roman"/>
          <w:spacing w:val="0"/>
          <w:szCs w:val="26"/>
        </w:rPr>
        <w:t xml:space="preserve"> </w:t>
      </w:r>
      <w:proofErr w:type="spellStart"/>
      <w:r w:rsidRPr="006A2785">
        <w:rPr>
          <w:rFonts w:eastAsia="Times New Roman"/>
          <w:spacing w:val="0"/>
          <w:szCs w:val="26"/>
        </w:rPr>
        <w:t>giá</w:t>
      </w:r>
      <w:proofErr w:type="spellEnd"/>
      <w:r w:rsidRPr="006A2785">
        <w:rPr>
          <w:rFonts w:eastAsia="Times New Roman"/>
          <w:spacing w:val="0"/>
          <w:szCs w:val="26"/>
        </w:rPr>
        <w:t xml:space="preserve"> </w:t>
      </w:r>
      <w:proofErr w:type="spellStart"/>
      <w:r w:rsidRPr="006A2785">
        <w:rPr>
          <w:rFonts w:eastAsia="Times New Roman"/>
          <w:spacing w:val="0"/>
          <w:szCs w:val="26"/>
        </w:rPr>
        <w:t>trị</w:t>
      </w:r>
      <w:proofErr w:type="spellEnd"/>
      <w:r w:rsidRPr="006A2785">
        <w:rPr>
          <w:rFonts w:eastAsia="Times New Roman"/>
          <w:spacing w:val="0"/>
          <w:szCs w:val="26"/>
        </w:rPr>
        <w:t xml:space="preserve"> </w:t>
      </w:r>
      <w:proofErr w:type="spellStart"/>
      <w:r w:rsidRPr="006A2785">
        <w:rPr>
          <w:rFonts w:eastAsia="Times New Roman"/>
          <w:spacing w:val="0"/>
          <w:szCs w:val="26"/>
        </w:rPr>
        <w:t>điện</w:t>
      </w:r>
      <w:proofErr w:type="spellEnd"/>
      <w:r w:rsidRPr="006A2785">
        <w:rPr>
          <w:rFonts w:eastAsia="Times New Roman"/>
          <w:spacing w:val="0"/>
          <w:szCs w:val="26"/>
        </w:rPr>
        <w:t xml:space="preserve"> </w:t>
      </w:r>
      <w:proofErr w:type="spellStart"/>
      <w:r w:rsidRPr="006A2785">
        <w:rPr>
          <w:rFonts w:eastAsia="Times New Roman"/>
          <w:spacing w:val="0"/>
          <w:szCs w:val="26"/>
        </w:rPr>
        <w:t>áp</w:t>
      </w:r>
      <w:proofErr w:type="spellEnd"/>
      <w:r w:rsidRPr="006A2785">
        <w:rPr>
          <w:rFonts w:eastAsia="Times New Roman"/>
          <w:spacing w:val="0"/>
          <w:szCs w:val="26"/>
        </w:rPr>
        <w:t xml:space="preserve"> </w:t>
      </w:r>
      <w:proofErr w:type="spellStart"/>
      <w:r w:rsidRPr="006A2785">
        <w:rPr>
          <w:rFonts w:eastAsia="Times New Roman"/>
          <w:spacing w:val="0"/>
          <w:szCs w:val="26"/>
        </w:rPr>
        <w:t>ra</w:t>
      </w:r>
      <w:proofErr w:type="spellEnd"/>
      <w:r w:rsidRPr="006A2785">
        <w:rPr>
          <w:rFonts w:eastAsia="Times New Roman"/>
          <w:spacing w:val="0"/>
          <w:szCs w:val="26"/>
        </w:rPr>
        <w:t xml:space="preserve"> </w:t>
      </w:r>
      <w:proofErr w:type="spellStart"/>
      <w:r w:rsidRPr="006A2785">
        <w:rPr>
          <w:rFonts w:eastAsia="Times New Roman"/>
          <w:spacing w:val="0"/>
          <w:szCs w:val="26"/>
        </w:rPr>
        <w:t>từ</w:t>
      </w:r>
      <w:proofErr w:type="spellEnd"/>
      <w:r w:rsidRPr="006A2785">
        <w:rPr>
          <w:rFonts w:eastAsia="Times New Roman"/>
          <w:spacing w:val="0"/>
          <w:szCs w:val="26"/>
        </w:rPr>
        <w:t xml:space="preserve"> </w:t>
      </w:r>
      <w:proofErr w:type="spellStart"/>
      <w:r w:rsidRPr="006A2785">
        <w:rPr>
          <w:rFonts w:eastAsia="Times New Roman"/>
          <w:spacing w:val="0"/>
          <w:szCs w:val="26"/>
        </w:rPr>
        <w:t>cảm</w:t>
      </w:r>
      <w:proofErr w:type="spellEnd"/>
      <w:r w:rsidRPr="006A2785">
        <w:rPr>
          <w:rFonts w:eastAsia="Times New Roman"/>
          <w:spacing w:val="0"/>
          <w:szCs w:val="26"/>
        </w:rPr>
        <w:t xml:space="preserve"> </w:t>
      </w:r>
      <w:proofErr w:type="spellStart"/>
      <w:r w:rsidRPr="006A2785">
        <w:rPr>
          <w:rFonts w:eastAsia="Times New Roman"/>
          <w:spacing w:val="0"/>
          <w:szCs w:val="26"/>
        </w:rPr>
        <w:t>biến</w:t>
      </w:r>
      <w:proofErr w:type="spellEnd"/>
      <w:r w:rsidRPr="006A2785">
        <w:rPr>
          <w:rFonts w:eastAsia="Times New Roman"/>
          <w:spacing w:val="0"/>
          <w:szCs w:val="26"/>
        </w:rPr>
        <w:t xml:space="preserve">: </w:t>
      </w:r>
    </w:p>
    <w:p w14:paraId="31C58BB5" w14:textId="3A89CB14" w:rsidR="006A2785" w:rsidRPr="006A2785" w:rsidRDefault="006A2785" w:rsidP="00654DB4">
      <w:pPr>
        <w:shd w:val="clear" w:color="auto" w:fill="FFFFFF"/>
        <w:jc w:val="center"/>
        <w:rPr>
          <w:rFonts w:eastAsia="Times New Roman"/>
          <w:spacing w:val="0"/>
          <w:szCs w:val="26"/>
        </w:rPr>
      </w:pPr>
      <w:proofErr w:type="spellStart"/>
      <w:r w:rsidRPr="006A2785">
        <w:rPr>
          <w:rFonts w:eastAsia="Times New Roman"/>
          <w:spacing w:val="0"/>
          <w:szCs w:val="26"/>
        </w:rPr>
        <w:t>Vout</w:t>
      </w:r>
      <w:proofErr w:type="spellEnd"/>
      <w:r w:rsidRPr="006A2785">
        <w:rPr>
          <w:rFonts w:eastAsia="Times New Roman"/>
          <w:spacing w:val="0"/>
          <w:szCs w:val="26"/>
        </w:rPr>
        <w:t xml:space="preserve"> = 10*temp (mV)</w:t>
      </w:r>
    </w:p>
    <w:p w14:paraId="028D7C45" w14:textId="44C02707" w:rsidR="006A2785" w:rsidRDefault="006A2785" w:rsidP="00CB5FE5">
      <w:pPr>
        <w:shd w:val="clear" w:color="auto" w:fill="FFFFFF"/>
        <w:spacing w:line="360" w:lineRule="auto"/>
        <w:rPr>
          <w:rFonts w:eastAsia="Times New Roman"/>
          <w:spacing w:val="0"/>
          <w:szCs w:val="26"/>
        </w:rPr>
      </w:pPr>
      <w:proofErr w:type="spellStart"/>
      <w:r w:rsidRPr="006A2785">
        <w:rPr>
          <w:rFonts w:eastAsia="Times New Roman"/>
          <w:spacing w:val="0"/>
          <w:szCs w:val="26"/>
        </w:rPr>
        <w:t>Giá</w:t>
      </w:r>
      <w:proofErr w:type="spellEnd"/>
      <w:r w:rsidRPr="006A2785">
        <w:rPr>
          <w:rFonts w:eastAsia="Times New Roman"/>
          <w:spacing w:val="0"/>
          <w:szCs w:val="26"/>
        </w:rPr>
        <w:t xml:space="preserve"> </w:t>
      </w:r>
      <w:proofErr w:type="spellStart"/>
      <w:r w:rsidRPr="006A2785">
        <w:rPr>
          <w:rFonts w:eastAsia="Times New Roman"/>
          <w:spacing w:val="0"/>
          <w:szCs w:val="26"/>
        </w:rPr>
        <w:t>trị</w:t>
      </w:r>
      <w:proofErr w:type="spellEnd"/>
      <w:r w:rsidRPr="006A2785">
        <w:rPr>
          <w:rFonts w:eastAsia="Times New Roman"/>
          <w:spacing w:val="0"/>
          <w:szCs w:val="26"/>
        </w:rPr>
        <w:t xml:space="preserve"> </w:t>
      </w:r>
      <w:proofErr w:type="spellStart"/>
      <w:r w:rsidRPr="006A2785">
        <w:rPr>
          <w:rFonts w:eastAsia="Times New Roman"/>
          <w:spacing w:val="0"/>
          <w:szCs w:val="26"/>
        </w:rPr>
        <w:t>này</w:t>
      </w:r>
      <w:proofErr w:type="spellEnd"/>
      <w:r w:rsidRPr="006A2785">
        <w:rPr>
          <w:rFonts w:eastAsia="Times New Roman"/>
          <w:spacing w:val="0"/>
          <w:szCs w:val="26"/>
        </w:rPr>
        <w:t xml:space="preserve"> </w:t>
      </w:r>
      <w:proofErr w:type="spellStart"/>
      <w:r w:rsidRPr="006A2785">
        <w:rPr>
          <w:rFonts w:eastAsia="Times New Roman"/>
          <w:spacing w:val="0"/>
          <w:szCs w:val="26"/>
        </w:rPr>
        <w:t>chính</w:t>
      </w:r>
      <w:proofErr w:type="spellEnd"/>
      <w:r w:rsidRPr="006A2785">
        <w:rPr>
          <w:rFonts w:eastAsia="Times New Roman"/>
          <w:spacing w:val="0"/>
          <w:szCs w:val="26"/>
        </w:rPr>
        <w:t xml:space="preserve"> </w:t>
      </w:r>
      <w:proofErr w:type="spellStart"/>
      <w:r w:rsidRPr="006A2785">
        <w:rPr>
          <w:rFonts w:eastAsia="Times New Roman"/>
          <w:spacing w:val="0"/>
          <w:szCs w:val="26"/>
        </w:rPr>
        <w:t>là</w:t>
      </w:r>
      <w:proofErr w:type="spellEnd"/>
      <w:r w:rsidRPr="006A2785">
        <w:rPr>
          <w:rFonts w:eastAsia="Times New Roman"/>
          <w:spacing w:val="0"/>
          <w:szCs w:val="26"/>
        </w:rPr>
        <w:t xml:space="preserve"> </w:t>
      </w:r>
      <w:proofErr w:type="spellStart"/>
      <w:r w:rsidRPr="006A2785">
        <w:rPr>
          <w:rFonts w:eastAsia="Times New Roman"/>
          <w:spacing w:val="0"/>
          <w:szCs w:val="26"/>
        </w:rPr>
        <w:t>điện</w:t>
      </w:r>
      <w:proofErr w:type="spellEnd"/>
      <w:r w:rsidRPr="006A2785">
        <w:rPr>
          <w:rFonts w:eastAsia="Times New Roman"/>
          <w:spacing w:val="0"/>
          <w:szCs w:val="26"/>
        </w:rPr>
        <w:t xml:space="preserve"> </w:t>
      </w:r>
      <w:proofErr w:type="spellStart"/>
      <w:r w:rsidRPr="006A2785">
        <w:rPr>
          <w:rFonts w:eastAsia="Times New Roman"/>
          <w:spacing w:val="0"/>
          <w:szCs w:val="26"/>
        </w:rPr>
        <w:t>áp</w:t>
      </w:r>
      <w:proofErr w:type="spellEnd"/>
      <w:r w:rsidRPr="006A2785">
        <w:rPr>
          <w:rFonts w:eastAsia="Times New Roman"/>
          <w:spacing w:val="0"/>
          <w:szCs w:val="26"/>
        </w:rPr>
        <w:t xml:space="preserve"> </w:t>
      </w:r>
      <w:proofErr w:type="spellStart"/>
      <w:r w:rsidRPr="006A2785">
        <w:rPr>
          <w:rFonts w:eastAsia="Times New Roman"/>
          <w:spacing w:val="0"/>
          <w:szCs w:val="26"/>
        </w:rPr>
        <w:t>tham</w:t>
      </w:r>
      <w:proofErr w:type="spellEnd"/>
      <w:r w:rsidRPr="006A2785">
        <w:rPr>
          <w:rFonts w:eastAsia="Times New Roman"/>
          <w:spacing w:val="0"/>
          <w:szCs w:val="26"/>
        </w:rPr>
        <w:t xml:space="preserve"> </w:t>
      </w:r>
      <w:proofErr w:type="spellStart"/>
      <w:r w:rsidRPr="006A2785">
        <w:rPr>
          <w:rFonts w:eastAsia="Times New Roman"/>
          <w:spacing w:val="0"/>
          <w:szCs w:val="26"/>
        </w:rPr>
        <w:t>chiếu</w:t>
      </w:r>
      <w:proofErr w:type="spellEnd"/>
      <w:r w:rsidRPr="006A2785">
        <w:rPr>
          <w:rFonts w:eastAsia="Times New Roman"/>
          <w:spacing w:val="0"/>
          <w:szCs w:val="26"/>
        </w:rPr>
        <w:t xml:space="preserve"> </w:t>
      </w:r>
      <w:proofErr w:type="spellStart"/>
      <w:r w:rsidRPr="006A2785">
        <w:rPr>
          <w:rFonts w:eastAsia="Times New Roman"/>
          <w:spacing w:val="0"/>
          <w:szCs w:val="26"/>
        </w:rPr>
        <w:t>của</w:t>
      </w:r>
      <w:proofErr w:type="spellEnd"/>
      <w:r w:rsidRPr="006A2785">
        <w:rPr>
          <w:rFonts w:eastAsia="Times New Roman"/>
          <w:spacing w:val="0"/>
          <w:szCs w:val="26"/>
        </w:rPr>
        <w:t xml:space="preserve"> ADC. Như </w:t>
      </w:r>
      <w:proofErr w:type="spellStart"/>
      <w:r w:rsidRPr="006A2785">
        <w:rPr>
          <w:rFonts w:eastAsia="Times New Roman"/>
          <w:spacing w:val="0"/>
          <w:szCs w:val="26"/>
        </w:rPr>
        <w:t>vậy</w:t>
      </w:r>
      <w:proofErr w:type="spellEnd"/>
      <w:r w:rsidRPr="006A2785">
        <w:rPr>
          <w:rFonts w:eastAsia="Times New Roman"/>
          <w:spacing w:val="0"/>
          <w:szCs w:val="26"/>
        </w:rPr>
        <w:t xml:space="preserve">, </w:t>
      </w:r>
      <w:proofErr w:type="spellStart"/>
      <w:r w:rsidRPr="006A2785">
        <w:rPr>
          <w:rFonts w:eastAsia="Times New Roman"/>
          <w:spacing w:val="0"/>
          <w:szCs w:val="26"/>
        </w:rPr>
        <w:t>giá</w:t>
      </w:r>
      <w:proofErr w:type="spellEnd"/>
      <w:r w:rsidRPr="006A2785">
        <w:rPr>
          <w:rFonts w:eastAsia="Times New Roman"/>
          <w:spacing w:val="0"/>
          <w:szCs w:val="26"/>
        </w:rPr>
        <w:t xml:space="preserve"> </w:t>
      </w:r>
      <w:proofErr w:type="spellStart"/>
      <w:r w:rsidRPr="006A2785">
        <w:rPr>
          <w:rFonts w:eastAsia="Times New Roman"/>
          <w:spacing w:val="0"/>
          <w:szCs w:val="26"/>
        </w:rPr>
        <w:t>trị</w:t>
      </w:r>
      <w:proofErr w:type="spellEnd"/>
      <w:r w:rsidRPr="006A2785">
        <w:rPr>
          <w:rFonts w:eastAsia="Times New Roman"/>
          <w:spacing w:val="0"/>
          <w:szCs w:val="26"/>
        </w:rPr>
        <w:t xml:space="preserve"> </w:t>
      </w:r>
      <w:proofErr w:type="spellStart"/>
      <w:r w:rsidRPr="006A2785">
        <w:rPr>
          <w:rFonts w:eastAsia="Times New Roman"/>
          <w:spacing w:val="0"/>
          <w:szCs w:val="26"/>
        </w:rPr>
        <w:t>nhiệt</w:t>
      </w:r>
      <w:proofErr w:type="spellEnd"/>
      <w:r w:rsidRPr="006A2785">
        <w:rPr>
          <w:rFonts w:eastAsia="Times New Roman"/>
          <w:spacing w:val="0"/>
          <w:szCs w:val="26"/>
        </w:rPr>
        <w:t xml:space="preserve"> </w:t>
      </w:r>
      <w:proofErr w:type="spellStart"/>
      <w:r w:rsidRPr="006A2785">
        <w:rPr>
          <w:rFonts w:eastAsia="Times New Roman"/>
          <w:spacing w:val="0"/>
          <w:szCs w:val="26"/>
        </w:rPr>
        <w:t>độ</w:t>
      </w:r>
      <w:proofErr w:type="spellEnd"/>
      <w:r w:rsidRPr="006A2785">
        <w:rPr>
          <w:rFonts w:eastAsia="Times New Roman"/>
          <w:spacing w:val="0"/>
          <w:szCs w:val="26"/>
        </w:rPr>
        <w:t xml:space="preserve"> </w:t>
      </w:r>
      <w:proofErr w:type="spellStart"/>
      <w:r w:rsidRPr="006A2785">
        <w:rPr>
          <w:rFonts w:eastAsia="Times New Roman"/>
          <w:spacing w:val="0"/>
          <w:szCs w:val="26"/>
        </w:rPr>
        <w:t>sẽ</w:t>
      </w:r>
      <w:proofErr w:type="spellEnd"/>
      <w:r w:rsidRPr="006A2785">
        <w:rPr>
          <w:rFonts w:eastAsia="Times New Roman"/>
          <w:spacing w:val="0"/>
          <w:szCs w:val="26"/>
        </w:rPr>
        <w:t xml:space="preserve"> </w:t>
      </w:r>
      <w:proofErr w:type="spellStart"/>
      <w:r w:rsidRPr="006A2785">
        <w:rPr>
          <w:rFonts w:eastAsia="Times New Roman"/>
          <w:spacing w:val="0"/>
          <w:szCs w:val="26"/>
        </w:rPr>
        <w:t>là</w:t>
      </w:r>
      <w:proofErr w:type="spellEnd"/>
      <w:r w:rsidRPr="006A2785">
        <w:rPr>
          <w:rFonts w:eastAsia="Times New Roman"/>
          <w:spacing w:val="0"/>
          <w:szCs w:val="26"/>
        </w:rPr>
        <w:t>:</w:t>
      </w:r>
    </w:p>
    <w:p w14:paraId="057B4082" w14:textId="18B4F286" w:rsidR="006A2785" w:rsidRPr="00CB5FE5" w:rsidRDefault="00CB5FE5" w:rsidP="00CB5FE5">
      <w:pPr>
        <w:shd w:val="clear" w:color="auto" w:fill="FFFFFF"/>
        <w:spacing w:line="360" w:lineRule="auto"/>
        <w:jc w:val="center"/>
        <w:rPr>
          <w:rFonts w:eastAsia="Times New Roman"/>
          <w:spacing w:val="0"/>
          <w:szCs w:val="26"/>
        </w:rPr>
      </w:pPr>
      <w:r>
        <w:rPr>
          <w:rFonts w:eastAsia="Times New Roman"/>
          <w:spacing w:val="0"/>
          <w:szCs w:val="26"/>
        </w:rPr>
        <w:t>temp</w:t>
      </w:r>
      <w:r w:rsidRPr="00CB5FE5">
        <w:rPr>
          <w:rFonts w:eastAsia="Times New Roman"/>
          <w:spacing w:val="0"/>
          <w:szCs w:val="26"/>
        </w:rPr>
        <w:t xml:space="preserve"> =</w:t>
      </w:r>
      <w:r>
        <w:rPr>
          <w:rFonts w:eastAsia="Times New Roman"/>
          <w:spacing w:val="0"/>
          <w:szCs w:val="26"/>
        </w:rPr>
        <w:t xml:space="preserve"> </w:t>
      </w:r>
      <w:r w:rsidRPr="00CB5FE5">
        <w:rPr>
          <w:rFonts w:eastAsia="Times New Roman"/>
          <w:spacing w:val="0"/>
          <w:szCs w:val="26"/>
        </w:rPr>
        <w:t xml:space="preserve"> </w:t>
      </w:r>
      <m:oMath>
        <m:f>
          <m:fPr>
            <m:ctrlPr>
              <w:rPr>
                <w:rFonts w:ascii="Cambria Math" w:eastAsia="Times New Roman" w:hAnsi="Cambria Math"/>
                <w:i/>
                <w:spacing w:val="0"/>
                <w:sz w:val="30"/>
                <w:szCs w:val="30"/>
              </w:rPr>
            </m:ctrlPr>
          </m:fPr>
          <m:num>
            <m:sSub>
              <m:sSubPr>
                <m:ctrlPr>
                  <w:rPr>
                    <w:rFonts w:ascii="Cambria Math" w:eastAsia="Times New Roman" w:hAnsi="Cambria Math"/>
                    <w:i/>
                    <w:spacing w:val="0"/>
                    <w:sz w:val="30"/>
                    <w:szCs w:val="30"/>
                  </w:rPr>
                </m:ctrlPr>
              </m:sSubPr>
              <m:e>
                <m:r>
                  <w:rPr>
                    <w:rFonts w:ascii="Cambria Math" w:eastAsia="Times New Roman" w:hAnsi="Cambria Math"/>
                    <w:spacing w:val="0"/>
                    <w:sz w:val="30"/>
                    <w:szCs w:val="30"/>
                  </w:rPr>
                  <m:t>V</m:t>
                </m:r>
              </m:e>
              <m:sub>
                <m:r>
                  <w:rPr>
                    <w:rFonts w:ascii="Cambria Math" w:eastAsia="Times New Roman" w:hAnsi="Cambria Math"/>
                    <w:spacing w:val="0"/>
                    <w:sz w:val="30"/>
                    <w:szCs w:val="30"/>
                  </w:rPr>
                  <m:t>out</m:t>
                </m:r>
              </m:sub>
            </m:sSub>
          </m:num>
          <m:den>
            <m:r>
              <w:rPr>
                <w:rFonts w:ascii="Cambria Math" w:eastAsia="Times New Roman" w:hAnsi="Cambria Math"/>
                <w:spacing w:val="0"/>
                <w:sz w:val="30"/>
                <w:szCs w:val="30"/>
              </w:rPr>
              <m:t>10</m:t>
            </m:r>
          </m:den>
        </m:f>
      </m:oMath>
      <w:r w:rsidRPr="00CB5FE5">
        <w:rPr>
          <w:rFonts w:eastAsia="Times New Roman"/>
          <w:spacing w:val="0"/>
          <w:szCs w:val="26"/>
        </w:rPr>
        <w:t xml:space="preserve"> </w:t>
      </w:r>
      <w:r>
        <w:rPr>
          <w:rFonts w:eastAsia="Times New Roman"/>
          <w:spacing w:val="0"/>
          <w:szCs w:val="26"/>
        </w:rPr>
        <w:t xml:space="preserve"> </w:t>
      </w:r>
      <w:r w:rsidRPr="00CB5FE5">
        <w:rPr>
          <w:rFonts w:eastAsia="Times New Roman"/>
          <w:spacing w:val="0"/>
          <w:szCs w:val="26"/>
        </w:rPr>
        <w:t>=</w:t>
      </w:r>
      <w:r>
        <w:rPr>
          <w:rFonts w:eastAsia="Times New Roman"/>
          <w:spacing w:val="0"/>
          <w:szCs w:val="26"/>
        </w:rPr>
        <w:t xml:space="preserve"> </w:t>
      </w:r>
      <w:r w:rsidRPr="00CB5FE5">
        <w:rPr>
          <w:rFonts w:eastAsia="Times New Roman"/>
          <w:spacing w:val="0"/>
          <w:szCs w:val="26"/>
        </w:rPr>
        <w:t xml:space="preserve"> </w:t>
      </w:r>
      <m:oMath>
        <m:f>
          <m:fPr>
            <m:ctrlPr>
              <w:rPr>
                <w:rFonts w:ascii="Cambria Math" w:eastAsia="Times New Roman" w:hAnsi="Cambria Math"/>
                <w:i/>
                <w:spacing w:val="0"/>
                <w:sz w:val="30"/>
                <w:szCs w:val="30"/>
              </w:rPr>
            </m:ctrlPr>
          </m:fPr>
          <m:num>
            <m:r>
              <w:rPr>
                <w:rFonts w:ascii="Cambria Math" w:eastAsia="Times New Roman" w:hAnsi="Cambria Math"/>
                <w:spacing w:val="0"/>
                <w:sz w:val="30"/>
                <w:szCs w:val="30"/>
              </w:rPr>
              <m:t>adc_input*resolution</m:t>
            </m:r>
          </m:num>
          <m:den>
            <m:r>
              <w:rPr>
                <w:rFonts w:ascii="Cambria Math" w:eastAsia="Times New Roman" w:hAnsi="Cambria Math"/>
                <w:spacing w:val="0"/>
                <w:sz w:val="30"/>
                <w:szCs w:val="30"/>
              </w:rPr>
              <m:t>10</m:t>
            </m:r>
          </m:den>
        </m:f>
      </m:oMath>
      <w:r>
        <w:rPr>
          <w:rFonts w:eastAsia="Times New Roman"/>
          <w:spacing w:val="0"/>
          <w:sz w:val="30"/>
          <w:szCs w:val="30"/>
        </w:rPr>
        <w:t xml:space="preserve"> = </w:t>
      </w:r>
      <m:oMath>
        <m:f>
          <m:fPr>
            <m:ctrlPr>
              <w:rPr>
                <w:rFonts w:ascii="Cambria Math" w:eastAsia="Times New Roman" w:hAnsi="Cambria Math"/>
                <w:i/>
                <w:spacing w:val="0"/>
                <w:sz w:val="30"/>
                <w:szCs w:val="30"/>
              </w:rPr>
            </m:ctrlPr>
          </m:fPr>
          <m:num>
            <m:r>
              <w:rPr>
                <w:rFonts w:ascii="Cambria Math" w:eastAsia="Times New Roman" w:hAnsi="Cambria Math"/>
                <w:spacing w:val="0"/>
                <w:sz w:val="30"/>
                <w:szCs w:val="30"/>
              </w:rPr>
              <m:t>adc_input*</m:t>
            </m:r>
            <m:f>
              <m:fPr>
                <m:ctrlPr>
                  <w:rPr>
                    <w:rFonts w:ascii="Cambria Math" w:eastAsia="Times New Roman" w:hAnsi="Cambria Math"/>
                    <w:i/>
                    <w:spacing w:val="0"/>
                    <w:sz w:val="30"/>
                    <w:szCs w:val="30"/>
                  </w:rPr>
                </m:ctrlPr>
              </m:fPr>
              <m:num>
                <m:r>
                  <w:rPr>
                    <w:rFonts w:ascii="Cambria Math" w:eastAsia="Times New Roman" w:hAnsi="Cambria Math"/>
                    <w:spacing w:val="0"/>
                    <w:sz w:val="30"/>
                    <w:szCs w:val="30"/>
                  </w:rPr>
                  <m:t>5000</m:t>
                </m:r>
              </m:num>
              <m:den>
                <m:r>
                  <w:rPr>
                    <w:rFonts w:ascii="Cambria Math" w:eastAsia="Times New Roman" w:hAnsi="Cambria Math"/>
                    <w:spacing w:val="0"/>
                    <w:sz w:val="30"/>
                    <w:szCs w:val="30"/>
                  </w:rPr>
                  <m:t>1023</m:t>
                </m:r>
              </m:den>
            </m:f>
          </m:num>
          <m:den>
            <m:r>
              <w:rPr>
                <w:rFonts w:ascii="Cambria Math" w:eastAsia="Times New Roman" w:hAnsi="Cambria Math"/>
                <w:spacing w:val="0"/>
                <w:sz w:val="30"/>
                <w:szCs w:val="30"/>
              </w:rPr>
              <m:t>10</m:t>
            </m:r>
          </m:den>
        </m:f>
      </m:oMath>
      <w:r>
        <w:rPr>
          <w:rFonts w:eastAsia="Times New Roman"/>
          <w:spacing w:val="0"/>
          <w:sz w:val="30"/>
          <w:szCs w:val="30"/>
        </w:rPr>
        <w:t xml:space="preserve"> = </w:t>
      </w:r>
      <m:oMath>
        <m:f>
          <m:fPr>
            <m:ctrlPr>
              <w:rPr>
                <w:rFonts w:ascii="Cambria Math" w:eastAsia="Times New Roman" w:hAnsi="Cambria Math"/>
                <w:i/>
                <w:spacing w:val="0"/>
                <w:sz w:val="30"/>
                <w:szCs w:val="30"/>
              </w:rPr>
            </m:ctrlPr>
          </m:fPr>
          <m:num>
            <m:r>
              <w:rPr>
                <w:rFonts w:ascii="Cambria Math" w:eastAsia="Times New Roman" w:hAnsi="Cambria Math"/>
                <w:spacing w:val="0"/>
                <w:sz w:val="30"/>
                <w:szCs w:val="30"/>
              </w:rPr>
              <m:t>adc_input</m:t>
            </m:r>
          </m:num>
          <m:den>
            <m:r>
              <w:rPr>
                <w:rFonts w:ascii="Cambria Math" w:eastAsia="Times New Roman" w:hAnsi="Cambria Math"/>
                <w:spacing w:val="0"/>
                <w:sz w:val="30"/>
                <w:szCs w:val="30"/>
              </w:rPr>
              <m:t>2.046</m:t>
            </m:r>
          </m:den>
        </m:f>
      </m:oMath>
    </w:p>
    <w:p w14:paraId="35FF4CB1" w14:textId="3ADB8588" w:rsidR="00152D8A" w:rsidRPr="00DB4626" w:rsidRDefault="00152D8A" w:rsidP="00016FD7">
      <w:pPr>
        <w:pStyle w:val="Heading2"/>
        <w:spacing w:line="360" w:lineRule="auto"/>
      </w:pPr>
      <w:bookmarkStart w:id="164" w:name="_Toc122707932"/>
      <w:bookmarkStart w:id="165" w:name="_Toc122777691"/>
      <w:r w:rsidRPr="00DB4626">
        <w:rPr>
          <w:lang w:val="vi-VN"/>
        </w:rPr>
        <w:t>Q</w:t>
      </w:r>
      <w:proofErr w:type="spellStart"/>
      <w:r w:rsidR="00796AD7">
        <w:t>uy</w:t>
      </w:r>
      <w:proofErr w:type="spellEnd"/>
      <w:r w:rsidR="00796AD7">
        <w:t xml:space="preserve"> </w:t>
      </w:r>
      <w:proofErr w:type="spellStart"/>
      <w:r w:rsidR="00796AD7">
        <w:t>trình</w:t>
      </w:r>
      <w:proofErr w:type="spellEnd"/>
      <w:r w:rsidR="00796AD7">
        <w:t xml:space="preserve"> </w:t>
      </w:r>
      <w:proofErr w:type="spellStart"/>
      <w:r w:rsidR="00796AD7">
        <w:t>làm</w:t>
      </w:r>
      <w:proofErr w:type="spellEnd"/>
      <w:r w:rsidR="00796AD7">
        <w:t xml:space="preserve"> </w:t>
      </w:r>
      <w:proofErr w:type="spellStart"/>
      <w:r w:rsidR="00796AD7">
        <w:t>và</w:t>
      </w:r>
      <w:proofErr w:type="spellEnd"/>
      <w:r w:rsidR="00796AD7">
        <w:t xml:space="preserve"> </w:t>
      </w:r>
      <w:proofErr w:type="spellStart"/>
      <w:r w:rsidR="00796AD7">
        <w:t>thiết</w:t>
      </w:r>
      <w:proofErr w:type="spellEnd"/>
      <w:r w:rsidR="00796AD7">
        <w:t xml:space="preserve"> </w:t>
      </w:r>
      <w:proofErr w:type="spellStart"/>
      <w:r w:rsidR="00796AD7">
        <w:t>kế</w:t>
      </w:r>
      <w:proofErr w:type="spellEnd"/>
      <w:r w:rsidR="00796AD7">
        <w:t xml:space="preserve"> </w:t>
      </w:r>
      <w:proofErr w:type="spellStart"/>
      <w:r w:rsidR="00796AD7">
        <w:t>mạch</w:t>
      </w:r>
      <w:proofErr w:type="spellEnd"/>
      <w:r w:rsidR="00796AD7">
        <w:t xml:space="preserve"> </w:t>
      </w:r>
      <w:proofErr w:type="spellStart"/>
      <w:r w:rsidR="00796AD7">
        <w:t>thủ</w:t>
      </w:r>
      <w:proofErr w:type="spellEnd"/>
      <w:r w:rsidR="00796AD7">
        <w:t xml:space="preserve"> </w:t>
      </w:r>
      <w:proofErr w:type="spellStart"/>
      <w:r w:rsidR="00796AD7">
        <w:t>công</w:t>
      </w:r>
      <w:bookmarkStart w:id="166" w:name="_Toc119348849"/>
      <w:bookmarkEnd w:id="164"/>
      <w:bookmarkEnd w:id="165"/>
      <w:proofErr w:type="spellEnd"/>
    </w:p>
    <w:p w14:paraId="1E2DF0C1" w14:textId="5B475026" w:rsidR="00152D8A" w:rsidRPr="00654DB4" w:rsidRDefault="00152D8A" w:rsidP="00BB4F25">
      <w:pPr>
        <w:spacing w:line="360" w:lineRule="auto"/>
        <w:ind w:firstLine="284"/>
        <w:jc w:val="both"/>
        <w:rPr>
          <w:color w:val="000000" w:themeColor="text1"/>
          <w:lang w:val="vi-VN"/>
        </w:rPr>
      </w:pPr>
      <w:proofErr w:type="spellStart"/>
      <w:r w:rsidRPr="00654DB4">
        <w:rPr>
          <w:color w:val="000000" w:themeColor="text1"/>
        </w:rPr>
        <w:t>Vẽ</w:t>
      </w:r>
      <w:proofErr w:type="spellEnd"/>
      <w:r w:rsidRPr="00654DB4">
        <w:rPr>
          <w:color w:val="000000" w:themeColor="text1"/>
        </w:rPr>
        <w:t xml:space="preserve"> </w:t>
      </w:r>
      <w:proofErr w:type="spellStart"/>
      <w:r w:rsidRPr="00654DB4">
        <w:rPr>
          <w:color w:val="000000" w:themeColor="text1"/>
        </w:rPr>
        <w:t>sơ</w:t>
      </w:r>
      <w:proofErr w:type="spellEnd"/>
      <w:r w:rsidRPr="00654DB4">
        <w:rPr>
          <w:color w:val="000000" w:themeColor="text1"/>
        </w:rPr>
        <w:t xml:space="preserve"> </w:t>
      </w:r>
      <w:proofErr w:type="spellStart"/>
      <w:r w:rsidRPr="00654DB4">
        <w:rPr>
          <w:color w:val="000000" w:themeColor="text1"/>
        </w:rPr>
        <w:t>đồ</w:t>
      </w:r>
      <w:proofErr w:type="spellEnd"/>
      <w:r w:rsidRPr="00654DB4">
        <w:rPr>
          <w:color w:val="000000" w:themeColor="text1"/>
        </w:rPr>
        <w:t xml:space="preserve"> </w:t>
      </w:r>
      <w:proofErr w:type="spellStart"/>
      <w:r w:rsidRPr="00654DB4">
        <w:rPr>
          <w:color w:val="000000" w:themeColor="text1"/>
        </w:rPr>
        <w:t>nguyên</w:t>
      </w:r>
      <w:proofErr w:type="spellEnd"/>
      <w:r w:rsidRPr="00654DB4">
        <w:rPr>
          <w:color w:val="000000" w:themeColor="text1"/>
        </w:rPr>
        <w:t xml:space="preserve"> </w:t>
      </w:r>
      <w:proofErr w:type="spellStart"/>
      <w:r w:rsidRPr="00654DB4">
        <w:rPr>
          <w:color w:val="000000" w:themeColor="text1"/>
        </w:rPr>
        <w:t>lý</w:t>
      </w:r>
      <w:proofErr w:type="spellEnd"/>
      <w:r w:rsidRPr="00654DB4">
        <w:rPr>
          <w:color w:val="000000" w:themeColor="text1"/>
        </w:rPr>
        <w:t xml:space="preserve"> </w:t>
      </w:r>
      <w:proofErr w:type="spellStart"/>
      <w:r w:rsidRPr="00654DB4">
        <w:rPr>
          <w:color w:val="000000" w:themeColor="text1"/>
        </w:rPr>
        <w:t>mạch</w:t>
      </w:r>
      <w:proofErr w:type="spellEnd"/>
      <w:r w:rsidRPr="00654DB4">
        <w:rPr>
          <w:color w:val="000000" w:themeColor="text1"/>
        </w:rPr>
        <w:t xml:space="preserve"> (schematic)</w:t>
      </w:r>
      <w:bookmarkEnd w:id="166"/>
      <w:r w:rsidR="00184186" w:rsidRPr="00654DB4">
        <w:rPr>
          <w:color w:val="000000" w:themeColor="text1"/>
          <w:lang w:val="vi-VN"/>
        </w:rPr>
        <w:t xml:space="preserve"> trên phần mềm Altium Designer</w:t>
      </w:r>
    </w:p>
    <w:p w14:paraId="6490896F" w14:textId="0DDDE565" w:rsidR="00184186" w:rsidRPr="00654DB4" w:rsidRDefault="00184186" w:rsidP="00BB4F25">
      <w:pPr>
        <w:shd w:val="clear" w:color="auto" w:fill="FFFFFF"/>
        <w:spacing w:line="360" w:lineRule="auto"/>
        <w:ind w:firstLine="284"/>
        <w:jc w:val="both"/>
        <w:rPr>
          <w:rFonts w:eastAsia="Times New Roman"/>
          <w:color w:val="000000" w:themeColor="text1"/>
          <w:spacing w:val="0"/>
          <w:szCs w:val="26"/>
          <w:lang w:val="vi-VN" w:eastAsia="vi-VN"/>
        </w:rPr>
      </w:pPr>
      <w:r w:rsidRPr="00654DB4">
        <w:rPr>
          <w:rFonts w:eastAsia="Times New Roman"/>
          <w:color w:val="000000" w:themeColor="text1"/>
          <w:spacing w:val="0"/>
          <w:szCs w:val="26"/>
          <w:lang w:val="vi-VN" w:eastAsia="vi-VN"/>
        </w:rPr>
        <w:t>Giao diện thiết kế, quản lý và chỉnh sửa thân thiện, dễ dàng biên dịch, quản lý file, quản lý phiên bản cho các tài liệu thiết kế.</w:t>
      </w:r>
    </w:p>
    <w:p w14:paraId="17F56222" w14:textId="565D85AC" w:rsidR="00184186" w:rsidRPr="00654DB4" w:rsidRDefault="00184186" w:rsidP="00BB4F25">
      <w:pPr>
        <w:shd w:val="clear" w:color="auto" w:fill="FFFFFF"/>
        <w:spacing w:line="360" w:lineRule="auto"/>
        <w:ind w:firstLine="284"/>
        <w:jc w:val="both"/>
        <w:rPr>
          <w:rFonts w:eastAsia="Times New Roman"/>
          <w:color w:val="000000" w:themeColor="text1"/>
          <w:spacing w:val="0"/>
          <w:szCs w:val="26"/>
          <w:lang w:val="vi-VN" w:eastAsia="vi-VN"/>
        </w:rPr>
      </w:pPr>
      <w:r w:rsidRPr="00654DB4">
        <w:rPr>
          <w:rFonts w:eastAsia="Times New Roman"/>
          <w:color w:val="000000" w:themeColor="text1"/>
          <w:spacing w:val="0"/>
          <w:szCs w:val="26"/>
          <w:lang w:val="vi-VN" w:eastAsia="vi-VN"/>
        </w:rP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14:paraId="3BC28107" w14:textId="1D7AF4C7" w:rsidR="00184186" w:rsidRPr="00654DB4" w:rsidRDefault="00184186" w:rsidP="00BB4F25">
      <w:pPr>
        <w:shd w:val="clear" w:color="auto" w:fill="FFFFFF"/>
        <w:spacing w:line="360" w:lineRule="auto"/>
        <w:ind w:firstLine="284"/>
        <w:jc w:val="both"/>
        <w:rPr>
          <w:rFonts w:eastAsia="Times New Roman"/>
          <w:color w:val="000000" w:themeColor="text1"/>
          <w:spacing w:val="0"/>
          <w:szCs w:val="26"/>
          <w:lang w:val="vi-VN" w:eastAsia="vi-VN"/>
        </w:rPr>
      </w:pPr>
      <w:r w:rsidRPr="00654DB4">
        <w:rPr>
          <w:rFonts w:eastAsia="Times New Roman"/>
          <w:color w:val="000000" w:themeColor="text1"/>
          <w:spacing w:val="0"/>
          <w:szCs w:val="26"/>
          <w:lang w:val="vi-VN" w:eastAsia="vi-VN"/>
        </w:rPr>
        <w:t>Mở, xem và in các file thiết kế mạch dễ dàng với đầy đủ các thông tin linh kiện, netlist, dữ liệu bản vẽ, kích thước, số lượng…</w:t>
      </w:r>
    </w:p>
    <w:p w14:paraId="2FDCB8BE" w14:textId="4BE46918" w:rsidR="00184186" w:rsidRPr="00654DB4" w:rsidRDefault="00184186" w:rsidP="00BB4F25">
      <w:pPr>
        <w:shd w:val="clear" w:color="auto" w:fill="FFFFFF"/>
        <w:spacing w:line="360" w:lineRule="auto"/>
        <w:ind w:firstLine="284"/>
        <w:jc w:val="both"/>
        <w:rPr>
          <w:rFonts w:eastAsia="Times New Roman"/>
          <w:color w:val="000000" w:themeColor="text1"/>
          <w:spacing w:val="0"/>
          <w:szCs w:val="26"/>
          <w:lang w:val="vi-VN" w:eastAsia="vi-VN"/>
        </w:rPr>
      </w:pPr>
      <w:r w:rsidRPr="00654DB4">
        <w:rPr>
          <w:rFonts w:eastAsia="Times New Roman"/>
          <w:color w:val="000000" w:themeColor="text1"/>
          <w:spacing w:val="0"/>
          <w:szCs w:val="26"/>
          <w:lang w:val="vi-VN" w:eastAsia="vi-VN"/>
        </w:rPr>
        <w:t>Hệ thống các thư viện linh kiện phong phú, chi tiết và hoàn chỉnh bao gồm tất cả các linh kiện nhúng, số, tương tự…</w:t>
      </w:r>
    </w:p>
    <w:p w14:paraId="41A82AA3" w14:textId="0B757BFF" w:rsidR="00184186" w:rsidRPr="00654DB4" w:rsidRDefault="00184186" w:rsidP="00BB4F25">
      <w:pPr>
        <w:shd w:val="clear" w:color="auto" w:fill="FFFFFF"/>
        <w:spacing w:line="360" w:lineRule="auto"/>
        <w:ind w:firstLine="284"/>
        <w:jc w:val="both"/>
        <w:rPr>
          <w:rFonts w:eastAsia="Times New Roman"/>
          <w:color w:val="000000" w:themeColor="text1"/>
          <w:spacing w:val="0"/>
          <w:szCs w:val="26"/>
          <w:lang w:val="vi-VN" w:eastAsia="vi-VN"/>
        </w:rPr>
      </w:pPr>
      <w:r w:rsidRPr="00654DB4">
        <w:rPr>
          <w:rFonts w:eastAsia="Times New Roman"/>
          <w:color w:val="000000" w:themeColor="text1"/>
          <w:spacing w:val="0"/>
          <w:szCs w:val="26"/>
          <w:lang w:val="vi-VN" w:eastAsia="vi-VN"/>
        </w:rPr>
        <w:t>Đặt và sửa đối tượng trên các lớp cơ khí, định nghĩa các luật thiết kế, tùy chỉnh các lớp mạch in, chuyển từ schematic sang PCB, đặt vị trí linh kiện trên PCB.</w:t>
      </w:r>
    </w:p>
    <w:p w14:paraId="6B789258" w14:textId="03253CCB" w:rsidR="00184186" w:rsidRPr="00654DB4" w:rsidRDefault="00184186" w:rsidP="00BB4F25">
      <w:pPr>
        <w:shd w:val="clear" w:color="auto" w:fill="FFFFFF"/>
        <w:spacing w:line="360" w:lineRule="auto"/>
        <w:ind w:firstLine="284"/>
        <w:jc w:val="both"/>
        <w:rPr>
          <w:rFonts w:eastAsia="Times New Roman"/>
          <w:color w:val="000000" w:themeColor="text1"/>
          <w:spacing w:val="0"/>
          <w:szCs w:val="26"/>
          <w:lang w:eastAsia="vi-VN"/>
        </w:rPr>
      </w:pPr>
      <w:r w:rsidRPr="00654DB4">
        <w:rPr>
          <w:rFonts w:eastAsia="Times New Roman"/>
          <w:color w:val="000000" w:themeColor="text1"/>
          <w:spacing w:val="0"/>
          <w:szCs w:val="26"/>
          <w:lang w:val="vi-VN" w:eastAsia="vi-VN"/>
        </w:rPr>
        <w:t>Mô phỏng mạch PCB 3D, đem lại hình ảnh mạch điện trung thực trong không gian 3 chiều, hỗ trợ MCAD-ECAD, liên kết trực tiếp với mô hình STEP, kiểm tra khoảng cách cách điện, cấu hình cho cả 2D và 3D</w:t>
      </w:r>
      <w:r w:rsidR="00F57F33" w:rsidRPr="00654DB4">
        <w:rPr>
          <w:rFonts w:eastAsia="Times New Roman"/>
          <w:color w:val="000000" w:themeColor="text1"/>
          <w:spacing w:val="0"/>
          <w:szCs w:val="26"/>
          <w:lang w:eastAsia="vi-VN"/>
        </w:rPr>
        <w:t>.</w:t>
      </w:r>
    </w:p>
    <w:p w14:paraId="0B931FBA" w14:textId="70B38337" w:rsidR="00184186" w:rsidRPr="00654DB4" w:rsidRDefault="00184186" w:rsidP="00654DB4">
      <w:pPr>
        <w:shd w:val="clear" w:color="auto" w:fill="FFFFFF"/>
        <w:spacing w:line="360" w:lineRule="auto"/>
        <w:jc w:val="both"/>
        <w:rPr>
          <w:rFonts w:eastAsia="Times New Roman"/>
          <w:color w:val="000000" w:themeColor="text1"/>
          <w:spacing w:val="0"/>
          <w:szCs w:val="26"/>
          <w:lang w:val="vi-VN" w:eastAsia="vi-VN"/>
        </w:rPr>
      </w:pPr>
      <w:r w:rsidRPr="00654DB4">
        <w:rPr>
          <w:rFonts w:eastAsia="Times New Roman"/>
          <w:color w:val="000000" w:themeColor="text1"/>
          <w:spacing w:val="0"/>
          <w:szCs w:val="26"/>
          <w:lang w:val="vi-VN" w:eastAsia="vi-VN"/>
        </w:rPr>
        <w:t>Hỗ trợ thiết kế PCB sang FPGA và ngược lại.</w:t>
      </w:r>
    </w:p>
    <w:p w14:paraId="277A4258" w14:textId="77777777" w:rsidR="00184186" w:rsidRPr="00B33E2D" w:rsidRDefault="00184186" w:rsidP="00184186">
      <w:pPr>
        <w:spacing w:line="360" w:lineRule="auto"/>
      </w:pPr>
    </w:p>
    <w:p w14:paraId="651AB1AF" w14:textId="33922C9E" w:rsidR="00BB4F25" w:rsidRDefault="000004DE" w:rsidP="00BB4F25">
      <w:pPr>
        <w:keepNext/>
        <w:shd w:val="clear" w:color="auto" w:fill="FFFFFF"/>
        <w:spacing w:line="360" w:lineRule="auto"/>
        <w:jc w:val="center"/>
      </w:pPr>
      <w:r>
        <w:rPr>
          <w:noProof/>
        </w:rPr>
        <w:lastRenderedPageBreak/>
        <w:drawing>
          <wp:inline distT="0" distB="0" distL="0" distR="0" wp14:anchorId="09C681BE" wp14:editId="56FD84FD">
            <wp:extent cx="5029200" cy="25389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8449" cy="2543661"/>
                    </a:xfrm>
                    <a:prstGeom prst="rect">
                      <a:avLst/>
                    </a:prstGeom>
                  </pic:spPr>
                </pic:pic>
              </a:graphicData>
            </a:graphic>
          </wp:inline>
        </w:drawing>
      </w:r>
    </w:p>
    <w:p w14:paraId="7A0B2124" w14:textId="38C6CFF5" w:rsidR="00823578" w:rsidRDefault="00BB4F25" w:rsidP="00BB4F25">
      <w:pPr>
        <w:pStyle w:val="Caption"/>
        <w:spacing w:after="0" w:line="360" w:lineRule="auto"/>
      </w:pPr>
      <w:bookmarkStart w:id="167" w:name="_Toc122777709"/>
      <w:proofErr w:type="spellStart"/>
      <w:r>
        <w:t>Hình</w:t>
      </w:r>
      <w:proofErr w:type="spellEnd"/>
      <w:r>
        <w:t xml:space="preserve"> </w:t>
      </w:r>
      <w:fldSimple w:instr=" STYLEREF 1 \s ">
        <w:r>
          <w:rPr>
            <w:noProof/>
          </w:rPr>
          <w:t>2</w:t>
        </w:r>
      </w:fldSimple>
      <w:r>
        <w:t>.</w:t>
      </w:r>
      <w:fldSimple w:instr=" SEQ Hình \* ARABIC \s 1 ">
        <w:r>
          <w:rPr>
            <w:noProof/>
          </w:rPr>
          <w:t>5</w:t>
        </w:r>
      </w:fldSimple>
      <w:r>
        <w:t xml:space="preserve">. </w:t>
      </w:r>
      <w:proofErr w:type="spellStart"/>
      <w:r>
        <w:t>Mạch</w:t>
      </w:r>
      <w:proofErr w:type="spellEnd"/>
      <w:r>
        <w:t xml:space="preserve"> </w:t>
      </w:r>
      <w:proofErr w:type="spellStart"/>
      <w:r>
        <w:t>nguyên</w:t>
      </w:r>
      <w:proofErr w:type="spellEnd"/>
      <w:r>
        <w:t xml:space="preserve"> </w:t>
      </w:r>
      <w:proofErr w:type="spellStart"/>
      <w:r>
        <w:t>lý</w:t>
      </w:r>
      <w:bookmarkEnd w:id="167"/>
      <w:proofErr w:type="spellEnd"/>
    </w:p>
    <w:p w14:paraId="542339C2" w14:textId="23691FA2" w:rsidR="00152D8A" w:rsidRPr="00DB4626" w:rsidDel="00470CF2" w:rsidRDefault="00152D8A" w:rsidP="00DA2BC0">
      <w:pPr>
        <w:pStyle w:val="Caption"/>
        <w:spacing w:line="360" w:lineRule="auto"/>
        <w:ind w:left="720"/>
        <w:rPr>
          <w:del w:id="168" w:author="Trần Huỳnh Anh Nhật" w:date="2022-12-05T14:32:00Z"/>
          <w:color w:val="0D0D0D" w:themeColor="text1" w:themeTint="F2"/>
        </w:rPr>
      </w:pPr>
      <w:bookmarkStart w:id="169" w:name="_Toc119348784"/>
      <w:del w:id="170" w:author="Trần Huỳnh Anh Nhật" w:date="2022-12-05T14:32:00Z">
        <w:r w:rsidRPr="00DB4626" w:rsidDel="00470CF2">
          <w:rPr>
            <w:color w:val="0D0D0D" w:themeColor="text1" w:themeTint="F2"/>
          </w:rPr>
          <w:delText>Hình 17 Sơ đồ mạch nguyên lý</w:delText>
        </w:r>
        <w:bookmarkEnd w:id="169"/>
      </w:del>
    </w:p>
    <w:p w14:paraId="666BA97B" w14:textId="755B1A51" w:rsidR="00152D8A" w:rsidRPr="00B33E2D" w:rsidRDefault="00152D8A" w:rsidP="00DA2BC0">
      <w:pPr>
        <w:pStyle w:val="ListParagraph"/>
        <w:spacing w:line="360" w:lineRule="auto"/>
      </w:pPr>
      <w:bookmarkStart w:id="171" w:name="_Toc119348850"/>
      <w:proofErr w:type="spellStart"/>
      <w:r w:rsidRPr="00B33E2D">
        <w:t>Chuyển</w:t>
      </w:r>
      <w:proofErr w:type="spellEnd"/>
      <w:r w:rsidRPr="00B33E2D">
        <w:t xml:space="preserve"> </w:t>
      </w:r>
      <w:proofErr w:type="spellStart"/>
      <w:r w:rsidRPr="00B33E2D">
        <w:t>từ</w:t>
      </w:r>
      <w:proofErr w:type="spellEnd"/>
      <w:r w:rsidRPr="00B33E2D">
        <w:t xml:space="preserve"> </w:t>
      </w:r>
      <w:proofErr w:type="spellStart"/>
      <w:r w:rsidRPr="00B33E2D">
        <w:t>sơ</w:t>
      </w:r>
      <w:proofErr w:type="spellEnd"/>
      <w:r w:rsidRPr="00B33E2D">
        <w:t xml:space="preserve"> </w:t>
      </w:r>
      <w:proofErr w:type="spellStart"/>
      <w:r w:rsidRPr="00B33E2D">
        <w:t>đồ</w:t>
      </w:r>
      <w:proofErr w:type="spellEnd"/>
      <w:r w:rsidRPr="00B33E2D">
        <w:t xml:space="preserve"> </w:t>
      </w:r>
      <w:proofErr w:type="spellStart"/>
      <w:r w:rsidRPr="00B33E2D">
        <w:t>nguyên</w:t>
      </w:r>
      <w:proofErr w:type="spellEnd"/>
      <w:r w:rsidRPr="00B33E2D">
        <w:t xml:space="preserve"> </w:t>
      </w:r>
      <w:proofErr w:type="spellStart"/>
      <w:r w:rsidRPr="00B33E2D">
        <w:t>lý</w:t>
      </w:r>
      <w:proofErr w:type="spellEnd"/>
      <w:r w:rsidRPr="00B33E2D">
        <w:t xml:space="preserve"> sang </w:t>
      </w:r>
      <w:proofErr w:type="spellStart"/>
      <w:r w:rsidRPr="00B33E2D">
        <w:t>sơ</w:t>
      </w:r>
      <w:proofErr w:type="spellEnd"/>
      <w:r w:rsidRPr="00B33E2D">
        <w:t xml:space="preserve"> </w:t>
      </w:r>
      <w:proofErr w:type="spellStart"/>
      <w:r w:rsidRPr="00B33E2D">
        <w:t>đồ</w:t>
      </w:r>
      <w:proofErr w:type="spellEnd"/>
      <w:r w:rsidRPr="00B33E2D">
        <w:t xml:space="preserve"> </w:t>
      </w:r>
      <w:proofErr w:type="spellStart"/>
      <w:r w:rsidRPr="00B33E2D">
        <w:t>mạch</w:t>
      </w:r>
      <w:proofErr w:type="spellEnd"/>
      <w:r w:rsidRPr="00B33E2D">
        <w:t xml:space="preserve"> in:</w:t>
      </w:r>
      <w:bookmarkEnd w:id="171"/>
      <w:r w:rsidRPr="00B33E2D">
        <w:t> </w:t>
      </w:r>
    </w:p>
    <w:p w14:paraId="3CDB6299" w14:textId="77777777" w:rsidR="00BB4F25" w:rsidRDefault="00E93C38" w:rsidP="00BB4F25">
      <w:pPr>
        <w:pStyle w:val="NormalWeb"/>
        <w:keepNext/>
        <w:shd w:val="clear" w:color="auto" w:fill="FFFFFF"/>
        <w:spacing w:before="0" w:beforeAutospacing="0" w:after="0" w:afterAutospacing="0" w:line="360" w:lineRule="auto"/>
        <w:jc w:val="center"/>
      </w:pPr>
      <w:r w:rsidRPr="00DB4626">
        <w:rPr>
          <w:noProof/>
          <w:lang w:val="vi-VN" w:eastAsia="vi-VN"/>
        </w:rPr>
        <w:drawing>
          <wp:inline distT="0" distB="0" distL="0" distR="0" wp14:anchorId="30E4A82F" wp14:editId="78929840">
            <wp:extent cx="3308985" cy="2308803"/>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3722" cy="2333040"/>
                    </a:xfrm>
                    <a:prstGeom prst="rect">
                      <a:avLst/>
                    </a:prstGeom>
                  </pic:spPr>
                </pic:pic>
              </a:graphicData>
            </a:graphic>
          </wp:inline>
        </w:drawing>
      </w:r>
    </w:p>
    <w:p w14:paraId="16587EF5" w14:textId="19167986" w:rsidR="00823578" w:rsidRDefault="00BB4F25" w:rsidP="00BB4F25">
      <w:pPr>
        <w:pStyle w:val="Caption"/>
        <w:spacing w:after="0" w:line="360" w:lineRule="auto"/>
      </w:pPr>
      <w:bookmarkStart w:id="172" w:name="_Toc122777710"/>
      <w:proofErr w:type="spellStart"/>
      <w:r>
        <w:t>Hình</w:t>
      </w:r>
      <w:proofErr w:type="spellEnd"/>
      <w:r>
        <w:t xml:space="preserve"> </w:t>
      </w:r>
      <w:fldSimple w:instr=" STYLEREF 1 \s ">
        <w:r>
          <w:rPr>
            <w:noProof/>
          </w:rPr>
          <w:t>2</w:t>
        </w:r>
      </w:fldSimple>
      <w:r>
        <w:t>.</w:t>
      </w:r>
      <w:fldSimple w:instr=" SEQ Hình \* ARABIC \s 1 ">
        <w:r>
          <w:rPr>
            <w:noProof/>
          </w:rPr>
          <w:t>6</w:t>
        </w:r>
      </w:fldSimple>
      <w:r>
        <w:t xml:space="preserve">. </w:t>
      </w:r>
      <w:proofErr w:type="spellStart"/>
      <w:r>
        <w:t>Mạch</w:t>
      </w:r>
      <w:proofErr w:type="spellEnd"/>
      <w:r>
        <w:t xml:space="preserve"> PCB</w:t>
      </w:r>
      <w:bookmarkEnd w:id="172"/>
    </w:p>
    <w:p w14:paraId="1AD9188E" w14:textId="0C71E7CE" w:rsidR="00152D8A" w:rsidRPr="00DB4626" w:rsidDel="009C1154" w:rsidRDefault="00152D8A" w:rsidP="00DA2BC0">
      <w:pPr>
        <w:pStyle w:val="Caption"/>
        <w:spacing w:line="360" w:lineRule="auto"/>
        <w:ind w:left="720"/>
        <w:rPr>
          <w:del w:id="173" w:author="Trần Huỳnh Anh Nhật" w:date="2022-12-05T14:34:00Z"/>
          <w:color w:val="0D0D0D" w:themeColor="text1" w:themeTint="F2"/>
          <w:sz w:val="23"/>
          <w:szCs w:val="23"/>
        </w:rPr>
      </w:pPr>
      <w:bookmarkStart w:id="174" w:name="_Toc119348785"/>
      <w:del w:id="175" w:author="Trần Huỳnh Anh Nhật" w:date="2022-12-05T14:34:00Z">
        <w:r w:rsidRPr="00DB4626" w:rsidDel="009C1154">
          <w:rPr>
            <w:color w:val="0D0D0D" w:themeColor="text1" w:themeTint="F2"/>
          </w:rPr>
          <w:delText>Hình 18</w:delText>
        </w:r>
        <w:r w:rsidRPr="00DB4626" w:rsidDel="009C1154">
          <w:rPr>
            <w:color w:val="0D0D0D" w:themeColor="text1" w:themeTint="F2"/>
            <w:lang w:val="vi-VN"/>
          </w:rPr>
          <w:delText xml:space="preserve"> Sơ đồ Mạch PC</w:delText>
        </w:r>
        <w:bookmarkEnd w:id="174"/>
        <w:r w:rsidRPr="00DB4626" w:rsidDel="009C1154">
          <w:rPr>
            <w:color w:val="0D0D0D" w:themeColor="text1" w:themeTint="F2"/>
          </w:rPr>
          <w:delText>B</w:delText>
        </w:r>
      </w:del>
    </w:p>
    <w:p w14:paraId="158FD049" w14:textId="77777777" w:rsidR="00152D8A" w:rsidRPr="00B33E2D" w:rsidRDefault="00152D8A" w:rsidP="00DA2BC0">
      <w:pPr>
        <w:pStyle w:val="ListParagraph"/>
        <w:spacing w:line="360" w:lineRule="auto"/>
      </w:pPr>
      <w:r w:rsidRPr="00B33E2D">
        <w:t xml:space="preserve">Sau </w:t>
      </w:r>
      <w:proofErr w:type="spellStart"/>
      <w:r w:rsidRPr="00B33E2D">
        <w:t>khi</w:t>
      </w:r>
      <w:proofErr w:type="spellEnd"/>
      <w:r w:rsidRPr="00B33E2D">
        <w:t xml:space="preserve"> </w:t>
      </w:r>
      <w:proofErr w:type="spellStart"/>
      <w:r w:rsidRPr="00B33E2D">
        <w:t>thiết</w:t>
      </w:r>
      <w:proofErr w:type="spellEnd"/>
      <w:r w:rsidRPr="00B33E2D">
        <w:t xml:space="preserve"> </w:t>
      </w:r>
      <w:proofErr w:type="spellStart"/>
      <w:r w:rsidRPr="00B33E2D">
        <w:t>kế</w:t>
      </w:r>
      <w:proofErr w:type="spellEnd"/>
      <w:r w:rsidRPr="00B33E2D">
        <w:t xml:space="preserve"> </w:t>
      </w:r>
      <w:proofErr w:type="spellStart"/>
      <w:r w:rsidRPr="00B33E2D">
        <w:t>xong</w:t>
      </w:r>
      <w:proofErr w:type="spellEnd"/>
      <w:r w:rsidRPr="00B33E2D">
        <w:t xml:space="preserve"> </w:t>
      </w:r>
      <w:proofErr w:type="spellStart"/>
      <w:r w:rsidRPr="00B33E2D">
        <w:t>mạch</w:t>
      </w:r>
      <w:proofErr w:type="spellEnd"/>
      <w:r w:rsidRPr="00B33E2D">
        <w:t xml:space="preserve"> in </w:t>
      </w:r>
      <w:proofErr w:type="spellStart"/>
      <w:r w:rsidRPr="00B33E2D">
        <w:t>chúng</w:t>
      </w:r>
      <w:proofErr w:type="spellEnd"/>
      <w:r w:rsidRPr="00B33E2D">
        <w:t xml:space="preserve"> </w:t>
      </w:r>
      <w:proofErr w:type="spellStart"/>
      <w:r w:rsidRPr="00B33E2D">
        <w:t>xuất</w:t>
      </w:r>
      <w:proofErr w:type="spellEnd"/>
      <w:r w:rsidRPr="00B33E2D">
        <w:t xml:space="preserve"> </w:t>
      </w:r>
      <w:proofErr w:type="spellStart"/>
      <w:r w:rsidRPr="00B33E2D">
        <w:t>mạch</w:t>
      </w:r>
      <w:proofErr w:type="spellEnd"/>
      <w:r w:rsidRPr="00B33E2D">
        <w:t xml:space="preserve"> in </w:t>
      </w:r>
      <w:proofErr w:type="spellStart"/>
      <w:r w:rsidRPr="00B33E2D">
        <w:t>ra</w:t>
      </w:r>
      <w:proofErr w:type="spellEnd"/>
      <w:r w:rsidRPr="00B33E2D">
        <w:t xml:space="preserve"> </w:t>
      </w:r>
      <w:proofErr w:type="spellStart"/>
      <w:r w:rsidRPr="00B33E2D">
        <w:t>định</w:t>
      </w:r>
      <w:proofErr w:type="spellEnd"/>
      <w:r w:rsidRPr="00B33E2D">
        <w:t xml:space="preserve"> </w:t>
      </w:r>
      <w:proofErr w:type="spellStart"/>
      <w:r w:rsidRPr="00B33E2D">
        <w:t>dạng</w:t>
      </w:r>
      <w:proofErr w:type="spellEnd"/>
      <w:r w:rsidRPr="00B33E2D">
        <w:t xml:space="preserve"> file PDF </w:t>
      </w:r>
      <w:proofErr w:type="spellStart"/>
      <w:r w:rsidRPr="00B33E2D">
        <w:t>rồi</w:t>
      </w:r>
      <w:proofErr w:type="spellEnd"/>
      <w:r w:rsidRPr="00B33E2D">
        <w:t xml:space="preserve"> </w:t>
      </w:r>
      <w:proofErr w:type="spellStart"/>
      <w:r w:rsidRPr="00B33E2D">
        <w:t>tiến</w:t>
      </w:r>
      <w:proofErr w:type="spellEnd"/>
      <w:r w:rsidRPr="00B33E2D">
        <w:t xml:space="preserve"> </w:t>
      </w:r>
      <w:proofErr w:type="spellStart"/>
      <w:r w:rsidRPr="00B33E2D">
        <w:t>hành</w:t>
      </w:r>
      <w:proofErr w:type="spellEnd"/>
      <w:r w:rsidRPr="00B33E2D">
        <w:t xml:space="preserve"> in </w:t>
      </w:r>
      <w:proofErr w:type="spellStart"/>
      <w:r w:rsidRPr="00B33E2D">
        <w:t>mạch</w:t>
      </w:r>
      <w:proofErr w:type="spellEnd"/>
      <w:r w:rsidRPr="00B33E2D">
        <w:t xml:space="preserve"> </w:t>
      </w:r>
      <w:proofErr w:type="spellStart"/>
      <w:r w:rsidRPr="00B33E2D">
        <w:t>ra</w:t>
      </w:r>
      <w:proofErr w:type="spellEnd"/>
      <w:r w:rsidRPr="00B33E2D">
        <w:t xml:space="preserve"> </w:t>
      </w:r>
      <w:proofErr w:type="spellStart"/>
      <w:r w:rsidRPr="00B33E2D">
        <w:t>giấy</w:t>
      </w:r>
      <w:proofErr w:type="spellEnd"/>
      <w:r w:rsidRPr="00B33E2D">
        <w:t xml:space="preserve"> </w:t>
      </w:r>
      <w:proofErr w:type="spellStart"/>
      <w:r w:rsidRPr="00B33E2D">
        <w:t>với</w:t>
      </w:r>
      <w:proofErr w:type="spellEnd"/>
      <w:r w:rsidRPr="00B33E2D">
        <w:t xml:space="preserve"> </w:t>
      </w:r>
      <w:proofErr w:type="spellStart"/>
      <w:r w:rsidRPr="00B33E2D">
        <w:t>tỷ</w:t>
      </w:r>
      <w:proofErr w:type="spellEnd"/>
      <w:r w:rsidRPr="00B33E2D">
        <w:t xml:space="preserve"> </w:t>
      </w:r>
      <w:proofErr w:type="spellStart"/>
      <w:r w:rsidRPr="00B33E2D">
        <w:t>lệ</w:t>
      </w:r>
      <w:proofErr w:type="spellEnd"/>
      <w:r w:rsidRPr="00B33E2D">
        <w:t xml:space="preserve"> 1:1 </w:t>
      </w:r>
      <w:proofErr w:type="spellStart"/>
      <w:r w:rsidRPr="00B33E2D">
        <w:t>hoặc</w:t>
      </w:r>
      <w:proofErr w:type="spellEnd"/>
      <w:r w:rsidRPr="00B33E2D">
        <w:t xml:space="preserve"> 100%.</w:t>
      </w:r>
    </w:p>
    <w:p w14:paraId="49364C0C" w14:textId="77777777" w:rsidR="00152D8A" w:rsidRPr="00B33E2D" w:rsidRDefault="00152D8A" w:rsidP="00DA2BC0">
      <w:pPr>
        <w:pStyle w:val="ListParagraph"/>
        <w:spacing w:line="360" w:lineRule="auto"/>
      </w:pPr>
      <w:proofErr w:type="spellStart"/>
      <w:r w:rsidRPr="00B33E2D">
        <w:t>Đây</w:t>
      </w:r>
      <w:proofErr w:type="spellEnd"/>
      <w:r w:rsidRPr="00B33E2D">
        <w:t xml:space="preserve"> </w:t>
      </w:r>
      <w:proofErr w:type="spellStart"/>
      <w:r w:rsidRPr="00B33E2D">
        <w:t>là</w:t>
      </w:r>
      <w:proofErr w:type="spellEnd"/>
      <w:r w:rsidRPr="00B33E2D">
        <w:t xml:space="preserve"> </w:t>
      </w:r>
      <w:proofErr w:type="spellStart"/>
      <w:r w:rsidRPr="00B33E2D">
        <w:t>mạch</w:t>
      </w:r>
      <w:proofErr w:type="spellEnd"/>
      <w:r w:rsidRPr="00B33E2D">
        <w:t xml:space="preserve"> in </w:t>
      </w:r>
      <w:proofErr w:type="spellStart"/>
      <w:r w:rsidRPr="00B33E2D">
        <w:t>sau</w:t>
      </w:r>
      <w:proofErr w:type="spellEnd"/>
      <w:r w:rsidRPr="00B33E2D">
        <w:t xml:space="preserve"> </w:t>
      </w:r>
      <w:proofErr w:type="spellStart"/>
      <w:r w:rsidRPr="00B33E2D">
        <w:t>khi</w:t>
      </w:r>
      <w:proofErr w:type="spellEnd"/>
      <w:r w:rsidRPr="00B33E2D">
        <w:t xml:space="preserve"> </w:t>
      </w:r>
      <w:proofErr w:type="spellStart"/>
      <w:r w:rsidRPr="00B33E2D">
        <w:t>xuất</w:t>
      </w:r>
      <w:proofErr w:type="spellEnd"/>
      <w:r w:rsidRPr="00B33E2D">
        <w:t xml:space="preserve"> </w:t>
      </w:r>
      <w:proofErr w:type="spellStart"/>
      <w:r w:rsidRPr="00B33E2D">
        <w:t>ra</w:t>
      </w:r>
      <w:proofErr w:type="spellEnd"/>
      <w:r w:rsidRPr="00B33E2D">
        <w:t xml:space="preserve"> </w:t>
      </w:r>
      <w:proofErr w:type="spellStart"/>
      <w:r w:rsidRPr="00B33E2D">
        <w:t>định</w:t>
      </w:r>
      <w:proofErr w:type="spellEnd"/>
      <w:r w:rsidRPr="00B33E2D">
        <w:t xml:space="preserve"> </w:t>
      </w:r>
      <w:proofErr w:type="spellStart"/>
      <w:r w:rsidRPr="00B33E2D">
        <w:t>dạng</w:t>
      </w:r>
      <w:proofErr w:type="spellEnd"/>
      <w:r w:rsidRPr="00B33E2D">
        <w:t xml:space="preserve"> PDF:</w:t>
      </w:r>
    </w:p>
    <w:p w14:paraId="2BB87EC8" w14:textId="77777777" w:rsidR="00BB4F25" w:rsidRDefault="00300385" w:rsidP="00BB4F25">
      <w:pPr>
        <w:pStyle w:val="NormalWeb"/>
        <w:keepNext/>
        <w:shd w:val="clear" w:color="auto" w:fill="FFFFFF"/>
        <w:spacing w:before="0" w:beforeAutospacing="0" w:after="0" w:afterAutospacing="0" w:line="360" w:lineRule="auto"/>
        <w:jc w:val="center"/>
      </w:pPr>
      <w:r w:rsidRPr="00DB4626">
        <w:rPr>
          <w:noProof/>
          <w:lang w:val="vi-VN" w:eastAsia="vi-VN"/>
        </w:rPr>
        <w:lastRenderedPageBreak/>
        <w:drawing>
          <wp:inline distT="0" distB="0" distL="0" distR="0" wp14:anchorId="78FA3ACF" wp14:editId="05C4B7B7">
            <wp:extent cx="3314700" cy="30151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6043" cy="3025419"/>
                    </a:xfrm>
                    <a:prstGeom prst="rect">
                      <a:avLst/>
                    </a:prstGeom>
                  </pic:spPr>
                </pic:pic>
              </a:graphicData>
            </a:graphic>
          </wp:inline>
        </w:drawing>
      </w:r>
    </w:p>
    <w:p w14:paraId="74538221" w14:textId="592B0D7B" w:rsidR="007B28E3" w:rsidRDefault="00BB4F25" w:rsidP="00BB4F25">
      <w:pPr>
        <w:pStyle w:val="Caption"/>
        <w:spacing w:after="0" w:line="360" w:lineRule="auto"/>
      </w:pPr>
      <w:bookmarkStart w:id="176" w:name="_Toc122777711"/>
      <w:proofErr w:type="spellStart"/>
      <w:r>
        <w:t>Hình</w:t>
      </w:r>
      <w:proofErr w:type="spellEnd"/>
      <w:r>
        <w:t xml:space="preserve"> </w:t>
      </w:r>
      <w:fldSimple w:instr=" STYLEREF 1 \s ">
        <w:r>
          <w:rPr>
            <w:noProof/>
          </w:rPr>
          <w:t>2</w:t>
        </w:r>
      </w:fldSimple>
      <w:r>
        <w:t>.</w:t>
      </w:r>
      <w:fldSimple w:instr=" SEQ Hình \* ARABIC \s 1 ">
        <w:r>
          <w:rPr>
            <w:noProof/>
          </w:rPr>
          <w:t>7</w:t>
        </w:r>
      </w:fldSimple>
      <w:r>
        <w:t xml:space="preserve">. </w:t>
      </w:r>
      <w:proofErr w:type="spellStart"/>
      <w:r>
        <w:t>Mạch</w:t>
      </w:r>
      <w:proofErr w:type="spellEnd"/>
      <w:r>
        <w:t xml:space="preserve"> in </w:t>
      </w:r>
      <w:proofErr w:type="spellStart"/>
      <w:r>
        <w:t>trên</w:t>
      </w:r>
      <w:proofErr w:type="spellEnd"/>
      <w:r>
        <w:t xml:space="preserve"> PDF</w:t>
      </w:r>
      <w:bookmarkEnd w:id="176"/>
    </w:p>
    <w:p w14:paraId="625269FD" w14:textId="0A58021E" w:rsidR="00152D8A" w:rsidRPr="00DB4626" w:rsidDel="009C1154" w:rsidRDefault="00152D8A" w:rsidP="00DA2BC0">
      <w:pPr>
        <w:pStyle w:val="Caption"/>
        <w:spacing w:line="360" w:lineRule="auto"/>
        <w:ind w:left="720"/>
        <w:rPr>
          <w:del w:id="177" w:author="Trần Huỳnh Anh Nhật" w:date="2022-12-05T14:35:00Z"/>
          <w:color w:val="0D0D0D" w:themeColor="text1" w:themeTint="F2"/>
        </w:rPr>
      </w:pPr>
      <w:bookmarkStart w:id="178" w:name="_Toc119348786"/>
      <w:del w:id="179" w:author="Trần Huỳnh Anh Nhật" w:date="2022-12-05T14:35:00Z">
        <w:r w:rsidRPr="00DB4626" w:rsidDel="009C1154">
          <w:rPr>
            <w:color w:val="0D0D0D" w:themeColor="text1" w:themeTint="F2"/>
          </w:rPr>
          <w:delText>Hình 19 Mạch in trên PDF</w:delText>
        </w:r>
        <w:bookmarkEnd w:id="178"/>
      </w:del>
    </w:p>
    <w:p w14:paraId="0EB908AC" w14:textId="77777777" w:rsidR="00152D8A" w:rsidRPr="00016FD7" w:rsidRDefault="00152D8A" w:rsidP="00DA2BC0">
      <w:pPr>
        <w:pStyle w:val="ListParagraph"/>
        <w:spacing w:line="360" w:lineRule="auto"/>
        <w:jc w:val="both"/>
      </w:pPr>
      <w:proofErr w:type="spellStart"/>
      <w:r w:rsidRPr="00016FD7">
        <w:t>Thi</w:t>
      </w:r>
      <w:proofErr w:type="spellEnd"/>
      <w:r w:rsidRPr="00016FD7">
        <w:t xml:space="preserve"> </w:t>
      </w:r>
      <w:proofErr w:type="spellStart"/>
      <w:r w:rsidRPr="00016FD7">
        <w:t>công</w:t>
      </w:r>
      <w:proofErr w:type="spellEnd"/>
      <w:r w:rsidRPr="00016FD7">
        <w:t xml:space="preserve"> </w:t>
      </w:r>
      <w:proofErr w:type="spellStart"/>
      <w:r w:rsidRPr="00016FD7">
        <w:t>mạch</w:t>
      </w:r>
      <w:proofErr w:type="spellEnd"/>
      <w:r w:rsidRPr="00016FD7">
        <w:t xml:space="preserve"> in</w:t>
      </w:r>
    </w:p>
    <w:p w14:paraId="6B8E6854" w14:textId="77777777" w:rsidR="00152D8A" w:rsidRPr="00B33E2D" w:rsidRDefault="00152D8A" w:rsidP="007B28E3">
      <w:pPr>
        <w:spacing w:line="360" w:lineRule="auto"/>
        <w:ind w:left="284"/>
        <w:jc w:val="both"/>
        <w:rPr>
          <w:b/>
          <w:bCs/>
        </w:rPr>
      </w:pPr>
      <w:proofErr w:type="spellStart"/>
      <w:r w:rsidRPr="00B33E2D">
        <w:rPr>
          <w:b/>
          <w:bCs/>
        </w:rPr>
        <w:t>Bước</w:t>
      </w:r>
      <w:proofErr w:type="spellEnd"/>
      <w:r w:rsidRPr="00B33E2D">
        <w:rPr>
          <w:b/>
          <w:bCs/>
        </w:rPr>
        <w:t xml:space="preserve"> 1: </w:t>
      </w:r>
      <w:proofErr w:type="spellStart"/>
      <w:r w:rsidRPr="00B33E2D">
        <w:rPr>
          <w:b/>
          <w:bCs/>
        </w:rPr>
        <w:t>Chuẩn</w:t>
      </w:r>
      <w:proofErr w:type="spellEnd"/>
      <w:r w:rsidRPr="00B33E2D">
        <w:rPr>
          <w:b/>
          <w:bCs/>
        </w:rPr>
        <w:t xml:space="preserve"> </w:t>
      </w:r>
      <w:proofErr w:type="spellStart"/>
      <w:r w:rsidRPr="00B33E2D">
        <w:rPr>
          <w:b/>
          <w:bCs/>
        </w:rPr>
        <w:t>bị</w:t>
      </w:r>
      <w:proofErr w:type="spellEnd"/>
      <w:r w:rsidRPr="00B33E2D">
        <w:rPr>
          <w:b/>
          <w:bCs/>
        </w:rPr>
        <w:t xml:space="preserve"> </w:t>
      </w:r>
      <w:proofErr w:type="spellStart"/>
      <w:r w:rsidRPr="00B33E2D">
        <w:rPr>
          <w:b/>
          <w:bCs/>
        </w:rPr>
        <w:t>dụng</w:t>
      </w:r>
      <w:proofErr w:type="spellEnd"/>
      <w:r w:rsidRPr="00B33E2D">
        <w:rPr>
          <w:b/>
          <w:bCs/>
        </w:rPr>
        <w:t xml:space="preserve"> </w:t>
      </w:r>
      <w:proofErr w:type="spellStart"/>
      <w:r w:rsidRPr="00B33E2D">
        <w:rPr>
          <w:b/>
          <w:bCs/>
        </w:rPr>
        <w:t>cụ</w:t>
      </w:r>
      <w:proofErr w:type="spellEnd"/>
    </w:p>
    <w:p w14:paraId="5145410C" w14:textId="77777777" w:rsidR="00152D8A" w:rsidRPr="00B33E2D" w:rsidRDefault="00152D8A" w:rsidP="007B28E3">
      <w:pPr>
        <w:spacing w:line="360" w:lineRule="auto"/>
        <w:ind w:left="284"/>
        <w:jc w:val="both"/>
        <w:rPr>
          <w:b/>
          <w:bCs/>
        </w:rPr>
      </w:pPr>
      <w:proofErr w:type="spellStart"/>
      <w:r w:rsidRPr="00B33E2D">
        <w:rPr>
          <w:b/>
          <w:bCs/>
        </w:rPr>
        <w:t>Bước</w:t>
      </w:r>
      <w:proofErr w:type="spellEnd"/>
      <w:r w:rsidRPr="00B33E2D">
        <w:rPr>
          <w:b/>
          <w:bCs/>
        </w:rPr>
        <w:t xml:space="preserve"> 2: </w:t>
      </w:r>
      <w:proofErr w:type="spellStart"/>
      <w:r w:rsidRPr="00B33E2D">
        <w:rPr>
          <w:b/>
          <w:bCs/>
        </w:rPr>
        <w:t>Cắt</w:t>
      </w:r>
      <w:proofErr w:type="spellEnd"/>
      <w:r w:rsidRPr="00B33E2D">
        <w:rPr>
          <w:b/>
          <w:bCs/>
        </w:rPr>
        <w:t xml:space="preserve"> Board </w:t>
      </w:r>
      <w:proofErr w:type="spellStart"/>
      <w:r w:rsidRPr="00B33E2D">
        <w:rPr>
          <w:b/>
          <w:bCs/>
        </w:rPr>
        <w:t>đồng</w:t>
      </w:r>
      <w:proofErr w:type="spellEnd"/>
      <w:r w:rsidRPr="00B33E2D">
        <w:rPr>
          <w:b/>
          <w:bCs/>
        </w:rPr>
        <w:t xml:space="preserve"> </w:t>
      </w:r>
      <w:proofErr w:type="spellStart"/>
      <w:r w:rsidRPr="00B33E2D">
        <w:rPr>
          <w:b/>
          <w:bCs/>
        </w:rPr>
        <w:t>theo</w:t>
      </w:r>
      <w:proofErr w:type="spellEnd"/>
      <w:r w:rsidRPr="00B33E2D">
        <w:rPr>
          <w:b/>
          <w:bCs/>
        </w:rPr>
        <w:t xml:space="preserve"> </w:t>
      </w:r>
      <w:proofErr w:type="spellStart"/>
      <w:r w:rsidRPr="00B33E2D">
        <w:rPr>
          <w:b/>
          <w:bCs/>
        </w:rPr>
        <w:t>kích</w:t>
      </w:r>
      <w:proofErr w:type="spellEnd"/>
      <w:r w:rsidRPr="00B33E2D">
        <w:rPr>
          <w:b/>
          <w:bCs/>
        </w:rPr>
        <w:t xml:space="preserve"> </w:t>
      </w:r>
      <w:proofErr w:type="spellStart"/>
      <w:r w:rsidRPr="00B33E2D">
        <w:rPr>
          <w:b/>
          <w:bCs/>
        </w:rPr>
        <w:t>thước</w:t>
      </w:r>
      <w:proofErr w:type="spellEnd"/>
      <w:r w:rsidRPr="00B33E2D">
        <w:rPr>
          <w:b/>
          <w:bCs/>
        </w:rPr>
        <w:t xml:space="preserve"> </w:t>
      </w:r>
      <w:proofErr w:type="spellStart"/>
      <w:r w:rsidRPr="00B33E2D">
        <w:rPr>
          <w:b/>
          <w:bCs/>
        </w:rPr>
        <w:t>của</w:t>
      </w:r>
      <w:proofErr w:type="spellEnd"/>
      <w:r w:rsidRPr="00B33E2D">
        <w:rPr>
          <w:b/>
          <w:bCs/>
        </w:rPr>
        <w:t xml:space="preserve"> </w:t>
      </w:r>
      <w:proofErr w:type="spellStart"/>
      <w:r w:rsidRPr="00B33E2D">
        <w:rPr>
          <w:b/>
          <w:bCs/>
        </w:rPr>
        <w:t>mạch</w:t>
      </w:r>
      <w:proofErr w:type="spellEnd"/>
      <w:r w:rsidRPr="00B33E2D">
        <w:rPr>
          <w:b/>
          <w:bCs/>
        </w:rPr>
        <w:t xml:space="preserve"> in </w:t>
      </w:r>
    </w:p>
    <w:p w14:paraId="68DD3DCD" w14:textId="77777777" w:rsidR="00152D8A" w:rsidRPr="00B33E2D" w:rsidRDefault="00152D8A" w:rsidP="007B28E3">
      <w:pPr>
        <w:spacing w:line="360" w:lineRule="auto"/>
        <w:ind w:left="284"/>
        <w:jc w:val="both"/>
        <w:rPr>
          <w:b/>
          <w:bCs/>
        </w:rPr>
      </w:pPr>
      <w:proofErr w:type="spellStart"/>
      <w:r w:rsidRPr="00B33E2D">
        <w:rPr>
          <w:b/>
          <w:bCs/>
        </w:rPr>
        <w:t>Bước</w:t>
      </w:r>
      <w:proofErr w:type="spellEnd"/>
      <w:r w:rsidRPr="00B33E2D">
        <w:rPr>
          <w:b/>
          <w:bCs/>
        </w:rPr>
        <w:t xml:space="preserve"> 3: </w:t>
      </w:r>
      <w:proofErr w:type="spellStart"/>
      <w:r w:rsidRPr="00B33E2D">
        <w:rPr>
          <w:b/>
          <w:bCs/>
        </w:rPr>
        <w:t>Ủi</w:t>
      </w:r>
      <w:proofErr w:type="spellEnd"/>
      <w:r w:rsidRPr="00B33E2D">
        <w:rPr>
          <w:b/>
          <w:bCs/>
        </w:rPr>
        <w:t xml:space="preserve"> </w:t>
      </w:r>
      <w:proofErr w:type="spellStart"/>
      <w:r w:rsidRPr="00B33E2D">
        <w:rPr>
          <w:b/>
          <w:bCs/>
        </w:rPr>
        <w:t>mạch</w:t>
      </w:r>
      <w:proofErr w:type="spellEnd"/>
    </w:p>
    <w:p w14:paraId="0A98D684" w14:textId="77777777" w:rsidR="00152D8A" w:rsidRPr="00B33E2D" w:rsidRDefault="00152D8A" w:rsidP="007B28E3">
      <w:pPr>
        <w:spacing w:line="360" w:lineRule="auto"/>
        <w:ind w:left="284"/>
        <w:jc w:val="both"/>
        <w:rPr>
          <w:b/>
          <w:bCs/>
        </w:rPr>
      </w:pPr>
      <w:proofErr w:type="spellStart"/>
      <w:r w:rsidRPr="00B33E2D">
        <w:rPr>
          <w:b/>
          <w:bCs/>
        </w:rPr>
        <w:t>Bước</w:t>
      </w:r>
      <w:proofErr w:type="spellEnd"/>
      <w:r w:rsidRPr="00B33E2D">
        <w:rPr>
          <w:b/>
          <w:bCs/>
        </w:rPr>
        <w:t xml:space="preserve"> 4: </w:t>
      </w:r>
      <w:proofErr w:type="spellStart"/>
      <w:r w:rsidRPr="00B33E2D">
        <w:rPr>
          <w:b/>
          <w:bCs/>
        </w:rPr>
        <w:t>Ngâm</w:t>
      </w:r>
      <w:proofErr w:type="spellEnd"/>
      <w:r w:rsidRPr="00B33E2D">
        <w:rPr>
          <w:b/>
          <w:bCs/>
        </w:rPr>
        <w:t xml:space="preserve"> </w:t>
      </w:r>
      <w:proofErr w:type="spellStart"/>
      <w:r w:rsidRPr="00B33E2D">
        <w:rPr>
          <w:b/>
          <w:bCs/>
        </w:rPr>
        <w:t>mạch</w:t>
      </w:r>
      <w:proofErr w:type="spellEnd"/>
    </w:p>
    <w:p w14:paraId="246A2ECB" w14:textId="77777777" w:rsidR="00152D8A" w:rsidRPr="00B33E2D" w:rsidRDefault="00152D8A" w:rsidP="007B28E3">
      <w:pPr>
        <w:spacing w:line="360" w:lineRule="auto"/>
        <w:ind w:left="284"/>
        <w:jc w:val="both"/>
        <w:rPr>
          <w:b/>
          <w:bCs/>
        </w:rPr>
      </w:pPr>
      <w:proofErr w:type="spellStart"/>
      <w:r w:rsidRPr="00B33E2D">
        <w:rPr>
          <w:b/>
          <w:bCs/>
        </w:rPr>
        <w:t>Bước</w:t>
      </w:r>
      <w:proofErr w:type="spellEnd"/>
      <w:r w:rsidRPr="00B33E2D">
        <w:rPr>
          <w:b/>
          <w:bCs/>
        </w:rPr>
        <w:t xml:space="preserve"> 5: </w:t>
      </w:r>
      <w:proofErr w:type="spellStart"/>
      <w:r w:rsidRPr="00B33E2D">
        <w:rPr>
          <w:b/>
          <w:bCs/>
        </w:rPr>
        <w:t>Khoan</w:t>
      </w:r>
      <w:proofErr w:type="spellEnd"/>
      <w:r w:rsidRPr="00B33E2D">
        <w:rPr>
          <w:b/>
          <w:bCs/>
        </w:rPr>
        <w:t xml:space="preserve"> </w:t>
      </w:r>
      <w:proofErr w:type="spellStart"/>
      <w:r w:rsidRPr="00B33E2D">
        <w:rPr>
          <w:b/>
          <w:bCs/>
        </w:rPr>
        <w:t>lỗ</w:t>
      </w:r>
      <w:proofErr w:type="spellEnd"/>
    </w:p>
    <w:p w14:paraId="1891D500" w14:textId="30870B15" w:rsidR="00152D8A" w:rsidRPr="00B33E2D" w:rsidRDefault="00152D8A" w:rsidP="007B28E3">
      <w:pPr>
        <w:spacing w:line="360" w:lineRule="auto"/>
        <w:ind w:left="284"/>
        <w:jc w:val="both"/>
        <w:rPr>
          <w:b/>
          <w:bCs/>
        </w:rPr>
      </w:pPr>
      <w:proofErr w:type="spellStart"/>
      <w:r w:rsidRPr="00B33E2D">
        <w:rPr>
          <w:b/>
          <w:bCs/>
        </w:rPr>
        <w:t>Bước</w:t>
      </w:r>
      <w:proofErr w:type="spellEnd"/>
      <w:r w:rsidRPr="00B33E2D">
        <w:rPr>
          <w:b/>
          <w:bCs/>
        </w:rPr>
        <w:t xml:space="preserve"> 6: </w:t>
      </w:r>
      <w:proofErr w:type="spellStart"/>
      <w:r w:rsidRPr="00B33E2D">
        <w:rPr>
          <w:b/>
          <w:bCs/>
        </w:rPr>
        <w:t>Hàn</w:t>
      </w:r>
      <w:proofErr w:type="spellEnd"/>
      <w:r w:rsidRPr="00B33E2D">
        <w:rPr>
          <w:b/>
          <w:bCs/>
        </w:rPr>
        <w:t xml:space="preserve"> </w:t>
      </w:r>
      <w:proofErr w:type="spellStart"/>
      <w:r w:rsidRPr="00B33E2D">
        <w:rPr>
          <w:b/>
          <w:bCs/>
        </w:rPr>
        <w:t>mạch</w:t>
      </w:r>
      <w:proofErr w:type="spellEnd"/>
    </w:p>
    <w:p w14:paraId="241F1039" w14:textId="70A9EF7E" w:rsidR="006336F9" w:rsidRDefault="00152D8A" w:rsidP="006336F9">
      <w:pPr>
        <w:spacing w:line="360" w:lineRule="auto"/>
        <w:ind w:left="284"/>
        <w:jc w:val="both"/>
        <w:rPr>
          <w:b/>
          <w:bCs/>
        </w:rPr>
      </w:pPr>
      <w:proofErr w:type="spellStart"/>
      <w:r w:rsidRPr="00B33E2D">
        <w:rPr>
          <w:b/>
          <w:bCs/>
        </w:rPr>
        <w:t>Bước</w:t>
      </w:r>
      <w:proofErr w:type="spellEnd"/>
      <w:r w:rsidRPr="00B33E2D">
        <w:rPr>
          <w:b/>
          <w:bCs/>
        </w:rPr>
        <w:t xml:space="preserve"> 7: </w:t>
      </w:r>
      <w:proofErr w:type="spellStart"/>
      <w:r w:rsidRPr="00B33E2D">
        <w:rPr>
          <w:b/>
          <w:bCs/>
        </w:rPr>
        <w:t>Kiểm</w:t>
      </w:r>
      <w:proofErr w:type="spellEnd"/>
      <w:r w:rsidRPr="00B33E2D">
        <w:rPr>
          <w:b/>
          <w:bCs/>
        </w:rPr>
        <w:t xml:space="preserve"> </w:t>
      </w:r>
      <w:proofErr w:type="spellStart"/>
      <w:r w:rsidRPr="00B33E2D">
        <w:rPr>
          <w:b/>
          <w:bCs/>
        </w:rPr>
        <w:t>tra</w:t>
      </w:r>
      <w:proofErr w:type="spellEnd"/>
      <w:r w:rsidRPr="00B33E2D">
        <w:rPr>
          <w:b/>
          <w:bCs/>
        </w:rPr>
        <w:t xml:space="preserve"> </w:t>
      </w:r>
      <w:proofErr w:type="spellStart"/>
      <w:r w:rsidRPr="00B33E2D">
        <w:rPr>
          <w:b/>
          <w:bCs/>
        </w:rPr>
        <w:t>và</w:t>
      </w:r>
      <w:proofErr w:type="spellEnd"/>
      <w:r w:rsidRPr="00B33E2D">
        <w:rPr>
          <w:b/>
          <w:bCs/>
        </w:rPr>
        <w:t xml:space="preserve"> </w:t>
      </w:r>
      <w:proofErr w:type="spellStart"/>
      <w:r w:rsidRPr="00B33E2D">
        <w:rPr>
          <w:b/>
          <w:bCs/>
        </w:rPr>
        <w:t>chạy</w:t>
      </w:r>
      <w:proofErr w:type="spellEnd"/>
      <w:r w:rsidRPr="00B33E2D">
        <w:rPr>
          <w:b/>
          <w:bCs/>
        </w:rPr>
        <w:t xml:space="preserve"> </w:t>
      </w:r>
      <w:proofErr w:type="spellStart"/>
      <w:r w:rsidRPr="00B33E2D">
        <w:rPr>
          <w:b/>
          <w:bCs/>
        </w:rPr>
        <w:t>thử</w:t>
      </w:r>
      <w:proofErr w:type="spellEnd"/>
      <w:r w:rsidRPr="00B33E2D">
        <w:rPr>
          <w:b/>
          <w:bCs/>
        </w:rPr>
        <w:t xml:space="preserve"> </w:t>
      </w:r>
      <w:proofErr w:type="spellStart"/>
      <w:r w:rsidRPr="00B33E2D">
        <w:rPr>
          <w:b/>
          <w:bCs/>
        </w:rPr>
        <w:t>mạch</w:t>
      </w:r>
      <w:bookmarkStart w:id="180" w:name="_Toc67480321"/>
      <w:bookmarkStart w:id="181" w:name="_Toc119329350"/>
      <w:proofErr w:type="spellEnd"/>
    </w:p>
    <w:p w14:paraId="425597D4" w14:textId="77777777" w:rsidR="006336F9" w:rsidRDefault="006336F9">
      <w:pPr>
        <w:spacing w:after="160" w:line="259" w:lineRule="auto"/>
        <w:rPr>
          <w:b/>
          <w:bCs/>
        </w:rPr>
      </w:pPr>
      <w:r>
        <w:rPr>
          <w:b/>
          <w:bCs/>
        </w:rPr>
        <w:br w:type="page"/>
      </w:r>
    </w:p>
    <w:p w14:paraId="63EACB20" w14:textId="35264078" w:rsidR="00152D8A" w:rsidRPr="00DB4626" w:rsidRDefault="00823582" w:rsidP="005C3458">
      <w:pPr>
        <w:pStyle w:val="Heading1"/>
        <w:spacing w:line="360" w:lineRule="auto"/>
        <w:rPr>
          <w:lang w:val="vi-VN"/>
        </w:rPr>
      </w:pPr>
      <w:bookmarkStart w:id="182" w:name="_Toc122777692"/>
      <w:bookmarkEnd w:id="180"/>
      <w:bookmarkEnd w:id="181"/>
      <w:r>
        <w:lastRenderedPageBreak/>
        <w:t>THIẾT KẾ HỆ THỐNG</w:t>
      </w:r>
      <w:bookmarkEnd w:id="182"/>
    </w:p>
    <w:p w14:paraId="79940DA1" w14:textId="4BB667BA" w:rsidR="00152D8A" w:rsidRPr="00DB4626" w:rsidRDefault="00152D8A" w:rsidP="005C3458">
      <w:pPr>
        <w:pStyle w:val="Heading2"/>
        <w:spacing w:line="360" w:lineRule="auto"/>
      </w:pPr>
      <w:bookmarkStart w:id="183" w:name="_Toc122707935"/>
      <w:bookmarkStart w:id="184" w:name="_Toc122777693"/>
      <w:bookmarkStart w:id="185" w:name="_Hlk117770304"/>
      <w:r w:rsidRPr="00DB4626">
        <w:rPr>
          <w:lang w:val="vi-VN"/>
        </w:rPr>
        <w:t xml:space="preserve">Vẽ Sơ </w:t>
      </w:r>
      <w:r w:rsidR="00796AD7">
        <w:t>đ</w:t>
      </w:r>
      <w:r w:rsidRPr="00DB4626">
        <w:rPr>
          <w:lang w:val="vi-VN"/>
        </w:rPr>
        <w:t xml:space="preserve">ồ </w:t>
      </w:r>
      <w:r w:rsidR="00796AD7">
        <w:t>m</w:t>
      </w:r>
      <w:r w:rsidRPr="00DB4626">
        <w:rPr>
          <w:lang w:val="vi-VN"/>
        </w:rPr>
        <w:t xml:space="preserve">ạch </w:t>
      </w:r>
      <w:r w:rsidR="00796AD7">
        <w:t>t</w:t>
      </w:r>
      <w:r w:rsidRPr="00DB4626">
        <w:rPr>
          <w:lang w:val="vi-VN"/>
        </w:rPr>
        <w:t xml:space="preserve">rên </w:t>
      </w:r>
      <w:r w:rsidR="00796AD7">
        <w:t>p</w:t>
      </w:r>
      <w:r w:rsidRPr="00DB4626">
        <w:rPr>
          <w:lang w:val="vi-VN"/>
        </w:rPr>
        <w:t xml:space="preserve">hần </w:t>
      </w:r>
      <w:r w:rsidR="00796AD7">
        <w:t>m</w:t>
      </w:r>
      <w:r w:rsidRPr="00DB4626">
        <w:rPr>
          <w:lang w:val="vi-VN"/>
        </w:rPr>
        <w:t xml:space="preserve">ềm </w:t>
      </w:r>
      <w:r w:rsidR="00CA6758" w:rsidRPr="00DB4626">
        <w:rPr>
          <w:lang w:val="vi-VN"/>
        </w:rPr>
        <w:t>A</w:t>
      </w:r>
      <w:proofErr w:type="spellStart"/>
      <w:r w:rsidR="00796AD7">
        <w:t>ltium</w:t>
      </w:r>
      <w:bookmarkEnd w:id="183"/>
      <w:bookmarkEnd w:id="184"/>
      <w:proofErr w:type="spellEnd"/>
    </w:p>
    <w:bookmarkEnd w:id="185"/>
    <w:p w14:paraId="2B45280A" w14:textId="1CAAE7C9" w:rsidR="00CA6758" w:rsidRPr="008E7E73" w:rsidRDefault="00CA6758" w:rsidP="001652FA">
      <w:pPr>
        <w:widowControl w:val="0"/>
        <w:shd w:val="clear" w:color="auto" w:fill="FFFFFF"/>
        <w:tabs>
          <w:tab w:val="left" w:pos="567"/>
          <w:tab w:val="left" w:pos="990"/>
        </w:tabs>
        <w:spacing w:line="360" w:lineRule="auto"/>
        <w:jc w:val="both"/>
        <w:rPr>
          <w:bCs/>
          <w:szCs w:val="26"/>
        </w:rPr>
      </w:pPr>
      <w:r w:rsidRPr="001652FA">
        <w:rPr>
          <w:bCs/>
          <w:szCs w:val="26"/>
          <w:lang w:val="vi-VN"/>
        </w:rPr>
        <w:t xml:space="preserve">Chọn các linh kiện cần thiết ở trên trong mục </w:t>
      </w:r>
      <w:r w:rsidR="00796AD7" w:rsidRPr="001652FA">
        <w:rPr>
          <w:bCs/>
          <w:szCs w:val="26"/>
        </w:rPr>
        <w:t>c</w:t>
      </w:r>
      <w:r w:rsidRPr="001652FA">
        <w:rPr>
          <w:bCs/>
          <w:szCs w:val="26"/>
          <w:lang w:val="vi-VN"/>
        </w:rPr>
        <w:t>omponents</w:t>
      </w:r>
      <w:r w:rsidR="008E7E73">
        <w:rPr>
          <w:bCs/>
          <w:szCs w:val="26"/>
        </w:rPr>
        <w:t>.</w:t>
      </w:r>
    </w:p>
    <w:p w14:paraId="6C1B669F" w14:textId="77777777" w:rsidR="00BB4F25" w:rsidRDefault="007B28E3" w:rsidP="00BB4F25">
      <w:pPr>
        <w:keepNext/>
        <w:widowControl w:val="0"/>
        <w:shd w:val="clear" w:color="auto" w:fill="FFFFFF"/>
        <w:tabs>
          <w:tab w:val="left" w:pos="567"/>
          <w:tab w:val="left" w:pos="990"/>
        </w:tabs>
        <w:spacing w:line="360" w:lineRule="auto"/>
        <w:jc w:val="center"/>
      </w:pPr>
      <w:r w:rsidRPr="00DB4626">
        <w:rPr>
          <w:noProof/>
          <w:lang w:val="vi-VN" w:eastAsia="vi-VN"/>
        </w:rPr>
        <w:drawing>
          <wp:inline distT="0" distB="0" distL="0" distR="0" wp14:anchorId="22E0FCC1" wp14:editId="296CF203">
            <wp:extent cx="3246120" cy="321591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7163" cy="3286297"/>
                    </a:xfrm>
                    <a:prstGeom prst="rect">
                      <a:avLst/>
                    </a:prstGeom>
                  </pic:spPr>
                </pic:pic>
              </a:graphicData>
            </a:graphic>
          </wp:inline>
        </w:drawing>
      </w:r>
    </w:p>
    <w:p w14:paraId="1A12AC97" w14:textId="722A5E9B" w:rsidR="007B28E3" w:rsidRDefault="00BB4F25" w:rsidP="00BB4F25">
      <w:pPr>
        <w:pStyle w:val="Caption"/>
      </w:pPr>
      <w:bookmarkStart w:id="186" w:name="_Toc122777712"/>
      <w:proofErr w:type="spellStart"/>
      <w:r>
        <w:t>Hình</w:t>
      </w:r>
      <w:proofErr w:type="spellEnd"/>
      <w:r>
        <w:t xml:space="preserve"> </w:t>
      </w:r>
      <w:fldSimple w:instr=" STYLEREF 1 \s ">
        <w:r>
          <w:rPr>
            <w:noProof/>
          </w:rPr>
          <w:t>3</w:t>
        </w:r>
      </w:fldSimple>
      <w:r>
        <w:t>.</w:t>
      </w:r>
      <w:fldSimple w:instr=" SEQ Hình \* ARABIC \s 1 ">
        <w:r>
          <w:rPr>
            <w:noProof/>
          </w:rPr>
          <w:t>1</w:t>
        </w:r>
      </w:fldSimple>
      <w:r>
        <w:t xml:space="preserve">. </w:t>
      </w:r>
      <w:proofErr w:type="spellStart"/>
      <w:r>
        <w:t>Chọn</w:t>
      </w:r>
      <w:proofErr w:type="spellEnd"/>
      <w:r>
        <w:t xml:space="preserve"> </w:t>
      </w:r>
      <w:proofErr w:type="spellStart"/>
      <w:r>
        <w:t>linh</w:t>
      </w:r>
      <w:proofErr w:type="spellEnd"/>
      <w:r>
        <w:t xml:space="preserve"> </w:t>
      </w:r>
      <w:proofErr w:type="spellStart"/>
      <w:r>
        <w:t>kiện</w:t>
      </w:r>
      <w:proofErr w:type="spellEnd"/>
      <w:r>
        <w:t xml:space="preserve"> </w:t>
      </w:r>
      <w:proofErr w:type="spellStart"/>
      <w:r>
        <w:t>trên</w:t>
      </w:r>
      <w:proofErr w:type="spellEnd"/>
      <w:r>
        <w:t xml:space="preserve"> Altium</w:t>
      </w:r>
      <w:bookmarkEnd w:id="186"/>
    </w:p>
    <w:p w14:paraId="72148AFA" w14:textId="2F66FAA9" w:rsidR="00152D8A" w:rsidRPr="008E7E73" w:rsidRDefault="00152D8A" w:rsidP="008E7E73">
      <w:pPr>
        <w:spacing w:line="360" w:lineRule="auto"/>
      </w:pPr>
      <w:bookmarkStart w:id="187" w:name="_Toc122707937"/>
      <w:bookmarkStart w:id="188" w:name="_Hlk117770316"/>
      <w:r w:rsidRPr="00DB4626">
        <w:rPr>
          <w:lang w:val="vi-VN"/>
        </w:rPr>
        <w:t xml:space="preserve">Sắp </w:t>
      </w:r>
      <w:r w:rsidR="00016FD7">
        <w:t>x</w:t>
      </w:r>
      <w:r w:rsidRPr="00DB4626">
        <w:rPr>
          <w:lang w:val="vi-VN"/>
        </w:rPr>
        <w:t xml:space="preserve">ếp </w:t>
      </w:r>
      <w:r w:rsidR="00016FD7">
        <w:t>c</w:t>
      </w:r>
      <w:r w:rsidRPr="00DB4626">
        <w:rPr>
          <w:lang w:val="vi-VN"/>
        </w:rPr>
        <w:t xml:space="preserve">ác </w:t>
      </w:r>
      <w:r w:rsidR="00016FD7">
        <w:t>l</w:t>
      </w:r>
      <w:r w:rsidRPr="00DB4626">
        <w:rPr>
          <w:lang w:val="vi-VN"/>
        </w:rPr>
        <w:t xml:space="preserve">inh </w:t>
      </w:r>
      <w:r w:rsidR="00016FD7">
        <w:t>k</w:t>
      </w:r>
      <w:r w:rsidRPr="00DB4626">
        <w:rPr>
          <w:lang w:val="vi-VN"/>
        </w:rPr>
        <w:t xml:space="preserve">iện </w:t>
      </w:r>
      <w:r w:rsidR="00016FD7">
        <w:t>v</w:t>
      </w:r>
      <w:r w:rsidRPr="00DB4626">
        <w:rPr>
          <w:lang w:val="vi-VN"/>
        </w:rPr>
        <w:t xml:space="preserve">à </w:t>
      </w:r>
      <w:r w:rsidR="00016FD7">
        <w:t>n</w:t>
      </w:r>
      <w:r w:rsidRPr="00DB4626">
        <w:rPr>
          <w:lang w:val="vi-VN"/>
        </w:rPr>
        <w:t xml:space="preserve">ối </w:t>
      </w:r>
      <w:r w:rsidR="00016FD7">
        <w:t>d</w:t>
      </w:r>
      <w:r w:rsidRPr="00DB4626">
        <w:rPr>
          <w:lang w:val="vi-VN"/>
        </w:rPr>
        <w:t>ây</w:t>
      </w:r>
      <w:bookmarkEnd w:id="187"/>
      <w:bookmarkEnd w:id="188"/>
      <w:r w:rsidR="008E7E73">
        <w:t>, c</w:t>
      </w:r>
      <w:r w:rsidRPr="00DA2BC0">
        <w:rPr>
          <w:szCs w:val="26"/>
          <w:lang w:val="vi-VN"/>
        </w:rPr>
        <w:t>húng ta đặt linh kiện vào nhưng vị trí thuận tiện và nối các chân lại với nhau</w:t>
      </w:r>
      <w:r w:rsidR="008E7E73">
        <w:rPr>
          <w:szCs w:val="26"/>
        </w:rPr>
        <w:t>.</w:t>
      </w:r>
    </w:p>
    <w:p w14:paraId="6C8A9212" w14:textId="1E3909D7" w:rsidR="00BB4F25" w:rsidRDefault="000004DE" w:rsidP="000004DE">
      <w:pPr>
        <w:keepNext/>
        <w:widowControl w:val="0"/>
        <w:spacing w:line="360" w:lineRule="auto"/>
        <w:ind w:firstLine="567"/>
      </w:pPr>
      <w:r>
        <w:rPr>
          <w:noProof/>
        </w:rPr>
        <w:drawing>
          <wp:inline distT="0" distB="0" distL="0" distR="0" wp14:anchorId="0D3B456A" wp14:editId="7FEC224A">
            <wp:extent cx="4930573" cy="2489200"/>
            <wp:effectExtent l="0" t="0" r="381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2676" cy="2495310"/>
                    </a:xfrm>
                    <a:prstGeom prst="rect">
                      <a:avLst/>
                    </a:prstGeom>
                  </pic:spPr>
                </pic:pic>
              </a:graphicData>
            </a:graphic>
          </wp:inline>
        </w:drawing>
      </w:r>
    </w:p>
    <w:p w14:paraId="0B95D716" w14:textId="261B77E9" w:rsidR="007B28E3" w:rsidRDefault="00BB4F25" w:rsidP="00BB4F25">
      <w:pPr>
        <w:pStyle w:val="Caption"/>
      </w:pPr>
      <w:bookmarkStart w:id="189" w:name="_Toc122777713"/>
      <w:proofErr w:type="spellStart"/>
      <w:r>
        <w:t>Hình</w:t>
      </w:r>
      <w:proofErr w:type="spellEnd"/>
      <w:r>
        <w:t xml:space="preserve"> </w:t>
      </w:r>
      <w:fldSimple w:instr=" STYLEREF 1 \s ">
        <w:r>
          <w:rPr>
            <w:noProof/>
          </w:rPr>
          <w:t>3</w:t>
        </w:r>
      </w:fldSimple>
      <w:r>
        <w:t>.</w:t>
      </w:r>
      <w:fldSimple w:instr=" SEQ Hình \* ARABIC \s 1 ">
        <w:r>
          <w:rPr>
            <w:noProof/>
          </w:rPr>
          <w:t>2</w:t>
        </w:r>
      </w:fldSimple>
      <w:r>
        <w:t xml:space="preserve">. </w:t>
      </w:r>
      <w:proofErr w:type="spellStart"/>
      <w:r>
        <w:t>Sơ</w:t>
      </w:r>
      <w:proofErr w:type="spellEnd"/>
      <w:r>
        <w:t xml:space="preserve"> </w:t>
      </w:r>
      <w:proofErr w:type="spellStart"/>
      <w:r>
        <w:t>đồ</w:t>
      </w:r>
      <w:proofErr w:type="spellEnd"/>
      <w:r>
        <w:t xml:space="preserve"> </w:t>
      </w:r>
      <w:proofErr w:type="spellStart"/>
      <w:r>
        <w:t>mạch</w:t>
      </w:r>
      <w:proofErr w:type="spellEnd"/>
      <w:r>
        <w:t xml:space="preserve"> </w:t>
      </w:r>
      <w:proofErr w:type="spellStart"/>
      <w:r>
        <w:t>nguyên</w:t>
      </w:r>
      <w:proofErr w:type="spellEnd"/>
      <w:r>
        <w:t xml:space="preserve"> </w:t>
      </w:r>
      <w:proofErr w:type="spellStart"/>
      <w:r>
        <w:t>lý</w:t>
      </w:r>
      <w:bookmarkEnd w:id="189"/>
      <w:proofErr w:type="spellEnd"/>
    </w:p>
    <w:p w14:paraId="231624A5" w14:textId="66218B20" w:rsidR="00152D8A" w:rsidRPr="00DB4626" w:rsidRDefault="00152D8A" w:rsidP="00776A6D">
      <w:pPr>
        <w:pStyle w:val="Heading2"/>
        <w:spacing w:line="360" w:lineRule="auto"/>
      </w:pPr>
      <w:bookmarkStart w:id="190" w:name="_Toc122707938"/>
      <w:bookmarkStart w:id="191" w:name="_Toc122777694"/>
      <w:r w:rsidRPr="00DB4626">
        <w:rPr>
          <w:lang w:val="vi-VN"/>
        </w:rPr>
        <w:t xml:space="preserve">Xây </w:t>
      </w:r>
      <w:r w:rsidR="00016FD7">
        <w:t>d</w:t>
      </w:r>
      <w:r w:rsidRPr="00DB4626">
        <w:rPr>
          <w:lang w:val="vi-VN"/>
        </w:rPr>
        <w:t xml:space="preserve">ựng </w:t>
      </w:r>
      <w:r w:rsidR="00016FD7">
        <w:t>s</w:t>
      </w:r>
      <w:r w:rsidRPr="00DB4626">
        <w:rPr>
          <w:lang w:val="vi-VN"/>
        </w:rPr>
        <w:t xml:space="preserve">ản </w:t>
      </w:r>
      <w:r w:rsidR="00016FD7">
        <w:t>p</w:t>
      </w:r>
      <w:r w:rsidRPr="00DB4626">
        <w:rPr>
          <w:lang w:val="vi-VN"/>
        </w:rPr>
        <w:t xml:space="preserve">hẩm </w:t>
      </w:r>
      <w:r w:rsidR="00016FD7">
        <w:t>t</w:t>
      </w:r>
      <w:r w:rsidRPr="00DB4626">
        <w:rPr>
          <w:lang w:val="vi-VN"/>
        </w:rPr>
        <w:t xml:space="preserve">rên </w:t>
      </w:r>
      <w:r w:rsidR="00016FD7">
        <w:t>b</w:t>
      </w:r>
      <w:r w:rsidRPr="00DB4626">
        <w:rPr>
          <w:lang w:val="vi-VN"/>
        </w:rPr>
        <w:t xml:space="preserve">oard </w:t>
      </w:r>
      <w:r w:rsidR="00016FD7">
        <w:t>đ</w:t>
      </w:r>
      <w:r w:rsidRPr="00DB4626">
        <w:rPr>
          <w:lang w:val="vi-VN"/>
        </w:rPr>
        <w:t>ồng</w:t>
      </w:r>
      <w:bookmarkEnd w:id="190"/>
      <w:bookmarkEnd w:id="191"/>
    </w:p>
    <w:p w14:paraId="23888E3B" w14:textId="77777777" w:rsidR="00152D8A" w:rsidRPr="00776A6D" w:rsidRDefault="00152D8A" w:rsidP="00776A6D">
      <w:pPr>
        <w:pStyle w:val="NormalWeb"/>
        <w:shd w:val="clear" w:color="auto" w:fill="FFFFFF"/>
        <w:spacing w:before="0" w:beforeAutospacing="0" w:after="0" w:afterAutospacing="0" w:line="360" w:lineRule="auto"/>
        <w:rPr>
          <w:color w:val="222222"/>
          <w:sz w:val="26"/>
          <w:szCs w:val="26"/>
        </w:rPr>
      </w:pPr>
      <w:proofErr w:type="spellStart"/>
      <w:r w:rsidRPr="00776A6D">
        <w:rPr>
          <w:rStyle w:val="Strong"/>
          <w:color w:val="222222"/>
          <w:sz w:val="26"/>
          <w:szCs w:val="26"/>
        </w:rPr>
        <w:t>Bước</w:t>
      </w:r>
      <w:proofErr w:type="spellEnd"/>
      <w:r w:rsidRPr="00776A6D">
        <w:rPr>
          <w:rStyle w:val="Strong"/>
          <w:color w:val="222222"/>
          <w:sz w:val="26"/>
          <w:szCs w:val="26"/>
        </w:rPr>
        <w:t xml:space="preserve"> 1</w:t>
      </w:r>
      <w:r w:rsidRPr="00776A6D">
        <w:rPr>
          <w:color w:val="222222"/>
          <w:sz w:val="26"/>
          <w:szCs w:val="26"/>
        </w:rPr>
        <w:t>: </w:t>
      </w:r>
      <w:proofErr w:type="spellStart"/>
      <w:r w:rsidRPr="00776A6D">
        <w:rPr>
          <w:rStyle w:val="Strong"/>
          <w:color w:val="222222"/>
          <w:sz w:val="26"/>
          <w:szCs w:val="26"/>
        </w:rPr>
        <w:t>Chuẩn</w:t>
      </w:r>
      <w:proofErr w:type="spellEnd"/>
      <w:r w:rsidRPr="00776A6D">
        <w:rPr>
          <w:rStyle w:val="Strong"/>
          <w:color w:val="222222"/>
          <w:sz w:val="26"/>
          <w:szCs w:val="26"/>
        </w:rPr>
        <w:t xml:space="preserve"> </w:t>
      </w:r>
      <w:proofErr w:type="spellStart"/>
      <w:r w:rsidRPr="00776A6D">
        <w:rPr>
          <w:rStyle w:val="Strong"/>
          <w:color w:val="222222"/>
          <w:sz w:val="26"/>
          <w:szCs w:val="26"/>
        </w:rPr>
        <w:t>bị</w:t>
      </w:r>
      <w:proofErr w:type="spellEnd"/>
      <w:r w:rsidRPr="00776A6D">
        <w:rPr>
          <w:rStyle w:val="Strong"/>
          <w:color w:val="222222"/>
          <w:sz w:val="26"/>
          <w:szCs w:val="26"/>
        </w:rPr>
        <w:t xml:space="preserve"> </w:t>
      </w:r>
      <w:proofErr w:type="spellStart"/>
      <w:r w:rsidRPr="00776A6D">
        <w:rPr>
          <w:rStyle w:val="Strong"/>
          <w:color w:val="222222"/>
          <w:sz w:val="26"/>
          <w:szCs w:val="26"/>
        </w:rPr>
        <w:t>dụng</w:t>
      </w:r>
      <w:proofErr w:type="spellEnd"/>
      <w:r w:rsidRPr="00776A6D">
        <w:rPr>
          <w:rStyle w:val="Strong"/>
          <w:color w:val="222222"/>
          <w:sz w:val="26"/>
          <w:szCs w:val="26"/>
        </w:rPr>
        <w:t xml:space="preserve"> </w:t>
      </w:r>
      <w:proofErr w:type="spellStart"/>
      <w:r w:rsidRPr="00776A6D">
        <w:rPr>
          <w:rStyle w:val="Strong"/>
          <w:color w:val="222222"/>
          <w:sz w:val="26"/>
          <w:szCs w:val="26"/>
        </w:rPr>
        <w:t>cụ</w:t>
      </w:r>
      <w:proofErr w:type="spellEnd"/>
    </w:p>
    <w:p w14:paraId="48C5416E" w14:textId="77777777" w:rsidR="00152D8A" w:rsidRPr="00B33E2D" w:rsidRDefault="00152D8A" w:rsidP="00DB4626">
      <w:pPr>
        <w:pStyle w:val="ListParagraph"/>
        <w:numPr>
          <w:ilvl w:val="0"/>
          <w:numId w:val="11"/>
        </w:numPr>
        <w:shd w:val="clear" w:color="auto" w:fill="FFFFFF"/>
        <w:spacing w:line="360" w:lineRule="auto"/>
        <w:jc w:val="both"/>
        <w:rPr>
          <w:color w:val="000000" w:themeColor="text1"/>
          <w:szCs w:val="26"/>
          <w:lang w:val="vi-VN" w:eastAsia="vi-VN"/>
        </w:rPr>
      </w:pPr>
      <w:r w:rsidRPr="00B33E2D">
        <w:rPr>
          <w:color w:val="000000" w:themeColor="text1"/>
          <w:szCs w:val="26"/>
          <w:lang w:val="vi-VN" w:eastAsia="vi-VN"/>
        </w:rPr>
        <w:t>Thiếc hàn (chì hàn)</w:t>
      </w:r>
    </w:p>
    <w:p w14:paraId="526BE430" w14:textId="77777777" w:rsidR="00152D8A" w:rsidRPr="00B33E2D" w:rsidRDefault="00152D8A" w:rsidP="00DB4626">
      <w:pPr>
        <w:pStyle w:val="ListParagraph"/>
        <w:numPr>
          <w:ilvl w:val="0"/>
          <w:numId w:val="11"/>
        </w:numPr>
        <w:shd w:val="clear" w:color="auto" w:fill="FFFFFF"/>
        <w:spacing w:line="360" w:lineRule="auto"/>
        <w:jc w:val="both"/>
        <w:rPr>
          <w:color w:val="000000" w:themeColor="text1"/>
          <w:szCs w:val="26"/>
          <w:lang w:val="vi-VN" w:eastAsia="vi-VN"/>
        </w:rPr>
      </w:pPr>
      <w:r w:rsidRPr="00B33E2D">
        <w:rPr>
          <w:color w:val="000000" w:themeColor="text1"/>
          <w:szCs w:val="26"/>
          <w:lang w:val="vi-VN" w:eastAsia="vi-VN"/>
        </w:rPr>
        <w:lastRenderedPageBreak/>
        <w:t>Mỏ hàn chì</w:t>
      </w:r>
    </w:p>
    <w:p w14:paraId="101DED5E" w14:textId="77777777" w:rsidR="00152D8A" w:rsidRPr="00B33E2D" w:rsidRDefault="00152D8A" w:rsidP="00DB4626">
      <w:pPr>
        <w:pStyle w:val="ListParagraph"/>
        <w:numPr>
          <w:ilvl w:val="0"/>
          <w:numId w:val="11"/>
        </w:numPr>
        <w:shd w:val="clear" w:color="auto" w:fill="FFFFFF"/>
        <w:spacing w:line="360" w:lineRule="auto"/>
        <w:jc w:val="both"/>
        <w:rPr>
          <w:color w:val="000000" w:themeColor="text1"/>
          <w:szCs w:val="26"/>
          <w:lang w:val="vi-VN" w:eastAsia="vi-VN"/>
        </w:rPr>
      </w:pPr>
      <w:r w:rsidRPr="00B33E2D">
        <w:rPr>
          <w:color w:val="000000" w:themeColor="text1"/>
          <w:szCs w:val="26"/>
          <w:lang w:val="vi-VN" w:eastAsia="vi-VN"/>
        </w:rPr>
        <w:t>Giấy nhám (giấy ráp)</w:t>
      </w:r>
    </w:p>
    <w:p w14:paraId="6727E026" w14:textId="77777777" w:rsidR="00152D8A" w:rsidRPr="00B33E2D" w:rsidRDefault="00152D8A" w:rsidP="00DB4626">
      <w:pPr>
        <w:pStyle w:val="ListParagraph"/>
        <w:numPr>
          <w:ilvl w:val="0"/>
          <w:numId w:val="11"/>
        </w:numPr>
        <w:shd w:val="clear" w:color="auto" w:fill="FFFFFF"/>
        <w:spacing w:line="360" w:lineRule="auto"/>
        <w:jc w:val="both"/>
        <w:rPr>
          <w:color w:val="000000" w:themeColor="text1"/>
          <w:szCs w:val="26"/>
          <w:lang w:val="vi-VN" w:eastAsia="vi-VN"/>
        </w:rPr>
      </w:pPr>
      <w:r w:rsidRPr="00B33E2D">
        <w:rPr>
          <w:color w:val="000000" w:themeColor="text1"/>
          <w:szCs w:val="26"/>
          <w:lang w:val="vi-VN" w:eastAsia="vi-VN"/>
        </w:rPr>
        <w:t>Bút lông dầu</w:t>
      </w:r>
    </w:p>
    <w:p w14:paraId="7FCF0A10" w14:textId="77777777" w:rsidR="00152D8A" w:rsidRPr="00B33E2D" w:rsidRDefault="00152D8A" w:rsidP="00DB4626">
      <w:pPr>
        <w:pStyle w:val="ListParagraph"/>
        <w:numPr>
          <w:ilvl w:val="0"/>
          <w:numId w:val="11"/>
        </w:numPr>
        <w:shd w:val="clear" w:color="auto" w:fill="FFFFFF"/>
        <w:spacing w:line="360" w:lineRule="auto"/>
        <w:jc w:val="both"/>
        <w:rPr>
          <w:color w:val="000000" w:themeColor="text1"/>
          <w:szCs w:val="26"/>
          <w:lang w:val="vi-VN" w:eastAsia="vi-VN"/>
        </w:rPr>
      </w:pPr>
      <w:r w:rsidRPr="00B33E2D">
        <w:rPr>
          <w:color w:val="000000" w:themeColor="text1"/>
          <w:szCs w:val="26"/>
          <w:lang w:val="vi-VN" w:eastAsia="vi-VN"/>
        </w:rPr>
        <w:t>Mạch in</w:t>
      </w:r>
    </w:p>
    <w:p w14:paraId="44C1F61B" w14:textId="77777777" w:rsidR="00152D8A" w:rsidRPr="00B33E2D" w:rsidRDefault="00152D8A" w:rsidP="00DB4626">
      <w:pPr>
        <w:pStyle w:val="ListParagraph"/>
        <w:numPr>
          <w:ilvl w:val="0"/>
          <w:numId w:val="11"/>
        </w:numPr>
        <w:shd w:val="clear" w:color="auto" w:fill="FFFFFF"/>
        <w:spacing w:line="360" w:lineRule="auto"/>
        <w:jc w:val="both"/>
        <w:rPr>
          <w:color w:val="000000" w:themeColor="text1"/>
          <w:szCs w:val="26"/>
          <w:lang w:val="vi-VN" w:eastAsia="vi-VN"/>
        </w:rPr>
      </w:pPr>
      <w:r w:rsidRPr="00B33E2D">
        <w:rPr>
          <w:color w:val="000000" w:themeColor="text1"/>
          <w:szCs w:val="26"/>
          <w:lang w:val="vi-VN" w:eastAsia="vi-VN"/>
        </w:rPr>
        <w:t>Kềm cắt chân linh kiện</w:t>
      </w:r>
    </w:p>
    <w:p w14:paraId="600B5208" w14:textId="77777777" w:rsidR="00152D8A" w:rsidRPr="00B33E2D" w:rsidRDefault="00152D8A" w:rsidP="00DB4626">
      <w:pPr>
        <w:pStyle w:val="ListParagraph"/>
        <w:numPr>
          <w:ilvl w:val="0"/>
          <w:numId w:val="11"/>
        </w:numPr>
        <w:shd w:val="clear" w:color="auto" w:fill="FFFFFF"/>
        <w:spacing w:line="360" w:lineRule="auto"/>
        <w:jc w:val="both"/>
        <w:rPr>
          <w:color w:val="000000" w:themeColor="text1"/>
          <w:szCs w:val="26"/>
          <w:lang w:val="vi-VN" w:eastAsia="vi-VN"/>
        </w:rPr>
      </w:pPr>
      <w:r w:rsidRPr="00B33E2D">
        <w:rPr>
          <w:color w:val="000000" w:themeColor="text1"/>
          <w:szCs w:val="26"/>
          <w:lang w:val="vi-VN" w:eastAsia="vi-VN"/>
        </w:rPr>
        <w:t>Dao cắt mạch</w:t>
      </w:r>
    </w:p>
    <w:p w14:paraId="2D56F026" w14:textId="77777777" w:rsidR="00152D8A" w:rsidRPr="00B33E2D" w:rsidRDefault="00152D8A" w:rsidP="00DB4626">
      <w:pPr>
        <w:pStyle w:val="ListParagraph"/>
        <w:numPr>
          <w:ilvl w:val="0"/>
          <w:numId w:val="11"/>
        </w:numPr>
        <w:shd w:val="clear" w:color="auto" w:fill="FFFFFF"/>
        <w:spacing w:line="360" w:lineRule="auto"/>
        <w:jc w:val="both"/>
        <w:rPr>
          <w:color w:val="000000" w:themeColor="text1"/>
          <w:szCs w:val="26"/>
          <w:lang w:val="vi-VN" w:eastAsia="vi-VN"/>
        </w:rPr>
      </w:pPr>
      <w:r w:rsidRPr="00B33E2D">
        <w:rPr>
          <w:color w:val="000000" w:themeColor="text1"/>
          <w:szCs w:val="26"/>
          <w:lang w:val="vi-VN" w:eastAsia="vi-VN"/>
        </w:rPr>
        <w:t>Board Đồng (phíp đồng).</w:t>
      </w:r>
    </w:p>
    <w:p w14:paraId="7B47A337" w14:textId="77777777" w:rsidR="00152D8A" w:rsidRPr="00B33E2D" w:rsidRDefault="00152D8A" w:rsidP="00DB4626">
      <w:pPr>
        <w:pStyle w:val="ListParagraph"/>
        <w:numPr>
          <w:ilvl w:val="0"/>
          <w:numId w:val="11"/>
        </w:numPr>
        <w:shd w:val="clear" w:color="auto" w:fill="FFFFFF"/>
        <w:spacing w:line="360" w:lineRule="auto"/>
        <w:jc w:val="both"/>
        <w:rPr>
          <w:color w:val="000000" w:themeColor="text1"/>
          <w:szCs w:val="26"/>
          <w:lang w:val="vi-VN" w:eastAsia="vi-VN"/>
        </w:rPr>
      </w:pPr>
      <w:r w:rsidRPr="00B33E2D">
        <w:rPr>
          <w:color w:val="000000" w:themeColor="text1"/>
          <w:szCs w:val="26"/>
          <w:lang w:val="vi-VN" w:eastAsia="vi-VN"/>
        </w:rPr>
        <w:t>Bàn ủi</w:t>
      </w:r>
    </w:p>
    <w:p w14:paraId="064D64C7" w14:textId="77777777" w:rsidR="00152D8A" w:rsidRPr="00B33E2D" w:rsidRDefault="00152D8A" w:rsidP="00DB4626">
      <w:pPr>
        <w:pStyle w:val="ListParagraph"/>
        <w:numPr>
          <w:ilvl w:val="0"/>
          <w:numId w:val="11"/>
        </w:numPr>
        <w:shd w:val="clear" w:color="auto" w:fill="FFFFFF"/>
        <w:spacing w:line="360" w:lineRule="auto"/>
        <w:jc w:val="both"/>
        <w:rPr>
          <w:color w:val="000000" w:themeColor="text1"/>
          <w:szCs w:val="26"/>
          <w:lang w:val="vi-VN" w:eastAsia="vi-VN"/>
        </w:rPr>
      </w:pPr>
      <w:r w:rsidRPr="00B33E2D">
        <w:rPr>
          <w:color w:val="000000" w:themeColor="text1"/>
          <w:szCs w:val="26"/>
          <w:lang w:val="vi-VN" w:eastAsia="vi-VN"/>
        </w:rPr>
        <w:t>Máy khoan mạch</w:t>
      </w:r>
    </w:p>
    <w:p w14:paraId="621FDA11" w14:textId="77777777" w:rsidR="00152D8A" w:rsidRPr="00B33E2D" w:rsidRDefault="00152D8A" w:rsidP="008E7E73">
      <w:pPr>
        <w:pStyle w:val="ListParagraph"/>
        <w:numPr>
          <w:ilvl w:val="0"/>
          <w:numId w:val="11"/>
        </w:numPr>
        <w:shd w:val="clear" w:color="auto" w:fill="FFFFFF"/>
        <w:spacing w:line="360" w:lineRule="auto"/>
        <w:jc w:val="both"/>
        <w:rPr>
          <w:color w:val="000000" w:themeColor="text1"/>
          <w:szCs w:val="26"/>
          <w:lang w:val="vi-VN" w:eastAsia="vi-VN"/>
        </w:rPr>
      </w:pPr>
      <w:r w:rsidRPr="00B33E2D">
        <w:rPr>
          <w:color w:val="000000" w:themeColor="text1"/>
          <w:szCs w:val="26"/>
          <w:lang w:val="vi-VN" w:eastAsia="vi-VN"/>
        </w:rPr>
        <w:t>Thước kẻ</w:t>
      </w:r>
    </w:p>
    <w:p w14:paraId="7AFDABB8" w14:textId="77777777" w:rsidR="00152D8A" w:rsidRPr="00B33E2D" w:rsidRDefault="00152D8A" w:rsidP="008E7E73">
      <w:pPr>
        <w:pStyle w:val="ListParagraph"/>
        <w:numPr>
          <w:ilvl w:val="0"/>
          <w:numId w:val="11"/>
        </w:numPr>
        <w:shd w:val="clear" w:color="auto" w:fill="FFFFFF"/>
        <w:spacing w:line="360" w:lineRule="auto"/>
        <w:jc w:val="both"/>
        <w:rPr>
          <w:rStyle w:val="Strong"/>
          <w:b w:val="0"/>
          <w:bCs w:val="0"/>
          <w:color w:val="000000" w:themeColor="text1"/>
          <w:szCs w:val="26"/>
          <w:lang w:val="vi-VN" w:eastAsia="vi-VN"/>
        </w:rPr>
      </w:pPr>
      <w:r w:rsidRPr="00B33E2D">
        <w:rPr>
          <w:color w:val="000000" w:themeColor="text1"/>
          <w:szCs w:val="26"/>
          <w:lang w:val="vi-VN" w:eastAsia="vi-VN"/>
        </w:rPr>
        <w:t>Thuốc ngâm mạch (bột sắt FeCl3)</w:t>
      </w:r>
    </w:p>
    <w:p w14:paraId="70B1A11C" w14:textId="77777777" w:rsidR="00152D8A" w:rsidRPr="00776A6D" w:rsidRDefault="00152D8A" w:rsidP="008E7E73">
      <w:pPr>
        <w:pStyle w:val="NormalWeb"/>
        <w:shd w:val="clear" w:color="auto" w:fill="FFFFFF"/>
        <w:spacing w:before="0" w:beforeAutospacing="0" w:after="0" w:afterAutospacing="0" w:line="360" w:lineRule="auto"/>
        <w:jc w:val="both"/>
        <w:rPr>
          <w:color w:val="222222"/>
          <w:sz w:val="26"/>
          <w:szCs w:val="26"/>
        </w:rPr>
      </w:pPr>
      <w:proofErr w:type="spellStart"/>
      <w:r w:rsidRPr="00776A6D">
        <w:rPr>
          <w:rStyle w:val="Strong"/>
          <w:color w:val="222222"/>
          <w:sz w:val="26"/>
          <w:szCs w:val="26"/>
        </w:rPr>
        <w:t>Bước</w:t>
      </w:r>
      <w:proofErr w:type="spellEnd"/>
      <w:r w:rsidRPr="00776A6D">
        <w:rPr>
          <w:rStyle w:val="Strong"/>
          <w:color w:val="222222"/>
          <w:sz w:val="26"/>
          <w:szCs w:val="26"/>
        </w:rPr>
        <w:t xml:space="preserve"> 2</w:t>
      </w:r>
      <w:r w:rsidRPr="00776A6D">
        <w:rPr>
          <w:color w:val="222222"/>
          <w:sz w:val="26"/>
          <w:szCs w:val="26"/>
        </w:rPr>
        <w:t>: </w:t>
      </w:r>
      <w:proofErr w:type="spellStart"/>
      <w:r w:rsidRPr="00776A6D">
        <w:rPr>
          <w:rStyle w:val="Strong"/>
          <w:color w:val="222222"/>
          <w:sz w:val="26"/>
          <w:szCs w:val="26"/>
        </w:rPr>
        <w:t>Cắt</w:t>
      </w:r>
      <w:proofErr w:type="spellEnd"/>
      <w:r w:rsidRPr="00776A6D">
        <w:rPr>
          <w:rStyle w:val="Strong"/>
          <w:color w:val="222222"/>
          <w:sz w:val="26"/>
          <w:szCs w:val="26"/>
        </w:rPr>
        <w:t xml:space="preserve"> Board </w:t>
      </w:r>
      <w:proofErr w:type="spellStart"/>
      <w:r w:rsidRPr="00776A6D">
        <w:rPr>
          <w:rStyle w:val="Strong"/>
          <w:color w:val="222222"/>
          <w:sz w:val="26"/>
          <w:szCs w:val="26"/>
        </w:rPr>
        <w:t>đồng</w:t>
      </w:r>
      <w:proofErr w:type="spellEnd"/>
      <w:r w:rsidRPr="00776A6D">
        <w:rPr>
          <w:rStyle w:val="Strong"/>
          <w:color w:val="222222"/>
          <w:sz w:val="26"/>
          <w:szCs w:val="26"/>
        </w:rPr>
        <w:t xml:space="preserve"> </w:t>
      </w:r>
      <w:proofErr w:type="spellStart"/>
      <w:r w:rsidRPr="00776A6D">
        <w:rPr>
          <w:rStyle w:val="Strong"/>
          <w:color w:val="222222"/>
          <w:sz w:val="26"/>
          <w:szCs w:val="26"/>
        </w:rPr>
        <w:t>theo</w:t>
      </w:r>
      <w:proofErr w:type="spellEnd"/>
      <w:r w:rsidRPr="00776A6D">
        <w:rPr>
          <w:rStyle w:val="Strong"/>
          <w:color w:val="222222"/>
          <w:sz w:val="26"/>
          <w:szCs w:val="26"/>
        </w:rPr>
        <w:t xml:space="preserve"> </w:t>
      </w:r>
      <w:proofErr w:type="spellStart"/>
      <w:r w:rsidRPr="00776A6D">
        <w:rPr>
          <w:rStyle w:val="Strong"/>
          <w:color w:val="222222"/>
          <w:sz w:val="26"/>
          <w:szCs w:val="26"/>
        </w:rPr>
        <w:t>kích</w:t>
      </w:r>
      <w:proofErr w:type="spellEnd"/>
      <w:r w:rsidRPr="00776A6D">
        <w:rPr>
          <w:rStyle w:val="Strong"/>
          <w:color w:val="222222"/>
          <w:sz w:val="26"/>
          <w:szCs w:val="26"/>
        </w:rPr>
        <w:t xml:space="preserve"> </w:t>
      </w:r>
      <w:proofErr w:type="spellStart"/>
      <w:r w:rsidRPr="00776A6D">
        <w:rPr>
          <w:rStyle w:val="Strong"/>
          <w:color w:val="222222"/>
          <w:sz w:val="26"/>
          <w:szCs w:val="26"/>
        </w:rPr>
        <w:t>thước</w:t>
      </w:r>
      <w:proofErr w:type="spellEnd"/>
      <w:r w:rsidRPr="00776A6D">
        <w:rPr>
          <w:rStyle w:val="Strong"/>
          <w:color w:val="222222"/>
          <w:sz w:val="26"/>
          <w:szCs w:val="26"/>
        </w:rPr>
        <w:t xml:space="preserve"> </w:t>
      </w:r>
      <w:proofErr w:type="spellStart"/>
      <w:r w:rsidRPr="00776A6D">
        <w:rPr>
          <w:rStyle w:val="Strong"/>
          <w:color w:val="222222"/>
          <w:sz w:val="26"/>
          <w:szCs w:val="26"/>
        </w:rPr>
        <w:t>của</w:t>
      </w:r>
      <w:proofErr w:type="spellEnd"/>
      <w:r w:rsidRPr="00776A6D">
        <w:rPr>
          <w:rStyle w:val="Strong"/>
          <w:color w:val="222222"/>
          <w:sz w:val="26"/>
          <w:szCs w:val="26"/>
        </w:rPr>
        <w:t xml:space="preserve"> </w:t>
      </w:r>
      <w:proofErr w:type="spellStart"/>
      <w:r w:rsidRPr="00776A6D">
        <w:rPr>
          <w:rStyle w:val="Strong"/>
          <w:color w:val="222222"/>
          <w:sz w:val="26"/>
          <w:szCs w:val="26"/>
        </w:rPr>
        <w:t>mạch</w:t>
      </w:r>
      <w:proofErr w:type="spellEnd"/>
      <w:r w:rsidRPr="00776A6D">
        <w:rPr>
          <w:rStyle w:val="Strong"/>
          <w:color w:val="222222"/>
          <w:sz w:val="26"/>
          <w:szCs w:val="26"/>
        </w:rPr>
        <w:t xml:space="preserve"> in </w:t>
      </w:r>
    </w:p>
    <w:p w14:paraId="697EA555" w14:textId="77777777" w:rsidR="00152D8A" w:rsidRPr="00B33E2D" w:rsidRDefault="00152D8A" w:rsidP="008E7E73">
      <w:pPr>
        <w:spacing w:line="360" w:lineRule="auto"/>
        <w:jc w:val="both"/>
      </w:pPr>
      <w:r w:rsidRPr="00B33E2D">
        <w:t xml:space="preserve">Sau </w:t>
      </w:r>
      <w:proofErr w:type="spellStart"/>
      <w:r w:rsidRPr="00B33E2D">
        <w:t>đó</w:t>
      </w:r>
      <w:proofErr w:type="spellEnd"/>
      <w:r w:rsidRPr="00B33E2D">
        <w:t xml:space="preserve"> </w:t>
      </w:r>
      <w:proofErr w:type="spellStart"/>
      <w:r w:rsidRPr="00B33E2D">
        <w:t>bạn</w:t>
      </w:r>
      <w:proofErr w:type="spellEnd"/>
      <w:r w:rsidRPr="00B33E2D">
        <w:t xml:space="preserve"> </w:t>
      </w:r>
      <w:proofErr w:type="spellStart"/>
      <w:r w:rsidRPr="00B33E2D">
        <w:t>các</w:t>
      </w:r>
      <w:proofErr w:type="spellEnd"/>
      <w:r w:rsidRPr="00B33E2D">
        <w:t xml:space="preserve"> </w:t>
      </w:r>
      <w:proofErr w:type="spellStart"/>
      <w:r w:rsidRPr="00B33E2D">
        <w:t>bạn</w:t>
      </w:r>
      <w:proofErr w:type="spellEnd"/>
      <w:r w:rsidRPr="00B33E2D">
        <w:t xml:space="preserve"> </w:t>
      </w:r>
      <w:proofErr w:type="spellStart"/>
      <w:r w:rsidRPr="00B33E2D">
        <w:t>dùng</w:t>
      </w:r>
      <w:proofErr w:type="spellEnd"/>
      <w:r w:rsidRPr="00B33E2D">
        <w:t xml:space="preserve"> </w:t>
      </w:r>
      <w:proofErr w:type="spellStart"/>
      <w:r w:rsidRPr="00B33E2D">
        <w:t>giấy</w:t>
      </w:r>
      <w:proofErr w:type="spellEnd"/>
      <w:r w:rsidRPr="00B33E2D">
        <w:t xml:space="preserve"> </w:t>
      </w:r>
      <w:proofErr w:type="spellStart"/>
      <w:r w:rsidRPr="00B33E2D">
        <w:t>nhám</w:t>
      </w:r>
      <w:proofErr w:type="spellEnd"/>
      <w:r w:rsidRPr="00B33E2D">
        <w:t xml:space="preserve"> </w:t>
      </w:r>
      <w:proofErr w:type="spellStart"/>
      <w:r w:rsidRPr="00B33E2D">
        <w:t>chà</w:t>
      </w:r>
      <w:proofErr w:type="spellEnd"/>
      <w:r w:rsidRPr="00B33E2D">
        <w:t xml:space="preserve"> </w:t>
      </w:r>
      <w:proofErr w:type="spellStart"/>
      <w:r w:rsidRPr="00B33E2D">
        <w:t>thật</w:t>
      </w:r>
      <w:proofErr w:type="spellEnd"/>
      <w:r w:rsidRPr="00B33E2D">
        <w:t xml:space="preserve"> </w:t>
      </w:r>
      <w:proofErr w:type="spellStart"/>
      <w:r w:rsidRPr="00B33E2D">
        <w:t>sạch</w:t>
      </w:r>
      <w:proofErr w:type="spellEnd"/>
      <w:r w:rsidRPr="00B33E2D">
        <w:t xml:space="preserve"> board </w:t>
      </w:r>
      <w:proofErr w:type="spellStart"/>
      <w:r w:rsidRPr="00B33E2D">
        <w:t>đồng</w:t>
      </w:r>
      <w:proofErr w:type="spellEnd"/>
      <w:r w:rsidRPr="00B33E2D">
        <w:t xml:space="preserve"> </w:t>
      </w:r>
      <w:proofErr w:type="spellStart"/>
      <w:r w:rsidRPr="00B33E2D">
        <w:t>rồi</w:t>
      </w:r>
      <w:proofErr w:type="spellEnd"/>
      <w:r w:rsidRPr="00B33E2D">
        <w:t xml:space="preserve"> </w:t>
      </w:r>
      <w:proofErr w:type="spellStart"/>
      <w:r w:rsidRPr="00B33E2D">
        <w:t>dùng</w:t>
      </w:r>
      <w:proofErr w:type="spellEnd"/>
      <w:r w:rsidRPr="00B33E2D">
        <w:t xml:space="preserve"> </w:t>
      </w:r>
      <w:proofErr w:type="spellStart"/>
      <w:r w:rsidRPr="00B33E2D">
        <w:t>cồn</w:t>
      </w:r>
      <w:proofErr w:type="spellEnd"/>
      <w:r w:rsidRPr="00B33E2D">
        <w:t xml:space="preserve"> </w:t>
      </w:r>
      <w:proofErr w:type="spellStart"/>
      <w:r w:rsidRPr="00B33E2D">
        <w:t>lau</w:t>
      </w:r>
      <w:proofErr w:type="spellEnd"/>
      <w:r w:rsidRPr="00B33E2D">
        <w:t xml:space="preserve"> </w:t>
      </w:r>
      <w:proofErr w:type="spellStart"/>
      <w:r w:rsidRPr="00B33E2D">
        <w:t>cho</w:t>
      </w:r>
      <w:proofErr w:type="spellEnd"/>
      <w:r w:rsidRPr="00B33E2D">
        <w:t xml:space="preserve"> board </w:t>
      </w:r>
      <w:proofErr w:type="spellStart"/>
      <w:r w:rsidRPr="00B33E2D">
        <w:t>đồng</w:t>
      </w:r>
      <w:proofErr w:type="spellEnd"/>
      <w:r w:rsidRPr="00B33E2D">
        <w:t xml:space="preserve"> </w:t>
      </w:r>
      <w:proofErr w:type="spellStart"/>
      <w:r w:rsidRPr="00B33E2D">
        <w:t>thật</w:t>
      </w:r>
      <w:proofErr w:type="spellEnd"/>
      <w:r w:rsidRPr="00B33E2D">
        <w:t xml:space="preserve"> </w:t>
      </w:r>
      <w:proofErr w:type="spellStart"/>
      <w:r w:rsidRPr="00B33E2D">
        <w:t>sạch</w:t>
      </w:r>
      <w:proofErr w:type="spellEnd"/>
      <w:r w:rsidRPr="00B33E2D">
        <w:t>.</w:t>
      </w:r>
    </w:p>
    <w:p w14:paraId="3A9998F4" w14:textId="77777777" w:rsidR="00152D8A" w:rsidRPr="00776A6D" w:rsidRDefault="00152D8A" w:rsidP="008E7E73">
      <w:pPr>
        <w:pStyle w:val="NormalWeb"/>
        <w:shd w:val="clear" w:color="auto" w:fill="FFFFFF"/>
        <w:spacing w:before="0" w:beforeAutospacing="0" w:after="0" w:afterAutospacing="0" w:line="360" w:lineRule="auto"/>
        <w:jc w:val="both"/>
        <w:rPr>
          <w:color w:val="222222"/>
          <w:sz w:val="26"/>
          <w:szCs w:val="26"/>
        </w:rPr>
      </w:pPr>
      <w:proofErr w:type="spellStart"/>
      <w:r w:rsidRPr="00776A6D">
        <w:rPr>
          <w:rStyle w:val="Strong"/>
          <w:color w:val="222222"/>
          <w:sz w:val="26"/>
          <w:szCs w:val="26"/>
        </w:rPr>
        <w:t>Bước</w:t>
      </w:r>
      <w:proofErr w:type="spellEnd"/>
      <w:r w:rsidRPr="00776A6D">
        <w:rPr>
          <w:rStyle w:val="Strong"/>
          <w:color w:val="222222"/>
          <w:sz w:val="26"/>
          <w:szCs w:val="26"/>
        </w:rPr>
        <w:t xml:space="preserve"> 3: </w:t>
      </w:r>
      <w:proofErr w:type="spellStart"/>
      <w:r w:rsidRPr="00776A6D">
        <w:rPr>
          <w:rStyle w:val="Strong"/>
          <w:color w:val="222222"/>
          <w:sz w:val="26"/>
          <w:szCs w:val="26"/>
        </w:rPr>
        <w:t>Ủi</w:t>
      </w:r>
      <w:proofErr w:type="spellEnd"/>
      <w:r w:rsidRPr="00776A6D">
        <w:rPr>
          <w:rStyle w:val="Strong"/>
          <w:color w:val="222222"/>
          <w:sz w:val="26"/>
          <w:szCs w:val="26"/>
        </w:rPr>
        <w:t xml:space="preserve"> </w:t>
      </w:r>
      <w:proofErr w:type="spellStart"/>
      <w:r w:rsidRPr="00776A6D">
        <w:rPr>
          <w:rStyle w:val="Strong"/>
          <w:color w:val="222222"/>
          <w:sz w:val="26"/>
          <w:szCs w:val="26"/>
        </w:rPr>
        <w:t>mạch</w:t>
      </w:r>
      <w:proofErr w:type="spellEnd"/>
    </w:p>
    <w:p w14:paraId="318D91C6" w14:textId="77777777" w:rsidR="00152D8A" w:rsidRPr="00B33E2D" w:rsidRDefault="00152D8A" w:rsidP="008E7E73">
      <w:pPr>
        <w:shd w:val="clear" w:color="auto" w:fill="FFFFFF"/>
        <w:spacing w:line="360" w:lineRule="auto"/>
        <w:ind w:firstLine="360"/>
        <w:jc w:val="both"/>
        <w:rPr>
          <w:color w:val="000000" w:themeColor="text1"/>
          <w:szCs w:val="26"/>
          <w:lang w:val="vi-VN" w:eastAsia="vi-VN"/>
        </w:rPr>
      </w:pPr>
      <w:r w:rsidRPr="00B33E2D">
        <w:rPr>
          <w:color w:val="000000" w:themeColor="text1"/>
          <w:szCs w:val="26"/>
          <w:lang w:val="vi-VN" w:eastAsia="vi-VN"/>
        </w:rPr>
        <w:t>Đây là công đoạn cần sức lực và cũng khá khó khăn đấy, đòi hỏi bạn phải có chút kinh nghiệm thì mới thành công được.</w:t>
      </w:r>
    </w:p>
    <w:p w14:paraId="1F1E1733" w14:textId="77777777" w:rsidR="00152D8A" w:rsidRPr="00B33E2D" w:rsidRDefault="00152D8A" w:rsidP="008E7E73">
      <w:pPr>
        <w:pStyle w:val="ListParagraph"/>
        <w:numPr>
          <w:ilvl w:val="0"/>
          <w:numId w:val="12"/>
        </w:numPr>
        <w:shd w:val="clear" w:color="auto" w:fill="FFFFFF"/>
        <w:spacing w:line="360" w:lineRule="auto"/>
        <w:jc w:val="both"/>
        <w:rPr>
          <w:color w:val="000000" w:themeColor="text1"/>
          <w:szCs w:val="26"/>
          <w:lang w:val="vi-VN" w:eastAsia="vi-VN"/>
        </w:rPr>
      </w:pPr>
      <w:r w:rsidRPr="00B33E2D">
        <w:rPr>
          <w:color w:val="000000" w:themeColor="text1"/>
          <w:szCs w:val="26"/>
          <w:lang w:val="vi-VN" w:eastAsia="vi-VN"/>
        </w:rPr>
        <w:t>Bạn áp phần có hình mạch in trên giấy vào mặt có đồng của board đồng, căn chỉnh sao cho khớp, sau đó tận dụng phần thừa của giấy in mạch để dán cố định giấy với board đồng (có thể dùng băng keo giấy để cố định)</w:t>
      </w:r>
    </w:p>
    <w:p w14:paraId="606CB0D4" w14:textId="77777777" w:rsidR="00152D8A" w:rsidRPr="00B33E2D" w:rsidRDefault="00152D8A" w:rsidP="008E7E73">
      <w:pPr>
        <w:pStyle w:val="ListParagraph"/>
        <w:numPr>
          <w:ilvl w:val="0"/>
          <w:numId w:val="12"/>
        </w:numPr>
        <w:shd w:val="clear" w:color="auto" w:fill="FFFFFF"/>
        <w:spacing w:line="360" w:lineRule="auto"/>
        <w:jc w:val="both"/>
        <w:rPr>
          <w:color w:val="000000" w:themeColor="text1"/>
          <w:szCs w:val="26"/>
          <w:lang w:val="vi-VN" w:eastAsia="vi-VN"/>
        </w:rPr>
      </w:pPr>
      <w:r w:rsidRPr="00B33E2D">
        <w:rPr>
          <w:color w:val="000000" w:themeColor="text1"/>
          <w:szCs w:val="26"/>
          <w:lang w:val="vi-VN" w:eastAsia="vi-VN"/>
        </w:rPr>
        <w:t>Sau đó bạn ủi sơ qua toàn bộ bề mặt cần ủi để cho giấy định hình tiếp xúc hoàn toàn với board đồng.</w:t>
      </w:r>
    </w:p>
    <w:p w14:paraId="44C8A2C9" w14:textId="77777777" w:rsidR="00152D8A" w:rsidRPr="00B33E2D" w:rsidRDefault="00152D8A" w:rsidP="008E7E73">
      <w:pPr>
        <w:pStyle w:val="ListParagraph"/>
        <w:numPr>
          <w:ilvl w:val="0"/>
          <w:numId w:val="12"/>
        </w:numPr>
        <w:shd w:val="clear" w:color="auto" w:fill="FFFFFF"/>
        <w:spacing w:line="360" w:lineRule="auto"/>
        <w:jc w:val="both"/>
        <w:rPr>
          <w:color w:val="000000" w:themeColor="text1"/>
          <w:szCs w:val="26"/>
          <w:lang w:val="vi-VN" w:eastAsia="vi-VN"/>
        </w:rPr>
      </w:pPr>
      <w:r w:rsidRPr="00B33E2D">
        <w:rPr>
          <w:color w:val="000000" w:themeColor="text1"/>
          <w:szCs w:val="26"/>
          <w:lang w:val="vi-VN" w:eastAsia="vi-VN"/>
        </w:rPr>
        <w:t>Tiếp theo bạn dùng mũi và cạnh của bàn ủi tập trung ủi các góc và cạnh của board mạch cần ủi vì góc và cạnh của board mạch là nơi khó ủi nhất và nhiệt khó tập trung ở những nơi đó khó nhất, vùng trung tâm thì bạn ủi 2-3 lần là dính hết rồi.</w:t>
      </w:r>
    </w:p>
    <w:p w14:paraId="6019D6D4" w14:textId="77777777" w:rsidR="00152D8A" w:rsidRPr="00B33E2D" w:rsidRDefault="00152D8A" w:rsidP="008E7E73">
      <w:pPr>
        <w:pStyle w:val="ListParagraph"/>
        <w:numPr>
          <w:ilvl w:val="0"/>
          <w:numId w:val="12"/>
        </w:numPr>
        <w:shd w:val="clear" w:color="auto" w:fill="FFFFFF"/>
        <w:spacing w:line="360" w:lineRule="auto"/>
        <w:jc w:val="both"/>
        <w:rPr>
          <w:color w:val="000000" w:themeColor="text1"/>
          <w:szCs w:val="26"/>
          <w:lang w:val="vi-VN" w:eastAsia="vi-VN"/>
        </w:rPr>
      </w:pPr>
      <w:r w:rsidRPr="00B33E2D">
        <w:rPr>
          <w:color w:val="000000" w:themeColor="text1"/>
          <w:szCs w:val="26"/>
          <w:lang w:val="vi-VN" w:eastAsia="vi-VN"/>
        </w:rPr>
        <w:t>Thời gian ủi tùy thuộc vào từng loại board to nhỏ và kinh nghiệm của mỗi người.</w:t>
      </w:r>
    </w:p>
    <w:p w14:paraId="5A536CBD" w14:textId="77777777" w:rsidR="00152D8A" w:rsidRPr="00B33E2D" w:rsidRDefault="00152D8A" w:rsidP="008E7E73">
      <w:pPr>
        <w:pStyle w:val="NormalWeb"/>
        <w:shd w:val="clear" w:color="auto" w:fill="FFFFFF"/>
        <w:spacing w:before="0" w:beforeAutospacing="0" w:after="0" w:afterAutospacing="0" w:line="360" w:lineRule="auto"/>
        <w:ind w:firstLine="284"/>
        <w:jc w:val="both"/>
        <w:rPr>
          <w:color w:val="000000" w:themeColor="text1"/>
          <w:sz w:val="26"/>
          <w:szCs w:val="26"/>
        </w:rPr>
      </w:pPr>
      <w:proofErr w:type="spellStart"/>
      <w:r w:rsidRPr="00B33E2D">
        <w:rPr>
          <w:color w:val="000000" w:themeColor="text1"/>
          <w:sz w:val="26"/>
          <w:szCs w:val="26"/>
        </w:rPr>
        <w:t>Bạn</w:t>
      </w:r>
      <w:proofErr w:type="spellEnd"/>
      <w:r w:rsidRPr="00B33E2D">
        <w:rPr>
          <w:color w:val="000000" w:themeColor="text1"/>
          <w:sz w:val="26"/>
          <w:szCs w:val="26"/>
        </w:rPr>
        <w:t xml:space="preserve"> </w:t>
      </w:r>
      <w:proofErr w:type="spellStart"/>
      <w:r w:rsidRPr="00B33E2D">
        <w:rPr>
          <w:color w:val="000000" w:themeColor="text1"/>
          <w:sz w:val="26"/>
          <w:szCs w:val="26"/>
        </w:rPr>
        <w:t>ủi</w:t>
      </w:r>
      <w:proofErr w:type="spellEnd"/>
      <w:r w:rsidRPr="00B33E2D">
        <w:rPr>
          <w:color w:val="000000" w:themeColor="text1"/>
          <w:sz w:val="26"/>
          <w:szCs w:val="26"/>
        </w:rPr>
        <w:t xml:space="preserve"> </w:t>
      </w:r>
      <w:proofErr w:type="spellStart"/>
      <w:r w:rsidRPr="00B33E2D">
        <w:rPr>
          <w:color w:val="000000" w:themeColor="text1"/>
          <w:sz w:val="26"/>
          <w:szCs w:val="26"/>
        </w:rPr>
        <w:t>mạch</w:t>
      </w:r>
      <w:proofErr w:type="spellEnd"/>
      <w:r w:rsidRPr="00B33E2D">
        <w:rPr>
          <w:color w:val="000000" w:themeColor="text1"/>
          <w:sz w:val="26"/>
          <w:szCs w:val="26"/>
        </w:rPr>
        <w:t xml:space="preserve"> </w:t>
      </w:r>
      <w:proofErr w:type="spellStart"/>
      <w:r w:rsidRPr="00B33E2D">
        <w:rPr>
          <w:color w:val="000000" w:themeColor="text1"/>
          <w:sz w:val="26"/>
          <w:szCs w:val="26"/>
        </w:rPr>
        <w:t>khoảng</w:t>
      </w:r>
      <w:proofErr w:type="spellEnd"/>
      <w:r w:rsidRPr="00B33E2D">
        <w:rPr>
          <w:color w:val="000000" w:themeColor="text1"/>
          <w:sz w:val="26"/>
          <w:szCs w:val="26"/>
        </w:rPr>
        <w:t xml:space="preserve"> 5-10 </w:t>
      </w:r>
      <w:proofErr w:type="spellStart"/>
      <w:r w:rsidRPr="00B33E2D">
        <w:rPr>
          <w:color w:val="000000" w:themeColor="text1"/>
          <w:sz w:val="26"/>
          <w:szCs w:val="26"/>
        </w:rPr>
        <w:t>phút</w:t>
      </w:r>
      <w:proofErr w:type="spellEnd"/>
      <w:r w:rsidRPr="00B33E2D">
        <w:rPr>
          <w:color w:val="000000" w:themeColor="text1"/>
          <w:sz w:val="26"/>
          <w:szCs w:val="26"/>
        </w:rPr>
        <w:t xml:space="preserve"> </w:t>
      </w:r>
      <w:proofErr w:type="spellStart"/>
      <w:r w:rsidRPr="00B33E2D">
        <w:rPr>
          <w:color w:val="000000" w:themeColor="text1"/>
          <w:sz w:val="26"/>
          <w:szCs w:val="26"/>
        </w:rPr>
        <w:t>cho</w:t>
      </w:r>
      <w:proofErr w:type="spellEnd"/>
      <w:r w:rsidRPr="00B33E2D">
        <w:rPr>
          <w:color w:val="000000" w:themeColor="text1"/>
          <w:sz w:val="26"/>
          <w:szCs w:val="26"/>
        </w:rPr>
        <w:t xml:space="preserve"> </w:t>
      </w:r>
      <w:proofErr w:type="spellStart"/>
      <w:r w:rsidRPr="00B33E2D">
        <w:rPr>
          <w:color w:val="000000" w:themeColor="text1"/>
          <w:sz w:val="26"/>
          <w:szCs w:val="26"/>
        </w:rPr>
        <w:t>đến</w:t>
      </w:r>
      <w:proofErr w:type="spellEnd"/>
      <w:r w:rsidRPr="00B33E2D">
        <w:rPr>
          <w:color w:val="000000" w:themeColor="text1"/>
          <w:sz w:val="26"/>
          <w:szCs w:val="26"/>
        </w:rPr>
        <w:t xml:space="preserve"> </w:t>
      </w:r>
      <w:proofErr w:type="spellStart"/>
      <w:r w:rsidRPr="00B33E2D">
        <w:rPr>
          <w:color w:val="000000" w:themeColor="text1"/>
          <w:sz w:val="26"/>
          <w:szCs w:val="26"/>
        </w:rPr>
        <w:t>khi</w:t>
      </w:r>
      <w:proofErr w:type="spellEnd"/>
      <w:r w:rsidRPr="00B33E2D">
        <w:rPr>
          <w:color w:val="000000" w:themeColor="text1"/>
          <w:sz w:val="26"/>
          <w:szCs w:val="26"/>
        </w:rPr>
        <w:t xml:space="preserve"> </w:t>
      </w:r>
      <w:proofErr w:type="spellStart"/>
      <w:r w:rsidRPr="00B33E2D">
        <w:rPr>
          <w:color w:val="000000" w:themeColor="text1"/>
          <w:sz w:val="26"/>
          <w:szCs w:val="26"/>
        </w:rPr>
        <w:t>nào</w:t>
      </w:r>
      <w:proofErr w:type="spellEnd"/>
      <w:r w:rsidRPr="00B33E2D">
        <w:rPr>
          <w:color w:val="000000" w:themeColor="text1"/>
          <w:sz w:val="26"/>
          <w:szCs w:val="26"/>
        </w:rPr>
        <w:t xml:space="preserve"> </w:t>
      </w:r>
      <w:proofErr w:type="spellStart"/>
      <w:r w:rsidRPr="00B33E2D">
        <w:rPr>
          <w:color w:val="000000" w:themeColor="text1"/>
          <w:sz w:val="26"/>
          <w:szCs w:val="26"/>
        </w:rPr>
        <w:t>lớp</w:t>
      </w:r>
      <w:proofErr w:type="spellEnd"/>
      <w:r w:rsidRPr="00B33E2D">
        <w:rPr>
          <w:color w:val="000000" w:themeColor="text1"/>
          <w:sz w:val="26"/>
          <w:szCs w:val="26"/>
        </w:rPr>
        <w:t xml:space="preserve"> </w:t>
      </w:r>
      <w:proofErr w:type="spellStart"/>
      <w:r w:rsidRPr="00B33E2D">
        <w:rPr>
          <w:color w:val="000000" w:themeColor="text1"/>
          <w:sz w:val="26"/>
          <w:szCs w:val="26"/>
        </w:rPr>
        <w:t>mực</w:t>
      </w:r>
      <w:proofErr w:type="spellEnd"/>
      <w:r w:rsidRPr="00B33E2D">
        <w:rPr>
          <w:color w:val="000000" w:themeColor="text1"/>
          <w:sz w:val="26"/>
          <w:szCs w:val="26"/>
        </w:rPr>
        <w:t xml:space="preserve"> in </w:t>
      </w:r>
      <w:proofErr w:type="spellStart"/>
      <w:r w:rsidRPr="00B33E2D">
        <w:rPr>
          <w:color w:val="000000" w:themeColor="text1"/>
          <w:sz w:val="26"/>
          <w:szCs w:val="26"/>
        </w:rPr>
        <w:t>trên</w:t>
      </w:r>
      <w:proofErr w:type="spellEnd"/>
      <w:r w:rsidRPr="00B33E2D">
        <w:rPr>
          <w:color w:val="000000" w:themeColor="text1"/>
          <w:sz w:val="26"/>
          <w:szCs w:val="26"/>
        </w:rPr>
        <w:t xml:space="preserve"> </w:t>
      </w:r>
      <w:proofErr w:type="spellStart"/>
      <w:r w:rsidRPr="00B33E2D">
        <w:rPr>
          <w:color w:val="000000" w:themeColor="text1"/>
          <w:sz w:val="26"/>
          <w:szCs w:val="26"/>
        </w:rPr>
        <w:t>giấy</w:t>
      </w:r>
      <w:proofErr w:type="spellEnd"/>
      <w:r w:rsidRPr="00B33E2D">
        <w:rPr>
          <w:color w:val="000000" w:themeColor="text1"/>
          <w:sz w:val="26"/>
          <w:szCs w:val="26"/>
        </w:rPr>
        <w:t xml:space="preserve"> </w:t>
      </w:r>
      <w:proofErr w:type="spellStart"/>
      <w:r w:rsidRPr="00B33E2D">
        <w:rPr>
          <w:color w:val="000000" w:themeColor="text1"/>
          <w:sz w:val="26"/>
          <w:szCs w:val="26"/>
        </w:rPr>
        <w:t>bám</w:t>
      </w:r>
      <w:proofErr w:type="spellEnd"/>
      <w:r w:rsidRPr="00B33E2D">
        <w:rPr>
          <w:color w:val="000000" w:themeColor="text1"/>
          <w:sz w:val="26"/>
          <w:szCs w:val="26"/>
        </w:rPr>
        <w:t xml:space="preserve"> </w:t>
      </w:r>
      <w:proofErr w:type="spellStart"/>
      <w:r w:rsidRPr="00B33E2D">
        <w:rPr>
          <w:color w:val="000000" w:themeColor="text1"/>
          <w:sz w:val="26"/>
          <w:szCs w:val="26"/>
        </w:rPr>
        <w:t>hết</w:t>
      </w:r>
      <w:proofErr w:type="spellEnd"/>
      <w:r w:rsidRPr="00B33E2D">
        <w:rPr>
          <w:color w:val="000000" w:themeColor="text1"/>
          <w:sz w:val="26"/>
          <w:szCs w:val="26"/>
        </w:rPr>
        <w:t xml:space="preserve"> </w:t>
      </w:r>
      <w:proofErr w:type="spellStart"/>
      <w:r w:rsidRPr="00B33E2D">
        <w:rPr>
          <w:color w:val="000000" w:themeColor="text1"/>
          <w:sz w:val="26"/>
          <w:szCs w:val="26"/>
        </w:rPr>
        <w:t>vào</w:t>
      </w:r>
      <w:proofErr w:type="spellEnd"/>
      <w:r w:rsidRPr="00B33E2D">
        <w:rPr>
          <w:color w:val="000000" w:themeColor="text1"/>
          <w:sz w:val="26"/>
          <w:szCs w:val="26"/>
        </w:rPr>
        <w:t xml:space="preserve"> </w:t>
      </w:r>
      <w:proofErr w:type="spellStart"/>
      <w:r w:rsidRPr="00B33E2D">
        <w:rPr>
          <w:color w:val="000000" w:themeColor="text1"/>
          <w:sz w:val="26"/>
          <w:szCs w:val="26"/>
        </w:rPr>
        <w:t>mặt</w:t>
      </w:r>
      <w:proofErr w:type="spellEnd"/>
      <w:r w:rsidRPr="00B33E2D">
        <w:rPr>
          <w:color w:val="000000" w:themeColor="text1"/>
          <w:sz w:val="26"/>
          <w:szCs w:val="26"/>
        </w:rPr>
        <w:t xml:space="preserve"> </w:t>
      </w:r>
      <w:proofErr w:type="spellStart"/>
      <w:r w:rsidRPr="00B33E2D">
        <w:rPr>
          <w:color w:val="000000" w:themeColor="text1"/>
          <w:sz w:val="26"/>
          <w:szCs w:val="26"/>
        </w:rPr>
        <w:t>đồng</w:t>
      </w:r>
      <w:proofErr w:type="spellEnd"/>
      <w:r w:rsidRPr="00B33E2D">
        <w:rPr>
          <w:color w:val="000000" w:themeColor="text1"/>
          <w:sz w:val="26"/>
          <w:szCs w:val="26"/>
        </w:rPr>
        <w:t xml:space="preserve"> </w:t>
      </w:r>
      <w:proofErr w:type="spellStart"/>
      <w:r w:rsidRPr="00B33E2D">
        <w:rPr>
          <w:color w:val="000000" w:themeColor="text1"/>
          <w:sz w:val="26"/>
          <w:szCs w:val="26"/>
        </w:rPr>
        <w:t>của</w:t>
      </w:r>
      <w:proofErr w:type="spellEnd"/>
      <w:r w:rsidRPr="00B33E2D">
        <w:rPr>
          <w:color w:val="000000" w:themeColor="text1"/>
          <w:sz w:val="26"/>
          <w:szCs w:val="26"/>
        </w:rPr>
        <w:t xml:space="preserve"> board </w:t>
      </w:r>
      <w:proofErr w:type="spellStart"/>
      <w:r w:rsidRPr="00B33E2D">
        <w:rPr>
          <w:color w:val="000000" w:themeColor="text1"/>
          <w:sz w:val="26"/>
          <w:szCs w:val="26"/>
        </w:rPr>
        <w:t>đồng</w:t>
      </w:r>
      <w:proofErr w:type="spellEnd"/>
      <w:r w:rsidRPr="00B33E2D">
        <w:rPr>
          <w:color w:val="000000" w:themeColor="text1"/>
          <w:sz w:val="26"/>
          <w:szCs w:val="26"/>
        </w:rPr>
        <w:t>.</w:t>
      </w:r>
    </w:p>
    <w:p w14:paraId="4D7F73D0" w14:textId="475F4483" w:rsidR="00152D8A" w:rsidRPr="00B33E2D" w:rsidRDefault="00152D8A" w:rsidP="008E7E73">
      <w:pPr>
        <w:pStyle w:val="NormalWeb"/>
        <w:shd w:val="clear" w:color="auto" w:fill="FFFFFF"/>
        <w:spacing w:before="0" w:beforeAutospacing="0" w:after="0" w:afterAutospacing="0" w:line="360" w:lineRule="auto"/>
        <w:ind w:firstLine="284"/>
        <w:jc w:val="both"/>
        <w:rPr>
          <w:color w:val="000000" w:themeColor="text1"/>
          <w:sz w:val="23"/>
          <w:szCs w:val="23"/>
        </w:rPr>
      </w:pPr>
      <w:r w:rsidRPr="00B33E2D">
        <w:rPr>
          <w:color w:val="000000" w:themeColor="text1"/>
          <w:sz w:val="26"/>
          <w:szCs w:val="26"/>
        </w:rPr>
        <w:lastRenderedPageBreak/>
        <w:t xml:space="preserve">Sau </w:t>
      </w:r>
      <w:proofErr w:type="spellStart"/>
      <w:r w:rsidRPr="00B33E2D">
        <w:rPr>
          <w:color w:val="000000" w:themeColor="text1"/>
          <w:sz w:val="26"/>
          <w:szCs w:val="26"/>
        </w:rPr>
        <w:t>đó</w:t>
      </w:r>
      <w:proofErr w:type="spellEnd"/>
      <w:r w:rsidRPr="00B33E2D">
        <w:rPr>
          <w:color w:val="000000" w:themeColor="text1"/>
          <w:sz w:val="26"/>
          <w:szCs w:val="26"/>
        </w:rPr>
        <w:t xml:space="preserve"> </w:t>
      </w:r>
      <w:proofErr w:type="spellStart"/>
      <w:r w:rsidRPr="00B33E2D">
        <w:rPr>
          <w:color w:val="000000" w:themeColor="text1"/>
          <w:sz w:val="26"/>
          <w:szCs w:val="26"/>
        </w:rPr>
        <w:t>đợi</w:t>
      </w:r>
      <w:proofErr w:type="spellEnd"/>
      <w:r w:rsidRPr="00B33E2D">
        <w:rPr>
          <w:color w:val="000000" w:themeColor="text1"/>
          <w:sz w:val="26"/>
          <w:szCs w:val="26"/>
        </w:rPr>
        <w:t xml:space="preserve"> </w:t>
      </w:r>
      <w:proofErr w:type="spellStart"/>
      <w:r w:rsidRPr="00B33E2D">
        <w:rPr>
          <w:color w:val="000000" w:themeColor="text1"/>
          <w:sz w:val="26"/>
          <w:szCs w:val="26"/>
        </w:rPr>
        <w:t>mạch</w:t>
      </w:r>
      <w:proofErr w:type="spellEnd"/>
      <w:r w:rsidRPr="00B33E2D">
        <w:rPr>
          <w:color w:val="000000" w:themeColor="text1"/>
          <w:sz w:val="26"/>
          <w:szCs w:val="26"/>
        </w:rPr>
        <w:t xml:space="preserve"> </w:t>
      </w:r>
      <w:proofErr w:type="spellStart"/>
      <w:r w:rsidRPr="00B33E2D">
        <w:rPr>
          <w:color w:val="000000" w:themeColor="text1"/>
          <w:sz w:val="26"/>
          <w:szCs w:val="26"/>
        </w:rPr>
        <w:t>nguội</w:t>
      </w:r>
      <w:proofErr w:type="spellEnd"/>
      <w:r w:rsidRPr="00B33E2D">
        <w:rPr>
          <w:color w:val="000000" w:themeColor="text1"/>
          <w:sz w:val="26"/>
          <w:szCs w:val="26"/>
        </w:rPr>
        <w:t xml:space="preserve"> ta </w:t>
      </w:r>
      <w:proofErr w:type="spellStart"/>
      <w:r w:rsidRPr="00B33E2D">
        <w:rPr>
          <w:color w:val="000000" w:themeColor="text1"/>
          <w:sz w:val="26"/>
          <w:szCs w:val="26"/>
        </w:rPr>
        <w:t>dùng</w:t>
      </w:r>
      <w:proofErr w:type="spellEnd"/>
      <w:r w:rsidRPr="00B33E2D">
        <w:rPr>
          <w:color w:val="000000" w:themeColor="text1"/>
          <w:sz w:val="26"/>
          <w:szCs w:val="26"/>
        </w:rPr>
        <w:t xml:space="preserve"> </w:t>
      </w:r>
      <w:proofErr w:type="spellStart"/>
      <w:r w:rsidRPr="00B33E2D">
        <w:rPr>
          <w:color w:val="000000" w:themeColor="text1"/>
          <w:sz w:val="26"/>
          <w:szCs w:val="26"/>
        </w:rPr>
        <w:t>tay</w:t>
      </w:r>
      <w:proofErr w:type="spellEnd"/>
      <w:r w:rsidRPr="00B33E2D">
        <w:rPr>
          <w:color w:val="000000" w:themeColor="text1"/>
          <w:sz w:val="26"/>
          <w:szCs w:val="26"/>
        </w:rPr>
        <w:t xml:space="preserve"> </w:t>
      </w:r>
      <w:proofErr w:type="spellStart"/>
      <w:r w:rsidRPr="00B33E2D">
        <w:rPr>
          <w:color w:val="000000" w:themeColor="text1"/>
          <w:sz w:val="26"/>
          <w:szCs w:val="26"/>
        </w:rPr>
        <w:t>nhẹ</w:t>
      </w:r>
      <w:proofErr w:type="spellEnd"/>
      <w:r w:rsidRPr="00B33E2D">
        <w:rPr>
          <w:color w:val="000000" w:themeColor="text1"/>
          <w:sz w:val="26"/>
          <w:szCs w:val="26"/>
        </w:rPr>
        <w:t xml:space="preserve"> </w:t>
      </w:r>
      <w:proofErr w:type="spellStart"/>
      <w:r w:rsidRPr="00B33E2D">
        <w:rPr>
          <w:color w:val="000000" w:themeColor="text1"/>
          <w:sz w:val="26"/>
          <w:szCs w:val="26"/>
        </w:rPr>
        <w:t>nhang</w:t>
      </w:r>
      <w:proofErr w:type="spellEnd"/>
      <w:r w:rsidRPr="00B33E2D">
        <w:rPr>
          <w:color w:val="000000" w:themeColor="text1"/>
          <w:sz w:val="26"/>
          <w:szCs w:val="26"/>
        </w:rPr>
        <w:t xml:space="preserve"> </w:t>
      </w:r>
      <w:proofErr w:type="spellStart"/>
      <w:r w:rsidRPr="00B33E2D">
        <w:rPr>
          <w:color w:val="000000" w:themeColor="text1"/>
          <w:sz w:val="26"/>
          <w:szCs w:val="26"/>
        </w:rPr>
        <w:t>bóc</w:t>
      </w:r>
      <w:proofErr w:type="spellEnd"/>
      <w:r w:rsidRPr="00B33E2D">
        <w:rPr>
          <w:color w:val="000000" w:themeColor="text1"/>
          <w:sz w:val="26"/>
          <w:szCs w:val="26"/>
        </w:rPr>
        <w:t xml:space="preserve"> 1 </w:t>
      </w:r>
      <w:proofErr w:type="spellStart"/>
      <w:r w:rsidRPr="00B33E2D">
        <w:rPr>
          <w:color w:val="000000" w:themeColor="text1"/>
          <w:sz w:val="26"/>
          <w:szCs w:val="26"/>
        </w:rPr>
        <w:t>ít</w:t>
      </w:r>
      <w:proofErr w:type="spellEnd"/>
      <w:r w:rsidRPr="00B33E2D">
        <w:rPr>
          <w:color w:val="000000" w:themeColor="text1"/>
          <w:sz w:val="26"/>
          <w:szCs w:val="26"/>
        </w:rPr>
        <w:t xml:space="preserve"> </w:t>
      </w:r>
      <w:proofErr w:type="spellStart"/>
      <w:r w:rsidRPr="00B33E2D">
        <w:rPr>
          <w:color w:val="000000" w:themeColor="text1"/>
          <w:sz w:val="26"/>
          <w:szCs w:val="26"/>
        </w:rPr>
        <w:t>ra</w:t>
      </w:r>
      <w:proofErr w:type="spellEnd"/>
      <w:r w:rsidRPr="00B33E2D">
        <w:rPr>
          <w:color w:val="000000" w:themeColor="text1"/>
          <w:sz w:val="26"/>
          <w:szCs w:val="26"/>
        </w:rPr>
        <w:t xml:space="preserve"> </w:t>
      </w:r>
      <w:proofErr w:type="spellStart"/>
      <w:r w:rsidRPr="00B33E2D">
        <w:rPr>
          <w:color w:val="000000" w:themeColor="text1"/>
          <w:sz w:val="26"/>
          <w:szCs w:val="26"/>
        </w:rPr>
        <w:t>xem</w:t>
      </w:r>
      <w:proofErr w:type="spellEnd"/>
      <w:r w:rsidRPr="00B33E2D">
        <w:rPr>
          <w:color w:val="000000" w:themeColor="text1"/>
          <w:sz w:val="26"/>
          <w:szCs w:val="26"/>
        </w:rPr>
        <w:t xml:space="preserve"> </w:t>
      </w:r>
      <w:proofErr w:type="spellStart"/>
      <w:r w:rsidRPr="00B33E2D">
        <w:rPr>
          <w:color w:val="000000" w:themeColor="text1"/>
          <w:sz w:val="26"/>
          <w:szCs w:val="26"/>
        </w:rPr>
        <w:t>nếu</w:t>
      </w:r>
      <w:proofErr w:type="spellEnd"/>
      <w:r w:rsidRPr="00B33E2D">
        <w:rPr>
          <w:color w:val="000000" w:themeColor="text1"/>
          <w:sz w:val="26"/>
          <w:szCs w:val="26"/>
        </w:rPr>
        <w:t xml:space="preserve"> </w:t>
      </w:r>
      <w:proofErr w:type="spellStart"/>
      <w:r w:rsidRPr="00B33E2D">
        <w:rPr>
          <w:color w:val="000000" w:themeColor="text1"/>
          <w:sz w:val="26"/>
          <w:szCs w:val="26"/>
        </w:rPr>
        <w:t>mạch</w:t>
      </w:r>
      <w:proofErr w:type="spellEnd"/>
      <w:r w:rsidRPr="00B33E2D">
        <w:rPr>
          <w:color w:val="000000" w:themeColor="text1"/>
          <w:sz w:val="26"/>
          <w:szCs w:val="26"/>
        </w:rPr>
        <w:t xml:space="preserve"> </w:t>
      </w:r>
      <w:proofErr w:type="spellStart"/>
      <w:r w:rsidRPr="00B33E2D">
        <w:rPr>
          <w:color w:val="000000" w:themeColor="text1"/>
          <w:sz w:val="26"/>
          <w:szCs w:val="26"/>
        </w:rPr>
        <w:t>mực</w:t>
      </w:r>
      <w:proofErr w:type="spellEnd"/>
      <w:r w:rsidRPr="00B33E2D">
        <w:rPr>
          <w:color w:val="000000" w:themeColor="text1"/>
          <w:sz w:val="26"/>
          <w:szCs w:val="26"/>
        </w:rPr>
        <w:t xml:space="preserve"> </w:t>
      </w:r>
      <w:proofErr w:type="spellStart"/>
      <w:r w:rsidRPr="00B33E2D">
        <w:rPr>
          <w:color w:val="000000" w:themeColor="text1"/>
          <w:sz w:val="26"/>
          <w:szCs w:val="26"/>
        </w:rPr>
        <w:t>chưa</w:t>
      </w:r>
      <w:proofErr w:type="spellEnd"/>
      <w:r w:rsidRPr="00B33E2D">
        <w:rPr>
          <w:color w:val="000000" w:themeColor="text1"/>
          <w:sz w:val="26"/>
          <w:szCs w:val="26"/>
        </w:rPr>
        <w:t xml:space="preserve"> </w:t>
      </w:r>
      <w:proofErr w:type="spellStart"/>
      <w:r w:rsidRPr="00B33E2D">
        <w:rPr>
          <w:color w:val="000000" w:themeColor="text1"/>
          <w:sz w:val="26"/>
          <w:szCs w:val="26"/>
        </w:rPr>
        <w:t>bám</w:t>
      </w:r>
      <w:proofErr w:type="spellEnd"/>
      <w:r w:rsidRPr="00B33E2D">
        <w:rPr>
          <w:color w:val="000000" w:themeColor="text1"/>
          <w:sz w:val="26"/>
          <w:szCs w:val="26"/>
        </w:rPr>
        <w:t xml:space="preserve"> </w:t>
      </w:r>
      <w:proofErr w:type="spellStart"/>
      <w:r w:rsidRPr="00B33E2D">
        <w:rPr>
          <w:color w:val="000000" w:themeColor="text1"/>
          <w:sz w:val="26"/>
          <w:szCs w:val="26"/>
        </w:rPr>
        <w:t>xuống</w:t>
      </w:r>
      <w:proofErr w:type="spellEnd"/>
      <w:r w:rsidRPr="00B33E2D">
        <w:rPr>
          <w:color w:val="000000" w:themeColor="text1"/>
          <w:sz w:val="26"/>
          <w:szCs w:val="26"/>
        </w:rPr>
        <w:t xml:space="preserve"> </w:t>
      </w:r>
      <w:proofErr w:type="spellStart"/>
      <w:r w:rsidRPr="00B33E2D">
        <w:rPr>
          <w:color w:val="000000" w:themeColor="text1"/>
          <w:sz w:val="26"/>
          <w:szCs w:val="26"/>
        </w:rPr>
        <w:t>hết</w:t>
      </w:r>
      <w:proofErr w:type="spellEnd"/>
      <w:r w:rsidRPr="00B33E2D">
        <w:rPr>
          <w:color w:val="000000" w:themeColor="text1"/>
          <w:sz w:val="26"/>
          <w:szCs w:val="26"/>
        </w:rPr>
        <w:t xml:space="preserve"> ta </w:t>
      </w:r>
      <w:proofErr w:type="spellStart"/>
      <w:r w:rsidRPr="00B33E2D">
        <w:rPr>
          <w:color w:val="000000" w:themeColor="text1"/>
          <w:sz w:val="26"/>
          <w:szCs w:val="26"/>
        </w:rPr>
        <w:t>cố</w:t>
      </w:r>
      <w:proofErr w:type="spellEnd"/>
      <w:r w:rsidRPr="00B33E2D">
        <w:rPr>
          <w:color w:val="000000" w:themeColor="text1"/>
          <w:sz w:val="26"/>
          <w:szCs w:val="26"/>
        </w:rPr>
        <w:t xml:space="preserve"> </w:t>
      </w:r>
      <w:proofErr w:type="spellStart"/>
      <w:r w:rsidRPr="00B33E2D">
        <w:rPr>
          <w:color w:val="000000" w:themeColor="text1"/>
          <w:sz w:val="26"/>
          <w:szCs w:val="26"/>
        </w:rPr>
        <w:t>định</w:t>
      </w:r>
      <w:proofErr w:type="spellEnd"/>
      <w:r w:rsidRPr="00B33E2D">
        <w:rPr>
          <w:color w:val="000000" w:themeColor="text1"/>
          <w:sz w:val="26"/>
          <w:szCs w:val="26"/>
        </w:rPr>
        <w:t xml:space="preserve"> </w:t>
      </w:r>
      <w:proofErr w:type="spellStart"/>
      <w:r w:rsidRPr="00B33E2D">
        <w:rPr>
          <w:color w:val="000000" w:themeColor="text1"/>
          <w:sz w:val="26"/>
          <w:szCs w:val="26"/>
        </w:rPr>
        <w:t>lại</w:t>
      </w:r>
      <w:proofErr w:type="spellEnd"/>
      <w:r w:rsidRPr="00B33E2D">
        <w:rPr>
          <w:color w:val="000000" w:themeColor="text1"/>
          <w:sz w:val="26"/>
          <w:szCs w:val="26"/>
        </w:rPr>
        <w:t xml:space="preserve"> </w:t>
      </w:r>
      <w:proofErr w:type="spellStart"/>
      <w:r w:rsidRPr="00B33E2D">
        <w:rPr>
          <w:color w:val="000000" w:themeColor="text1"/>
          <w:sz w:val="26"/>
          <w:szCs w:val="26"/>
        </w:rPr>
        <w:t>và</w:t>
      </w:r>
      <w:proofErr w:type="spellEnd"/>
      <w:r w:rsidRPr="00B33E2D">
        <w:rPr>
          <w:color w:val="000000" w:themeColor="text1"/>
          <w:sz w:val="26"/>
          <w:szCs w:val="26"/>
        </w:rPr>
        <w:t xml:space="preserve"> </w:t>
      </w:r>
      <w:proofErr w:type="spellStart"/>
      <w:r w:rsidRPr="00B33E2D">
        <w:rPr>
          <w:color w:val="000000" w:themeColor="text1"/>
          <w:sz w:val="26"/>
          <w:szCs w:val="26"/>
        </w:rPr>
        <w:t>ủi</w:t>
      </w:r>
      <w:proofErr w:type="spellEnd"/>
      <w:r w:rsidRPr="00B33E2D">
        <w:rPr>
          <w:color w:val="000000" w:themeColor="text1"/>
          <w:sz w:val="26"/>
          <w:szCs w:val="26"/>
        </w:rPr>
        <w:t xml:space="preserve"> </w:t>
      </w:r>
      <w:proofErr w:type="spellStart"/>
      <w:r w:rsidRPr="00B33E2D">
        <w:rPr>
          <w:color w:val="000000" w:themeColor="text1"/>
          <w:sz w:val="26"/>
          <w:szCs w:val="26"/>
        </w:rPr>
        <w:t>lại</w:t>
      </w:r>
      <w:proofErr w:type="spellEnd"/>
      <w:r w:rsidRPr="00B33E2D">
        <w:rPr>
          <w:color w:val="000000" w:themeColor="text1"/>
          <w:sz w:val="26"/>
          <w:szCs w:val="26"/>
        </w:rPr>
        <w:t xml:space="preserve"> </w:t>
      </w:r>
      <w:proofErr w:type="spellStart"/>
      <w:r w:rsidRPr="00B33E2D">
        <w:rPr>
          <w:color w:val="000000" w:themeColor="text1"/>
          <w:sz w:val="26"/>
          <w:szCs w:val="26"/>
        </w:rPr>
        <w:t>khoảng</w:t>
      </w:r>
      <w:proofErr w:type="spellEnd"/>
      <w:r w:rsidRPr="00B33E2D">
        <w:rPr>
          <w:color w:val="000000" w:themeColor="text1"/>
          <w:sz w:val="26"/>
          <w:szCs w:val="26"/>
        </w:rPr>
        <w:t xml:space="preserve"> 3 </w:t>
      </w:r>
      <w:proofErr w:type="spellStart"/>
      <w:r w:rsidRPr="00B33E2D">
        <w:rPr>
          <w:color w:val="000000" w:themeColor="text1"/>
          <w:sz w:val="26"/>
          <w:szCs w:val="26"/>
        </w:rPr>
        <w:t>phút</w:t>
      </w:r>
      <w:proofErr w:type="spellEnd"/>
      <w:r w:rsidRPr="00B33E2D">
        <w:rPr>
          <w:color w:val="000000" w:themeColor="text1"/>
        </w:rPr>
        <w:t>.</w:t>
      </w:r>
    </w:p>
    <w:p w14:paraId="420C8EDD" w14:textId="2B8054B4" w:rsidR="00152D8A" w:rsidRPr="00776A6D" w:rsidRDefault="00152D8A" w:rsidP="008E7E73">
      <w:pPr>
        <w:shd w:val="clear" w:color="auto" w:fill="FFFFFF"/>
        <w:spacing w:line="360" w:lineRule="auto"/>
        <w:ind w:firstLine="284"/>
        <w:jc w:val="both"/>
        <w:rPr>
          <w:rStyle w:val="Strong"/>
          <w:b w:val="0"/>
          <w:bCs w:val="0"/>
          <w:color w:val="313131"/>
          <w:szCs w:val="26"/>
          <w:lang w:val="vi-VN" w:eastAsia="vi-VN"/>
        </w:rPr>
      </w:pPr>
      <w:r w:rsidRPr="00B33E2D">
        <w:rPr>
          <w:color w:val="000000" w:themeColor="text1"/>
          <w:szCs w:val="26"/>
          <w:lang w:val="vi-VN" w:eastAsia="vi-VN"/>
        </w:rPr>
        <w:t>Sau khi ủi xong mạch ta dùng bút lông dầu tô lại những chỗ mực in chưa ăn xuống hết.</w:t>
      </w:r>
    </w:p>
    <w:p w14:paraId="76D194B7" w14:textId="77777777" w:rsidR="00152D8A" w:rsidRPr="00B33E2D" w:rsidRDefault="00152D8A" w:rsidP="008E7E73">
      <w:pPr>
        <w:pStyle w:val="NormalWeb"/>
        <w:shd w:val="clear" w:color="auto" w:fill="FFFFFF"/>
        <w:spacing w:before="0" w:beforeAutospacing="0" w:after="0" w:afterAutospacing="0" w:line="360" w:lineRule="auto"/>
        <w:jc w:val="both"/>
        <w:rPr>
          <w:color w:val="000000" w:themeColor="text1"/>
          <w:sz w:val="23"/>
          <w:szCs w:val="23"/>
        </w:rPr>
      </w:pPr>
      <w:proofErr w:type="spellStart"/>
      <w:r w:rsidRPr="00B33E2D">
        <w:rPr>
          <w:rStyle w:val="Strong"/>
          <w:color w:val="000000" w:themeColor="text1"/>
        </w:rPr>
        <w:t>Bước</w:t>
      </w:r>
      <w:proofErr w:type="spellEnd"/>
      <w:r w:rsidRPr="00B33E2D">
        <w:rPr>
          <w:rStyle w:val="Strong"/>
          <w:color w:val="000000" w:themeColor="text1"/>
        </w:rPr>
        <w:t xml:space="preserve"> 4: </w:t>
      </w:r>
      <w:proofErr w:type="spellStart"/>
      <w:r w:rsidRPr="00B33E2D">
        <w:rPr>
          <w:rStyle w:val="Strong"/>
          <w:color w:val="000000" w:themeColor="text1"/>
        </w:rPr>
        <w:t>Ngâm</w:t>
      </w:r>
      <w:proofErr w:type="spellEnd"/>
      <w:r w:rsidRPr="00B33E2D">
        <w:rPr>
          <w:rStyle w:val="Strong"/>
          <w:color w:val="000000" w:themeColor="text1"/>
        </w:rPr>
        <w:t xml:space="preserve"> </w:t>
      </w:r>
      <w:proofErr w:type="spellStart"/>
      <w:r w:rsidRPr="00B33E2D">
        <w:rPr>
          <w:rStyle w:val="Strong"/>
          <w:color w:val="000000" w:themeColor="text1"/>
        </w:rPr>
        <w:t>mạch</w:t>
      </w:r>
      <w:proofErr w:type="spellEnd"/>
    </w:p>
    <w:p w14:paraId="614327EA" w14:textId="77777777" w:rsidR="00152D8A" w:rsidRPr="00B33E2D" w:rsidRDefault="00152D8A" w:rsidP="008E7E73">
      <w:pPr>
        <w:shd w:val="clear" w:color="auto" w:fill="FFFFFF"/>
        <w:spacing w:line="360" w:lineRule="auto"/>
        <w:ind w:firstLine="284"/>
        <w:jc w:val="both"/>
        <w:rPr>
          <w:color w:val="000000" w:themeColor="text1"/>
          <w:szCs w:val="26"/>
          <w:lang w:val="vi-VN" w:eastAsia="vi-VN"/>
        </w:rPr>
      </w:pPr>
      <w:r w:rsidRPr="00B33E2D">
        <w:rPr>
          <w:color w:val="000000" w:themeColor="text1"/>
          <w:szCs w:val="26"/>
          <w:lang w:val="vi-VN" w:eastAsia="vi-VN"/>
        </w:rPr>
        <w:t>Pha bột sắt ( FeCl3) với nước theo tỉ lệ 100g bột sắt pha với 250ml nước.</w:t>
      </w:r>
    </w:p>
    <w:p w14:paraId="685F2A86" w14:textId="77777777" w:rsidR="00152D8A" w:rsidRPr="00B33E2D" w:rsidRDefault="00152D8A" w:rsidP="008E7E73">
      <w:pPr>
        <w:shd w:val="clear" w:color="auto" w:fill="FFFFFF"/>
        <w:spacing w:line="360" w:lineRule="auto"/>
        <w:ind w:firstLine="284"/>
        <w:jc w:val="both"/>
        <w:rPr>
          <w:color w:val="000000" w:themeColor="text1"/>
          <w:szCs w:val="26"/>
          <w:lang w:val="vi-VN" w:eastAsia="vi-VN"/>
        </w:rPr>
      </w:pPr>
      <w:r w:rsidRPr="00B33E2D">
        <w:rPr>
          <w:color w:val="000000" w:themeColor="text1"/>
          <w:szCs w:val="26"/>
          <w:lang w:val="vi-VN" w:eastAsia="vi-VN"/>
        </w:rPr>
        <w:t>Sau đó ngâm mạch trong dung dịch FeCl3 khoảng 10 phút cho đến khi lớp đồng được ăn mòn hết thì lấy mạch ra rửa với nước cho sạch.</w:t>
      </w:r>
    </w:p>
    <w:p w14:paraId="25EF53D0" w14:textId="77777777" w:rsidR="00152D8A" w:rsidRPr="00B33E2D" w:rsidRDefault="00152D8A" w:rsidP="008E7E73">
      <w:pPr>
        <w:shd w:val="clear" w:color="auto" w:fill="FFFFFF"/>
        <w:spacing w:line="360" w:lineRule="auto"/>
        <w:ind w:firstLine="284"/>
        <w:jc w:val="both"/>
        <w:rPr>
          <w:color w:val="000000" w:themeColor="text1"/>
          <w:szCs w:val="26"/>
          <w:lang w:val="vi-VN" w:eastAsia="vi-VN"/>
        </w:rPr>
      </w:pPr>
      <w:r w:rsidRPr="00B33E2D">
        <w:rPr>
          <w:color w:val="000000" w:themeColor="text1"/>
          <w:szCs w:val="26"/>
          <w:lang w:val="vi-VN" w:eastAsia="vi-VN"/>
        </w:rPr>
        <w:t>Một số lưu ý:</w:t>
      </w:r>
    </w:p>
    <w:p w14:paraId="696F1313" w14:textId="77777777" w:rsidR="00152D8A" w:rsidRPr="00B33E2D" w:rsidRDefault="00152D8A" w:rsidP="008E7E73">
      <w:pPr>
        <w:pStyle w:val="ListParagraph"/>
        <w:numPr>
          <w:ilvl w:val="0"/>
          <w:numId w:val="13"/>
        </w:numPr>
        <w:shd w:val="clear" w:color="auto" w:fill="FFFFFF"/>
        <w:spacing w:line="360" w:lineRule="auto"/>
        <w:jc w:val="both"/>
        <w:rPr>
          <w:color w:val="000000" w:themeColor="text1"/>
          <w:szCs w:val="26"/>
          <w:lang w:val="vi-VN" w:eastAsia="vi-VN"/>
        </w:rPr>
      </w:pPr>
      <w:r w:rsidRPr="00B33E2D">
        <w:rPr>
          <w:color w:val="000000" w:themeColor="text1"/>
          <w:szCs w:val="26"/>
          <w:lang w:val="vi-VN" w:eastAsia="vi-VN"/>
        </w:rPr>
        <w:t>Bột sắt pha với nước với tỷ lệ vừa phải đừng loãng quá điều đó sẽ làm mạch bị ăn mòn lâu hoặc pha quá nhiều sẽ làm mạch in tróc hết.</w:t>
      </w:r>
    </w:p>
    <w:p w14:paraId="653BA8CD" w14:textId="77777777" w:rsidR="00152D8A" w:rsidRPr="00B33E2D" w:rsidRDefault="00152D8A" w:rsidP="008E7E73">
      <w:pPr>
        <w:pStyle w:val="ListParagraph"/>
        <w:numPr>
          <w:ilvl w:val="0"/>
          <w:numId w:val="13"/>
        </w:numPr>
        <w:shd w:val="clear" w:color="auto" w:fill="FFFFFF"/>
        <w:spacing w:line="360" w:lineRule="auto"/>
        <w:jc w:val="both"/>
        <w:rPr>
          <w:color w:val="000000" w:themeColor="text1"/>
          <w:szCs w:val="26"/>
          <w:lang w:val="vi-VN" w:eastAsia="vi-VN"/>
        </w:rPr>
      </w:pPr>
      <w:r w:rsidRPr="00B33E2D">
        <w:rPr>
          <w:color w:val="000000" w:themeColor="text1"/>
          <w:szCs w:val="26"/>
          <w:lang w:val="vi-VN" w:eastAsia="vi-VN"/>
        </w:rPr>
        <w:t>Vì thuốc rửa mạch có hại cho da nên bạn hãy cẩn thận hạn chế bị dính vào người, tốt nhất là nên đeo găng tay và kính bảo hộ khi thực hiện. Nếu không may bị dính vào tay thì hãy nhanh chóng rửa nhanh bằng nước sạch. </w:t>
      </w:r>
    </w:p>
    <w:p w14:paraId="3CC7A5B4" w14:textId="10C1D891" w:rsidR="00152D8A" w:rsidRPr="00DB4626" w:rsidRDefault="00152D8A" w:rsidP="008E7E73">
      <w:pPr>
        <w:shd w:val="clear" w:color="auto" w:fill="FFFFFF"/>
        <w:spacing w:line="360" w:lineRule="auto"/>
        <w:ind w:firstLine="284"/>
        <w:jc w:val="both"/>
        <w:rPr>
          <w:rStyle w:val="Strong"/>
          <w:b w:val="0"/>
          <w:bCs w:val="0"/>
          <w:color w:val="313131"/>
          <w:szCs w:val="26"/>
          <w:lang w:eastAsia="vi-VN"/>
        </w:rPr>
      </w:pPr>
      <w:r w:rsidRPr="00B33E2D">
        <w:rPr>
          <w:color w:val="000000" w:themeColor="text1"/>
          <w:szCs w:val="26"/>
          <w:lang w:val="vi-VN" w:eastAsia="vi-VN"/>
        </w:rPr>
        <w:t>Mạch in sau khi ngâm và rửa sạch bằng nướ</w:t>
      </w:r>
      <w:r w:rsidRPr="00B33E2D">
        <w:rPr>
          <w:color w:val="000000" w:themeColor="text1"/>
          <w:szCs w:val="26"/>
          <w:lang w:eastAsia="vi-VN"/>
        </w:rPr>
        <w:t>c</w:t>
      </w:r>
      <w:r w:rsidR="00776A6D">
        <w:rPr>
          <w:color w:val="000000" w:themeColor="text1"/>
          <w:szCs w:val="26"/>
          <w:lang w:eastAsia="vi-VN"/>
        </w:rPr>
        <w:t>.</w:t>
      </w:r>
    </w:p>
    <w:p w14:paraId="522CAD13" w14:textId="77777777" w:rsidR="00152D8A" w:rsidRPr="00776A6D" w:rsidRDefault="00152D8A" w:rsidP="003C10FB">
      <w:pPr>
        <w:pStyle w:val="NormalWeb"/>
        <w:shd w:val="clear" w:color="auto" w:fill="FFFFFF"/>
        <w:spacing w:before="0" w:beforeAutospacing="0" w:after="0" w:afterAutospacing="0" w:line="360" w:lineRule="auto"/>
        <w:jc w:val="both"/>
        <w:rPr>
          <w:color w:val="222222"/>
          <w:sz w:val="26"/>
          <w:szCs w:val="26"/>
        </w:rPr>
      </w:pPr>
      <w:proofErr w:type="spellStart"/>
      <w:r w:rsidRPr="00776A6D">
        <w:rPr>
          <w:rStyle w:val="Strong"/>
          <w:color w:val="222222"/>
          <w:sz w:val="26"/>
          <w:szCs w:val="26"/>
        </w:rPr>
        <w:t>Bước</w:t>
      </w:r>
      <w:proofErr w:type="spellEnd"/>
      <w:r w:rsidRPr="00776A6D">
        <w:rPr>
          <w:rStyle w:val="Strong"/>
          <w:color w:val="222222"/>
          <w:sz w:val="26"/>
          <w:szCs w:val="26"/>
        </w:rPr>
        <w:t xml:space="preserve"> 5: </w:t>
      </w:r>
      <w:proofErr w:type="spellStart"/>
      <w:r w:rsidRPr="00776A6D">
        <w:rPr>
          <w:rStyle w:val="Strong"/>
          <w:color w:val="222222"/>
          <w:sz w:val="26"/>
          <w:szCs w:val="26"/>
        </w:rPr>
        <w:t>Khoan</w:t>
      </w:r>
      <w:proofErr w:type="spellEnd"/>
      <w:r w:rsidRPr="00776A6D">
        <w:rPr>
          <w:rStyle w:val="Strong"/>
          <w:color w:val="222222"/>
          <w:sz w:val="26"/>
          <w:szCs w:val="26"/>
        </w:rPr>
        <w:t xml:space="preserve"> </w:t>
      </w:r>
      <w:proofErr w:type="spellStart"/>
      <w:r w:rsidRPr="00776A6D">
        <w:rPr>
          <w:rStyle w:val="Strong"/>
          <w:color w:val="222222"/>
          <w:sz w:val="26"/>
          <w:szCs w:val="26"/>
        </w:rPr>
        <w:t>lỗ</w:t>
      </w:r>
      <w:proofErr w:type="spellEnd"/>
    </w:p>
    <w:p w14:paraId="16F8A512" w14:textId="77777777" w:rsidR="00152D8A" w:rsidRPr="00B33E2D" w:rsidRDefault="00152D8A" w:rsidP="003C10FB">
      <w:pPr>
        <w:pStyle w:val="NormalWeb"/>
        <w:shd w:val="clear" w:color="auto" w:fill="FFFFFF"/>
        <w:spacing w:before="0" w:beforeAutospacing="0" w:after="0" w:afterAutospacing="0" w:line="360" w:lineRule="auto"/>
        <w:ind w:firstLine="284"/>
        <w:jc w:val="both"/>
        <w:rPr>
          <w:color w:val="000000" w:themeColor="text1"/>
          <w:sz w:val="26"/>
          <w:szCs w:val="26"/>
        </w:rPr>
      </w:pPr>
      <w:proofErr w:type="spellStart"/>
      <w:r w:rsidRPr="00B33E2D">
        <w:rPr>
          <w:color w:val="000000" w:themeColor="text1"/>
          <w:sz w:val="26"/>
          <w:szCs w:val="26"/>
        </w:rPr>
        <w:t>Dùng</w:t>
      </w:r>
      <w:proofErr w:type="spellEnd"/>
      <w:r w:rsidRPr="00B33E2D">
        <w:rPr>
          <w:color w:val="000000" w:themeColor="text1"/>
          <w:sz w:val="26"/>
          <w:szCs w:val="26"/>
        </w:rPr>
        <w:t xml:space="preserve"> </w:t>
      </w:r>
      <w:proofErr w:type="spellStart"/>
      <w:r w:rsidRPr="00B33E2D">
        <w:rPr>
          <w:color w:val="000000" w:themeColor="text1"/>
          <w:sz w:val="26"/>
          <w:szCs w:val="26"/>
        </w:rPr>
        <w:t>giấy</w:t>
      </w:r>
      <w:proofErr w:type="spellEnd"/>
      <w:r w:rsidRPr="00B33E2D">
        <w:rPr>
          <w:color w:val="000000" w:themeColor="text1"/>
          <w:sz w:val="26"/>
          <w:szCs w:val="26"/>
        </w:rPr>
        <w:t xml:space="preserve"> </w:t>
      </w:r>
      <w:proofErr w:type="spellStart"/>
      <w:r w:rsidRPr="00B33E2D">
        <w:rPr>
          <w:color w:val="000000" w:themeColor="text1"/>
          <w:sz w:val="26"/>
          <w:szCs w:val="26"/>
        </w:rPr>
        <w:t>nhám</w:t>
      </w:r>
      <w:proofErr w:type="spellEnd"/>
      <w:r w:rsidRPr="00B33E2D">
        <w:rPr>
          <w:color w:val="000000" w:themeColor="text1"/>
          <w:sz w:val="26"/>
          <w:szCs w:val="26"/>
        </w:rPr>
        <w:t xml:space="preserve"> </w:t>
      </w:r>
      <w:proofErr w:type="spellStart"/>
      <w:r w:rsidRPr="00B33E2D">
        <w:rPr>
          <w:color w:val="000000" w:themeColor="text1"/>
          <w:sz w:val="26"/>
          <w:szCs w:val="26"/>
        </w:rPr>
        <w:t>làm</w:t>
      </w:r>
      <w:proofErr w:type="spellEnd"/>
      <w:r w:rsidRPr="00B33E2D">
        <w:rPr>
          <w:color w:val="000000" w:themeColor="text1"/>
          <w:sz w:val="26"/>
          <w:szCs w:val="26"/>
        </w:rPr>
        <w:t xml:space="preserve"> </w:t>
      </w:r>
      <w:proofErr w:type="spellStart"/>
      <w:r w:rsidRPr="00B33E2D">
        <w:rPr>
          <w:color w:val="000000" w:themeColor="text1"/>
          <w:sz w:val="26"/>
          <w:szCs w:val="26"/>
        </w:rPr>
        <w:t>sạch</w:t>
      </w:r>
      <w:proofErr w:type="spellEnd"/>
      <w:r w:rsidRPr="00B33E2D">
        <w:rPr>
          <w:color w:val="000000" w:themeColor="text1"/>
          <w:sz w:val="26"/>
          <w:szCs w:val="26"/>
        </w:rPr>
        <w:t xml:space="preserve"> </w:t>
      </w:r>
      <w:proofErr w:type="spellStart"/>
      <w:r w:rsidRPr="00B33E2D">
        <w:rPr>
          <w:color w:val="000000" w:themeColor="text1"/>
          <w:sz w:val="26"/>
          <w:szCs w:val="26"/>
        </w:rPr>
        <w:t>hết</w:t>
      </w:r>
      <w:proofErr w:type="spellEnd"/>
      <w:r w:rsidRPr="00B33E2D">
        <w:rPr>
          <w:color w:val="000000" w:themeColor="text1"/>
          <w:sz w:val="26"/>
          <w:szCs w:val="26"/>
        </w:rPr>
        <w:t xml:space="preserve"> </w:t>
      </w:r>
      <w:proofErr w:type="spellStart"/>
      <w:r w:rsidRPr="00B33E2D">
        <w:rPr>
          <w:color w:val="000000" w:themeColor="text1"/>
          <w:sz w:val="26"/>
          <w:szCs w:val="26"/>
        </w:rPr>
        <w:t>lớp</w:t>
      </w:r>
      <w:proofErr w:type="spellEnd"/>
      <w:r w:rsidRPr="00B33E2D">
        <w:rPr>
          <w:color w:val="000000" w:themeColor="text1"/>
          <w:sz w:val="26"/>
          <w:szCs w:val="26"/>
        </w:rPr>
        <w:t xml:space="preserve"> </w:t>
      </w:r>
      <w:proofErr w:type="spellStart"/>
      <w:r w:rsidRPr="00B33E2D">
        <w:rPr>
          <w:color w:val="000000" w:themeColor="text1"/>
          <w:sz w:val="26"/>
          <w:szCs w:val="26"/>
        </w:rPr>
        <w:t>mực</w:t>
      </w:r>
      <w:proofErr w:type="spellEnd"/>
      <w:r w:rsidRPr="00B33E2D">
        <w:rPr>
          <w:color w:val="000000" w:themeColor="text1"/>
          <w:sz w:val="26"/>
          <w:szCs w:val="26"/>
        </w:rPr>
        <w:t xml:space="preserve"> </w:t>
      </w:r>
      <w:proofErr w:type="spellStart"/>
      <w:r w:rsidRPr="00B33E2D">
        <w:rPr>
          <w:color w:val="000000" w:themeColor="text1"/>
          <w:sz w:val="26"/>
          <w:szCs w:val="26"/>
        </w:rPr>
        <w:t>trên</w:t>
      </w:r>
      <w:proofErr w:type="spellEnd"/>
      <w:r w:rsidRPr="00B33E2D">
        <w:rPr>
          <w:color w:val="000000" w:themeColor="text1"/>
          <w:sz w:val="26"/>
          <w:szCs w:val="26"/>
        </w:rPr>
        <w:t xml:space="preserve"> </w:t>
      </w:r>
      <w:proofErr w:type="spellStart"/>
      <w:r w:rsidRPr="00B33E2D">
        <w:rPr>
          <w:color w:val="000000" w:themeColor="text1"/>
          <w:sz w:val="26"/>
          <w:szCs w:val="26"/>
        </w:rPr>
        <w:t>mạch</w:t>
      </w:r>
      <w:proofErr w:type="spellEnd"/>
      <w:r w:rsidRPr="00B33E2D">
        <w:rPr>
          <w:color w:val="000000" w:themeColor="text1"/>
          <w:sz w:val="26"/>
          <w:szCs w:val="26"/>
        </w:rPr>
        <w:t xml:space="preserve">. Sau </w:t>
      </w:r>
      <w:proofErr w:type="spellStart"/>
      <w:r w:rsidRPr="00B33E2D">
        <w:rPr>
          <w:color w:val="000000" w:themeColor="text1"/>
          <w:sz w:val="26"/>
          <w:szCs w:val="26"/>
        </w:rPr>
        <w:t>đó</w:t>
      </w:r>
      <w:proofErr w:type="spellEnd"/>
      <w:r w:rsidRPr="00B33E2D">
        <w:rPr>
          <w:color w:val="000000" w:themeColor="text1"/>
          <w:sz w:val="26"/>
          <w:szCs w:val="26"/>
        </w:rPr>
        <w:t xml:space="preserve"> </w:t>
      </w:r>
      <w:proofErr w:type="spellStart"/>
      <w:r w:rsidRPr="00B33E2D">
        <w:rPr>
          <w:color w:val="000000" w:themeColor="text1"/>
          <w:sz w:val="26"/>
          <w:szCs w:val="26"/>
        </w:rPr>
        <w:t>tiến</w:t>
      </w:r>
      <w:proofErr w:type="spellEnd"/>
      <w:r w:rsidRPr="00B33E2D">
        <w:rPr>
          <w:color w:val="000000" w:themeColor="text1"/>
          <w:sz w:val="26"/>
          <w:szCs w:val="26"/>
        </w:rPr>
        <w:t xml:space="preserve"> </w:t>
      </w:r>
      <w:proofErr w:type="spellStart"/>
      <w:r w:rsidRPr="00B33E2D">
        <w:rPr>
          <w:color w:val="000000" w:themeColor="text1"/>
          <w:sz w:val="26"/>
          <w:szCs w:val="26"/>
        </w:rPr>
        <w:t>hành</w:t>
      </w:r>
      <w:proofErr w:type="spellEnd"/>
      <w:r w:rsidRPr="00B33E2D">
        <w:rPr>
          <w:color w:val="000000" w:themeColor="text1"/>
          <w:sz w:val="26"/>
          <w:szCs w:val="26"/>
        </w:rPr>
        <w:t xml:space="preserve"> </w:t>
      </w:r>
      <w:proofErr w:type="spellStart"/>
      <w:r w:rsidRPr="00B33E2D">
        <w:rPr>
          <w:color w:val="000000" w:themeColor="text1"/>
          <w:sz w:val="26"/>
          <w:szCs w:val="26"/>
        </w:rPr>
        <w:t>khoan</w:t>
      </w:r>
      <w:proofErr w:type="spellEnd"/>
      <w:r w:rsidRPr="00B33E2D">
        <w:rPr>
          <w:color w:val="000000" w:themeColor="text1"/>
          <w:sz w:val="26"/>
          <w:szCs w:val="26"/>
        </w:rPr>
        <w:t xml:space="preserve"> </w:t>
      </w:r>
      <w:proofErr w:type="spellStart"/>
      <w:r w:rsidRPr="00B33E2D">
        <w:rPr>
          <w:color w:val="000000" w:themeColor="text1"/>
          <w:sz w:val="26"/>
          <w:szCs w:val="26"/>
        </w:rPr>
        <w:t>mạch</w:t>
      </w:r>
      <w:proofErr w:type="spellEnd"/>
      <w:r w:rsidRPr="00B33E2D">
        <w:rPr>
          <w:color w:val="000000" w:themeColor="text1"/>
          <w:sz w:val="26"/>
          <w:szCs w:val="26"/>
        </w:rPr>
        <w:t>.</w:t>
      </w:r>
    </w:p>
    <w:p w14:paraId="5BE15DFB" w14:textId="77777777" w:rsidR="00152D8A" w:rsidRPr="00B33E2D" w:rsidRDefault="00152D8A" w:rsidP="003C10FB">
      <w:pPr>
        <w:pStyle w:val="NormalWeb"/>
        <w:shd w:val="clear" w:color="auto" w:fill="FFFFFF"/>
        <w:spacing w:before="0" w:beforeAutospacing="0" w:after="0" w:afterAutospacing="0" w:line="360" w:lineRule="auto"/>
        <w:ind w:firstLine="284"/>
        <w:jc w:val="both"/>
        <w:rPr>
          <w:color w:val="000000" w:themeColor="text1"/>
          <w:sz w:val="26"/>
          <w:szCs w:val="26"/>
        </w:rPr>
      </w:pPr>
      <w:proofErr w:type="spellStart"/>
      <w:r w:rsidRPr="00B33E2D">
        <w:rPr>
          <w:color w:val="000000" w:themeColor="text1"/>
          <w:sz w:val="26"/>
          <w:szCs w:val="26"/>
        </w:rPr>
        <w:t>Một</w:t>
      </w:r>
      <w:proofErr w:type="spellEnd"/>
      <w:r w:rsidRPr="00B33E2D">
        <w:rPr>
          <w:color w:val="000000" w:themeColor="text1"/>
          <w:sz w:val="26"/>
          <w:szCs w:val="26"/>
        </w:rPr>
        <w:t xml:space="preserve"> </w:t>
      </w:r>
      <w:proofErr w:type="spellStart"/>
      <w:r w:rsidRPr="00B33E2D">
        <w:rPr>
          <w:color w:val="000000" w:themeColor="text1"/>
          <w:sz w:val="26"/>
          <w:szCs w:val="26"/>
        </w:rPr>
        <w:t>số</w:t>
      </w:r>
      <w:proofErr w:type="spellEnd"/>
      <w:r w:rsidRPr="00B33E2D">
        <w:rPr>
          <w:color w:val="000000" w:themeColor="text1"/>
          <w:sz w:val="26"/>
          <w:szCs w:val="26"/>
        </w:rPr>
        <w:t xml:space="preserve"> </w:t>
      </w:r>
      <w:proofErr w:type="spellStart"/>
      <w:r w:rsidRPr="00B33E2D">
        <w:rPr>
          <w:color w:val="000000" w:themeColor="text1"/>
          <w:sz w:val="26"/>
          <w:szCs w:val="26"/>
        </w:rPr>
        <w:t>lưu</w:t>
      </w:r>
      <w:proofErr w:type="spellEnd"/>
      <w:r w:rsidRPr="00B33E2D">
        <w:rPr>
          <w:color w:val="000000" w:themeColor="text1"/>
          <w:sz w:val="26"/>
          <w:szCs w:val="26"/>
        </w:rPr>
        <w:t xml:space="preserve"> ý </w:t>
      </w:r>
      <w:proofErr w:type="spellStart"/>
      <w:r w:rsidRPr="00B33E2D">
        <w:rPr>
          <w:color w:val="000000" w:themeColor="text1"/>
          <w:sz w:val="26"/>
          <w:szCs w:val="26"/>
        </w:rPr>
        <w:t>khi</w:t>
      </w:r>
      <w:proofErr w:type="spellEnd"/>
      <w:r w:rsidRPr="00B33E2D">
        <w:rPr>
          <w:color w:val="000000" w:themeColor="text1"/>
          <w:sz w:val="26"/>
          <w:szCs w:val="26"/>
        </w:rPr>
        <w:t xml:space="preserve"> </w:t>
      </w:r>
      <w:proofErr w:type="spellStart"/>
      <w:r w:rsidRPr="00B33E2D">
        <w:rPr>
          <w:color w:val="000000" w:themeColor="text1"/>
          <w:sz w:val="26"/>
          <w:szCs w:val="26"/>
        </w:rPr>
        <w:t>khoan</w:t>
      </w:r>
      <w:proofErr w:type="spellEnd"/>
      <w:r w:rsidRPr="00B33E2D">
        <w:rPr>
          <w:color w:val="000000" w:themeColor="text1"/>
          <w:sz w:val="26"/>
          <w:szCs w:val="26"/>
        </w:rPr>
        <w:t xml:space="preserve"> </w:t>
      </w:r>
      <w:proofErr w:type="spellStart"/>
      <w:r w:rsidRPr="00B33E2D">
        <w:rPr>
          <w:color w:val="000000" w:themeColor="text1"/>
          <w:sz w:val="26"/>
          <w:szCs w:val="26"/>
        </w:rPr>
        <w:t>mạch</w:t>
      </w:r>
      <w:proofErr w:type="spellEnd"/>
      <w:r w:rsidRPr="00B33E2D">
        <w:rPr>
          <w:color w:val="000000" w:themeColor="text1"/>
          <w:sz w:val="26"/>
          <w:szCs w:val="26"/>
        </w:rPr>
        <w:t>:</w:t>
      </w:r>
    </w:p>
    <w:p w14:paraId="6FDF5A18" w14:textId="77777777" w:rsidR="00152D8A" w:rsidRPr="00B33E2D" w:rsidRDefault="00152D8A" w:rsidP="003C10FB">
      <w:pPr>
        <w:numPr>
          <w:ilvl w:val="0"/>
          <w:numId w:val="9"/>
        </w:numPr>
        <w:shd w:val="clear" w:color="auto" w:fill="FFFFFF"/>
        <w:spacing w:line="360" w:lineRule="auto"/>
        <w:ind w:left="1035"/>
        <w:jc w:val="both"/>
        <w:rPr>
          <w:color w:val="000000" w:themeColor="text1"/>
          <w:szCs w:val="26"/>
        </w:rPr>
      </w:pPr>
      <w:proofErr w:type="spellStart"/>
      <w:r w:rsidRPr="00B33E2D">
        <w:rPr>
          <w:color w:val="000000" w:themeColor="text1"/>
          <w:szCs w:val="26"/>
        </w:rPr>
        <w:t>Bạn</w:t>
      </w:r>
      <w:proofErr w:type="spellEnd"/>
      <w:r w:rsidRPr="00B33E2D">
        <w:rPr>
          <w:color w:val="000000" w:themeColor="text1"/>
          <w:szCs w:val="26"/>
        </w:rPr>
        <w:t xml:space="preserve"> </w:t>
      </w:r>
      <w:proofErr w:type="spellStart"/>
      <w:r w:rsidRPr="00B33E2D">
        <w:rPr>
          <w:color w:val="000000" w:themeColor="text1"/>
          <w:szCs w:val="26"/>
        </w:rPr>
        <w:t>nên</w:t>
      </w:r>
      <w:proofErr w:type="spellEnd"/>
      <w:r w:rsidRPr="00B33E2D">
        <w:rPr>
          <w:color w:val="000000" w:themeColor="text1"/>
          <w:szCs w:val="26"/>
        </w:rPr>
        <w:t xml:space="preserve"> </w:t>
      </w:r>
      <w:proofErr w:type="spellStart"/>
      <w:r w:rsidRPr="00B33E2D">
        <w:rPr>
          <w:color w:val="000000" w:themeColor="text1"/>
          <w:szCs w:val="26"/>
        </w:rPr>
        <w:t>đặt</w:t>
      </w:r>
      <w:proofErr w:type="spellEnd"/>
      <w:r w:rsidRPr="00B33E2D">
        <w:rPr>
          <w:color w:val="000000" w:themeColor="text1"/>
          <w:szCs w:val="26"/>
        </w:rPr>
        <w:t xml:space="preserve"> board </w:t>
      </w:r>
      <w:proofErr w:type="spellStart"/>
      <w:r w:rsidRPr="00B33E2D">
        <w:rPr>
          <w:color w:val="000000" w:themeColor="text1"/>
          <w:szCs w:val="26"/>
        </w:rPr>
        <w:t>cần</w:t>
      </w:r>
      <w:proofErr w:type="spellEnd"/>
      <w:r w:rsidRPr="00B33E2D">
        <w:rPr>
          <w:color w:val="000000" w:themeColor="text1"/>
          <w:szCs w:val="26"/>
        </w:rPr>
        <w:t xml:space="preserve"> </w:t>
      </w:r>
      <w:proofErr w:type="spellStart"/>
      <w:r w:rsidRPr="00B33E2D">
        <w:rPr>
          <w:color w:val="000000" w:themeColor="text1"/>
          <w:szCs w:val="26"/>
        </w:rPr>
        <w:t>khoan</w:t>
      </w:r>
      <w:proofErr w:type="spellEnd"/>
      <w:r w:rsidRPr="00B33E2D">
        <w:rPr>
          <w:color w:val="000000" w:themeColor="text1"/>
          <w:szCs w:val="26"/>
        </w:rPr>
        <w:t xml:space="preserve"> </w:t>
      </w:r>
      <w:proofErr w:type="spellStart"/>
      <w:r w:rsidRPr="00B33E2D">
        <w:rPr>
          <w:color w:val="000000" w:themeColor="text1"/>
          <w:szCs w:val="26"/>
        </w:rPr>
        <w:t>trên</w:t>
      </w:r>
      <w:proofErr w:type="spellEnd"/>
      <w:r w:rsidRPr="00B33E2D">
        <w:rPr>
          <w:color w:val="000000" w:themeColor="text1"/>
          <w:szCs w:val="26"/>
        </w:rPr>
        <w:t xml:space="preserve"> </w:t>
      </w:r>
      <w:proofErr w:type="spellStart"/>
      <w:r w:rsidRPr="00B33E2D">
        <w:rPr>
          <w:color w:val="000000" w:themeColor="text1"/>
          <w:szCs w:val="26"/>
        </w:rPr>
        <w:t>một</w:t>
      </w:r>
      <w:proofErr w:type="spellEnd"/>
      <w:r w:rsidRPr="00B33E2D">
        <w:rPr>
          <w:color w:val="000000" w:themeColor="text1"/>
          <w:szCs w:val="26"/>
        </w:rPr>
        <w:t xml:space="preserve"> </w:t>
      </w:r>
      <w:proofErr w:type="spellStart"/>
      <w:r w:rsidRPr="00B33E2D">
        <w:rPr>
          <w:color w:val="000000" w:themeColor="text1"/>
          <w:szCs w:val="26"/>
        </w:rPr>
        <w:t>cuốn</w:t>
      </w:r>
      <w:proofErr w:type="spellEnd"/>
      <w:r w:rsidRPr="00B33E2D">
        <w:rPr>
          <w:color w:val="000000" w:themeColor="text1"/>
          <w:szCs w:val="26"/>
        </w:rPr>
        <w:t xml:space="preserve"> </w:t>
      </w:r>
      <w:proofErr w:type="spellStart"/>
      <w:r w:rsidRPr="00B33E2D">
        <w:rPr>
          <w:color w:val="000000" w:themeColor="text1"/>
          <w:szCs w:val="26"/>
        </w:rPr>
        <w:t>vở</w:t>
      </w:r>
      <w:proofErr w:type="spellEnd"/>
      <w:r w:rsidRPr="00B33E2D">
        <w:rPr>
          <w:color w:val="000000" w:themeColor="text1"/>
          <w:szCs w:val="26"/>
        </w:rPr>
        <w:t xml:space="preserve">, </w:t>
      </w:r>
      <w:proofErr w:type="spellStart"/>
      <w:r w:rsidRPr="00B33E2D">
        <w:rPr>
          <w:color w:val="000000" w:themeColor="text1"/>
          <w:szCs w:val="26"/>
        </w:rPr>
        <w:t>khi</w:t>
      </w:r>
      <w:proofErr w:type="spellEnd"/>
      <w:r w:rsidRPr="00B33E2D">
        <w:rPr>
          <w:color w:val="000000" w:themeColor="text1"/>
          <w:szCs w:val="26"/>
        </w:rPr>
        <w:t xml:space="preserve"> </w:t>
      </w:r>
      <w:proofErr w:type="spellStart"/>
      <w:r w:rsidRPr="00B33E2D">
        <w:rPr>
          <w:color w:val="000000" w:themeColor="text1"/>
          <w:szCs w:val="26"/>
        </w:rPr>
        <w:t>bạn</w:t>
      </w:r>
      <w:proofErr w:type="spellEnd"/>
      <w:r w:rsidRPr="00B33E2D">
        <w:rPr>
          <w:color w:val="000000" w:themeColor="text1"/>
          <w:szCs w:val="26"/>
        </w:rPr>
        <w:t xml:space="preserve"> </w:t>
      </w:r>
      <w:proofErr w:type="spellStart"/>
      <w:r w:rsidRPr="00B33E2D">
        <w:rPr>
          <w:color w:val="000000" w:themeColor="text1"/>
          <w:szCs w:val="26"/>
        </w:rPr>
        <w:t>lỡ</w:t>
      </w:r>
      <w:proofErr w:type="spellEnd"/>
      <w:r w:rsidRPr="00B33E2D">
        <w:rPr>
          <w:color w:val="000000" w:themeColor="text1"/>
          <w:szCs w:val="26"/>
        </w:rPr>
        <w:t xml:space="preserve"> </w:t>
      </w:r>
      <w:proofErr w:type="spellStart"/>
      <w:r w:rsidRPr="00B33E2D">
        <w:rPr>
          <w:color w:val="000000" w:themeColor="text1"/>
          <w:szCs w:val="26"/>
        </w:rPr>
        <w:t>khoan</w:t>
      </w:r>
      <w:proofErr w:type="spellEnd"/>
      <w:r w:rsidRPr="00B33E2D">
        <w:rPr>
          <w:color w:val="000000" w:themeColor="text1"/>
          <w:szCs w:val="26"/>
        </w:rPr>
        <w:t xml:space="preserve"> </w:t>
      </w:r>
      <w:proofErr w:type="spellStart"/>
      <w:r w:rsidRPr="00B33E2D">
        <w:rPr>
          <w:color w:val="000000" w:themeColor="text1"/>
          <w:szCs w:val="26"/>
        </w:rPr>
        <w:t>sâu</w:t>
      </w:r>
      <w:proofErr w:type="spellEnd"/>
      <w:r w:rsidRPr="00B33E2D">
        <w:rPr>
          <w:color w:val="000000" w:themeColor="text1"/>
          <w:szCs w:val="26"/>
        </w:rPr>
        <w:t xml:space="preserve"> </w:t>
      </w:r>
      <w:proofErr w:type="spellStart"/>
      <w:r w:rsidRPr="00B33E2D">
        <w:rPr>
          <w:color w:val="000000" w:themeColor="text1"/>
          <w:szCs w:val="26"/>
        </w:rPr>
        <w:t>quá</w:t>
      </w:r>
      <w:proofErr w:type="spellEnd"/>
      <w:r w:rsidRPr="00B33E2D">
        <w:rPr>
          <w:color w:val="000000" w:themeColor="text1"/>
          <w:szCs w:val="26"/>
        </w:rPr>
        <w:t xml:space="preserve"> </w:t>
      </w:r>
      <w:proofErr w:type="spellStart"/>
      <w:r w:rsidRPr="00B33E2D">
        <w:rPr>
          <w:color w:val="000000" w:themeColor="text1"/>
          <w:szCs w:val="26"/>
        </w:rPr>
        <w:t>thì</w:t>
      </w:r>
      <w:proofErr w:type="spellEnd"/>
      <w:r w:rsidRPr="00B33E2D">
        <w:rPr>
          <w:color w:val="000000" w:themeColor="text1"/>
          <w:szCs w:val="26"/>
        </w:rPr>
        <w:t xml:space="preserve"> </w:t>
      </w:r>
      <w:proofErr w:type="spellStart"/>
      <w:r w:rsidRPr="00B33E2D">
        <w:rPr>
          <w:color w:val="000000" w:themeColor="text1"/>
          <w:szCs w:val="26"/>
        </w:rPr>
        <w:t>mũi</w:t>
      </w:r>
      <w:proofErr w:type="spellEnd"/>
      <w:r w:rsidRPr="00B33E2D">
        <w:rPr>
          <w:color w:val="000000" w:themeColor="text1"/>
          <w:szCs w:val="26"/>
        </w:rPr>
        <w:t xml:space="preserve"> </w:t>
      </w:r>
      <w:proofErr w:type="spellStart"/>
      <w:r w:rsidRPr="00B33E2D">
        <w:rPr>
          <w:color w:val="000000" w:themeColor="text1"/>
          <w:szCs w:val="26"/>
        </w:rPr>
        <w:t>khoan</w:t>
      </w:r>
      <w:proofErr w:type="spellEnd"/>
      <w:r w:rsidRPr="00B33E2D">
        <w:rPr>
          <w:color w:val="000000" w:themeColor="text1"/>
          <w:szCs w:val="26"/>
        </w:rPr>
        <w:t xml:space="preserve"> </w:t>
      </w:r>
      <w:proofErr w:type="spellStart"/>
      <w:r w:rsidRPr="00B33E2D">
        <w:rPr>
          <w:color w:val="000000" w:themeColor="text1"/>
          <w:szCs w:val="26"/>
        </w:rPr>
        <w:t>xuyên</w:t>
      </w:r>
      <w:proofErr w:type="spellEnd"/>
      <w:r w:rsidRPr="00B33E2D">
        <w:rPr>
          <w:color w:val="000000" w:themeColor="text1"/>
          <w:szCs w:val="26"/>
        </w:rPr>
        <w:t xml:space="preserve"> </w:t>
      </w:r>
      <w:proofErr w:type="spellStart"/>
      <w:r w:rsidRPr="00B33E2D">
        <w:rPr>
          <w:color w:val="000000" w:themeColor="text1"/>
          <w:szCs w:val="26"/>
        </w:rPr>
        <w:t>vào</w:t>
      </w:r>
      <w:proofErr w:type="spellEnd"/>
      <w:r w:rsidRPr="00B33E2D">
        <w:rPr>
          <w:color w:val="000000" w:themeColor="text1"/>
          <w:szCs w:val="26"/>
        </w:rPr>
        <w:t xml:space="preserve"> </w:t>
      </w:r>
      <w:proofErr w:type="spellStart"/>
      <w:r w:rsidRPr="00B33E2D">
        <w:rPr>
          <w:color w:val="000000" w:themeColor="text1"/>
          <w:szCs w:val="26"/>
        </w:rPr>
        <w:t>giấy</w:t>
      </w:r>
      <w:proofErr w:type="spellEnd"/>
      <w:r w:rsidRPr="00B33E2D">
        <w:rPr>
          <w:color w:val="000000" w:themeColor="text1"/>
          <w:szCs w:val="26"/>
        </w:rPr>
        <w:t xml:space="preserve"> </w:t>
      </w:r>
      <w:proofErr w:type="spellStart"/>
      <w:r w:rsidRPr="00B33E2D">
        <w:rPr>
          <w:color w:val="000000" w:themeColor="text1"/>
          <w:szCs w:val="26"/>
        </w:rPr>
        <w:t>không</w:t>
      </w:r>
      <w:proofErr w:type="spellEnd"/>
      <w:r w:rsidRPr="00B33E2D">
        <w:rPr>
          <w:color w:val="000000" w:themeColor="text1"/>
          <w:szCs w:val="26"/>
        </w:rPr>
        <w:t xml:space="preserve"> </w:t>
      </w:r>
      <w:proofErr w:type="spellStart"/>
      <w:r w:rsidRPr="00B33E2D">
        <w:rPr>
          <w:color w:val="000000" w:themeColor="text1"/>
          <w:szCs w:val="26"/>
        </w:rPr>
        <w:t>bị</w:t>
      </w:r>
      <w:proofErr w:type="spellEnd"/>
      <w:r w:rsidRPr="00B33E2D">
        <w:rPr>
          <w:color w:val="000000" w:themeColor="text1"/>
          <w:szCs w:val="26"/>
        </w:rPr>
        <w:t xml:space="preserve"> </w:t>
      </w:r>
      <w:proofErr w:type="spellStart"/>
      <w:r w:rsidRPr="00B33E2D">
        <w:rPr>
          <w:color w:val="000000" w:themeColor="text1"/>
          <w:szCs w:val="26"/>
        </w:rPr>
        <w:t>dính</w:t>
      </w:r>
      <w:proofErr w:type="spellEnd"/>
      <w:r w:rsidRPr="00B33E2D">
        <w:rPr>
          <w:color w:val="000000" w:themeColor="text1"/>
          <w:szCs w:val="26"/>
        </w:rPr>
        <w:t xml:space="preserve"> </w:t>
      </w:r>
      <w:proofErr w:type="spellStart"/>
      <w:r w:rsidRPr="00B33E2D">
        <w:rPr>
          <w:color w:val="000000" w:themeColor="text1"/>
          <w:szCs w:val="26"/>
        </w:rPr>
        <w:t>mũi</w:t>
      </w:r>
      <w:proofErr w:type="spellEnd"/>
      <w:r w:rsidRPr="00B33E2D">
        <w:rPr>
          <w:color w:val="000000" w:themeColor="text1"/>
          <w:szCs w:val="26"/>
        </w:rPr>
        <w:t xml:space="preserve"> </w:t>
      </w:r>
      <w:proofErr w:type="spellStart"/>
      <w:r w:rsidRPr="00B33E2D">
        <w:rPr>
          <w:color w:val="000000" w:themeColor="text1"/>
          <w:szCs w:val="26"/>
        </w:rPr>
        <w:t>khoan</w:t>
      </w:r>
      <w:proofErr w:type="spellEnd"/>
      <w:r w:rsidRPr="00B33E2D">
        <w:rPr>
          <w:color w:val="000000" w:themeColor="text1"/>
          <w:szCs w:val="26"/>
        </w:rPr>
        <w:t xml:space="preserve">, </w:t>
      </w:r>
      <w:proofErr w:type="spellStart"/>
      <w:r w:rsidRPr="00B33E2D">
        <w:rPr>
          <w:color w:val="000000" w:themeColor="text1"/>
          <w:szCs w:val="26"/>
        </w:rPr>
        <w:t>đồng</w:t>
      </w:r>
      <w:proofErr w:type="spellEnd"/>
      <w:r w:rsidRPr="00B33E2D">
        <w:rPr>
          <w:color w:val="000000" w:themeColor="text1"/>
          <w:szCs w:val="26"/>
        </w:rPr>
        <w:t xml:space="preserve"> </w:t>
      </w:r>
      <w:proofErr w:type="spellStart"/>
      <w:r w:rsidRPr="00B33E2D">
        <w:rPr>
          <w:color w:val="000000" w:themeColor="text1"/>
          <w:szCs w:val="26"/>
        </w:rPr>
        <w:t>thời</w:t>
      </w:r>
      <w:proofErr w:type="spellEnd"/>
      <w:r w:rsidRPr="00B33E2D">
        <w:rPr>
          <w:color w:val="000000" w:themeColor="text1"/>
          <w:szCs w:val="26"/>
        </w:rPr>
        <w:t xml:space="preserve"> </w:t>
      </w:r>
      <w:proofErr w:type="spellStart"/>
      <w:r w:rsidRPr="00B33E2D">
        <w:rPr>
          <w:color w:val="000000" w:themeColor="text1"/>
          <w:szCs w:val="26"/>
        </w:rPr>
        <w:t>bảo</w:t>
      </w:r>
      <w:proofErr w:type="spellEnd"/>
      <w:r w:rsidRPr="00B33E2D">
        <w:rPr>
          <w:color w:val="000000" w:themeColor="text1"/>
          <w:szCs w:val="26"/>
        </w:rPr>
        <w:t xml:space="preserve"> </w:t>
      </w:r>
      <w:proofErr w:type="spellStart"/>
      <w:r w:rsidRPr="00B33E2D">
        <w:rPr>
          <w:color w:val="000000" w:themeColor="text1"/>
          <w:szCs w:val="26"/>
        </w:rPr>
        <w:t>vệ</w:t>
      </w:r>
      <w:proofErr w:type="spellEnd"/>
      <w:r w:rsidRPr="00B33E2D">
        <w:rPr>
          <w:color w:val="000000" w:themeColor="text1"/>
          <w:szCs w:val="26"/>
        </w:rPr>
        <w:t xml:space="preserve"> </w:t>
      </w:r>
      <w:proofErr w:type="spellStart"/>
      <w:r w:rsidRPr="00B33E2D">
        <w:rPr>
          <w:color w:val="000000" w:themeColor="text1"/>
          <w:szCs w:val="26"/>
        </w:rPr>
        <w:t>mặt</w:t>
      </w:r>
      <w:proofErr w:type="spellEnd"/>
      <w:r w:rsidRPr="00B33E2D">
        <w:rPr>
          <w:color w:val="000000" w:themeColor="text1"/>
          <w:szCs w:val="26"/>
        </w:rPr>
        <w:t xml:space="preserve"> </w:t>
      </w:r>
      <w:proofErr w:type="spellStart"/>
      <w:r w:rsidRPr="00B33E2D">
        <w:rPr>
          <w:color w:val="000000" w:themeColor="text1"/>
          <w:szCs w:val="26"/>
        </w:rPr>
        <w:t>bàn</w:t>
      </w:r>
      <w:proofErr w:type="spellEnd"/>
      <w:r w:rsidRPr="00B33E2D">
        <w:rPr>
          <w:color w:val="000000" w:themeColor="text1"/>
          <w:szCs w:val="26"/>
        </w:rPr>
        <w:t>.</w:t>
      </w:r>
    </w:p>
    <w:p w14:paraId="66904AD8" w14:textId="77777777" w:rsidR="00152D8A" w:rsidRPr="00B33E2D" w:rsidRDefault="00152D8A" w:rsidP="003C10FB">
      <w:pPr>
        <w:numPr>
          <w:ilvl w:val="0"/>
          <w:numId w:val="9"/>
        </w:numPr>
        <w:shd w:val="clear" w:color="auto" w:fill="FFFFFF"/>
        <w:spacing w:line="360" w:lineRule="auto"/>
        <w:ind w:left="1035"/>
        <w:jc w:val="both"/>
        <w:rPr>
          <w:color w:val="000000" w:themeColor="text1"/>
          <w:szCs w:val="26"/>
        </w:rPr>
      </w:pPr>
      <w:r w:rsidRPr="00B33E2D">
        <w:rPr>
          <w:color w:val="000000" w:themeColor="text1"/>
          <w:szCs w:val="26"/>
        </w:rPr>
        <w:t xml:space="preserve">Khi </w:t>
      </w:r>
      <w:proofErr w:type="spellStart"/>
      <w:r w:rsidRPr="00B33E2D">
        <w:rPr>
          <w:color w:val="000000" w:themeColor="text1"/>
          <w:szCs w:val="26"/>
        </w:rPr>
        <w:t>khoan</w:t>
      </w:r>
      <w:proofErr w:type="spellEnd"/>
      <w:r w:rsidRPr="00B33E2D">
        <w:rPr>
          <w:color w:val="000000" w:themeColor="text1"/>
          <w:szCs w:val="26"/>
        </w:rPr>
        <w:t xml:space="preserve"> </w:t>
      </w:r>
      <w:proofErr w:type="spellStart"/>
      <w:r w:rsidRPr="00B33E2D">
        <w:rPr>
          <w:color w:val="000000" w:themeColor="text1"/>
          <w:szCs w:val="26"/>
        </w:rPr>
        <w:t>cố</w:t>
      </w:r>
      <w:proofErr w:type="spellEnd"/>
      <w:r w:rsidRPr="00B33E2D">
        <w:rPr>
          <w:color w:val="000000" w:themeColor="text1"/>
          <w:szCs w:val="26"/>
        </w:rPr>
        <w:t xml:space="preserve"> </w:t>
      </w:r>
      <w:proofErr w:type="spellStart"/>
      <w:r w:rsidRPr="00B33E2D">
        <w:rPr>
          <w:color w:val="000000" w:themeColor="text1"/>
          <w:szCs w:val="26"/>
        </w:rPr>
        <w:t>gắng</w:t>
      </w:r>
      <w:proofErr w:type="spellEnd"/>
      <w:r w:rsidRPr="00B33E2D">
        <w:rPr>
          <w:color w:val="000000" w:themeColor="text1"/>
          <w:szCs w:val="26"/>
        </w:rPr>
        <w:t xml:space="preserve"> </w:t>
      </w:r>
      <w:proofErr w:type="spellStart"/>
      <w:r w:rsidRPr="00B33E2D">
        <w:rPr>
          <w:color w:val="000000" w:themeColor="text1"/>
          <w:szCs w:val="26"/>
        </w:rPr>
        <w:t>đặt</w:t>
      </w:r>
      <w:proofErr w:type="spellEnd"/>
      <w:r w:rsidRPr="00B33E2D">
        <w:rPr>
          <w:color w:val="000000" w:themeColor="text1"/>
          <w:szCs w:val="26"/>
        </w:rPr>
        <w:t xml:space="preserve"> </w:t>
      </w:r>
      <w:proofErr w:type="spellStart"/>
      <w:r w:rsidRPr="00B33E2D">
        <w:rPr>
          <w:color w:val="000000" w:themeColor="text1"/>
          <w:szCs w:val="26"/>
        </w:rPr>
        <w:t>mũi</w:t>
      </w:r>
      <w:proofErr w:type="spellEnd"/>
      <w:r w:rsidRPr="00B33E2D">
        <w:rPr>
          <w:color w:val="000000" w:themeColor="text1"/>
          <w:szCs w:val="26"/>
        </w:rPr>
        <w:t xml:space="preserve"> </w:t>
      </w:r>
      <w:proofErr w:type="spellStart"/>
      <w:r w:rsidRPr="00B33E2D">
        <w:rPr>
          <w:color w:val="000000" w:themeColor="text1"/>
          <w:szCs w:val="26"/>
        </w:rPr>
        <w:t>khoan</w:t>
      </w:r>
      <w:proofErr w:type="spellEnd"/>
      <w:r w:rsidRPr="00B33E2D">
        <w:rPr>
          <w:color w:val="000000" w:themeColor="text1"/>
          <w:szCs w:val="26"/>
        </w:rPr>
        <w:t xml:space="preserve"> </w:t>
      </w:r>
      <w:proofErr w:type="spellStart"/>
      <w:r w:rsidRPr="00B33E2D">
        <w:rPr>
          <w:color w:val="000000" w:themeColor="text1"/>
          <w:szCs w:val="26"/>
        </w:rPr>
        <w:t>vuông</w:t>
      </w:r>
      <w:proofErr w:type="spellEnd"/>
      <w:r w:rsidRPr="00B33E2D">
        <w:rPr>
          <w:color w:val="000000" w:themeColor="text1"/>
          <w:szCs w:val="26"/>
        </w:rPr>
        <w:t xml:space="preserve"> </w:t>
      </w:r>
      <w:proofErr w:type="spellStart"/>
      <w:r w:rsidRPr="00B33E2D">
        <w:rPr>
          <w:color w:val="000000" w:themeColor="text1"/>
          <w:szCs w:val="26"/>
        </w:rPr>
        <w:t>góc</w:t>
      </w:r>
      <w:proofErr w:type="spellEnd"/>
      <w:r w:rsidRPr="00B33E2D">
        <w:rPr>
          <w:color w:val="000000" w:themeColor="text1"/>
          <w:szCs w:val="26"/>
        </w:rPr>
        <w:t xml:space="preserve"> </w:t>
      </w:r>
      <w:proofErr w:type="spellStart"/>
      <w:r w:rsidRPr="00B33E2D">
        <w:rPr>
          <w:color w:val="000000" w:themeColor="text1"/>
          <w:szCs w:val="26"/>
        </w:rPr>
        <w:t>với</w:t>
      </w:r>
      <w:proofErr w:type="spellEnd"/>
      <w:r w:rsidRPr="00B33E2D">
        <w:rPr>
          <w:color w:val="000000" w:themeColor="text1"/>
          <w:szCs w:val="26"/>
        </w:rPr>
        <w:t xml:space="preserve"> board </w:t>
      </w:r>
      <w:proofErr w:type="spellStart"/>
      <w:r w:rsidRPr="00B33E2D">
        <w:rPr>
          <w:color w:val="000000" w:themeColor="text1"/>
          <w:szCs w:val="26"/>
        </w:rPr>
        <w:t>mạch</w:t>
      </w:r>
      <w:proofErr w:type="spellEnd"/>
      <w:r w:rsidRPr="00B33E2D">
        <w:rPr>
          <w:color w:val="000000" w:themeColor="text1"/>
          <w:szCs w:val="26"/>
        </w:rPr>
        <w:t>.</w:t>
      </w:r>
    </w:p>
    <w:p w14:paraId="489431AF" w14:textId="77777777" w:rsidR="00152D8A" w:rsidRPr="00B33E2D" w:rsidRDefault="00152D8A" w:rsidP="003C10FB">
      <w:pPr>
        <w:numPr>
          <w:ilvl w:val="0"/>
          <w:numId w:val="9"/>
        </w:numPr>
        <w:shd w:val="clear" w:color="auto" w:fill="FFFFFF"/>
        <w:spacing w:line="360" w:lineRule="auto"/>
        <w:ind w:left="1035"/>
        <w:jc w:val="both"/>
        <w:rPr>
          <w:color w:val="000000" w:themeColor="text1"/>
          <w:szCs w:val="26"/>
        </w:rPr>
      </w:pPr>
      <w:proofErr w:type="spellStart"/>
      <w:r w:rsidRPr="00B33E2D">
        <w:rPr>
          <w:color w:val="000000" w:themeColor="text1"/>
          <w:szCs w:val="26"/>
        </w:rPr>
        <w:t>Đặt</w:t>
      </w:r>
      <w:proofErr w:type="spellEnd"/>
      <w:r w:rsidRPr="00B33E2D">
        <w:rPr>
          <w:color w:val="000000" w:themeColor="text1"/>
          <w:szCs w:val="26"/>
        </w:rPr>
        <w:t xml:space="preserve"> </w:t>
      </w:r>
      <w:proofErr w:type="spellStart"/>
      <w:r w:rsidRPr="00B33E2D">
        <w:rPr>
          <w:color w:val="000000" w:themeColor="text1"/>
          <w:szCs w:val="26"/>
        </w:rPr>
        <w:t>mũi</w:t>
      </w:r>
      <w:proofErr w:type="spellEnd"/>
      <w:r w:rsidRPr="00B33E2D">
        <w:rPr>
          <w:color w:val="000000" w:themeColor="text1"/>
          <w:szCs w:val="26"/>
        </w:rPr>
        <w:t xml:space="preserve"> </w:t>
      </w:r>
      <w:proofErr w:type="spellStart"/>
      <w:r w:rsidRPr="00B33E2D">
        <w:rPr>
          <w:color w:val="000000" w:themeColor="text1"/>
          <w:szCs w:val="26"/>
        </w:rPr>
        <w:t>khoan</w:t>
      </w:r>
      <w:proofErr w:type="spellEnd"/>
      <w:r w:rsidRPr="00B33E2D">
        <w:rPr>
          <w:color w:val="000000" w:themeColor="text1"/>
          <w:szCs w:val="26"/>
        </w:rPr>
        <w:t xml:space="preserve"> </w:t>
      </w:r>
      <w:proofErr w:type="spellStart"/>
      <w:r w:rsidRPr="00B33E2D">
        <w:rPr>
          <w:color w:val="000000" w:themeColor="text1"/>
          <w:szCs w:val="26"/>
        </w:rPr>
        <w:t>vào</w:t>
      </w:r>
      <w:proofErr w:type="spellEnd"/>
      <w:r w:rsidRPr="00B33E2D">
        <w:rPr>
          <w:color w:val="000000" w:themeColor="text1"/>
          <w:szCs w:val="26"/>
        </w:rPr>
        <w:t xml:space="preserve"> </w:t>
      </w:r>
      <w:proofErr w:type="spellStart"/>
      <w:r w:rsidRPr="00B33E2D">
        <w:rPr>
          <w:color w:val="000000" w:themeColor="text1"/>
          <w:szCs w:val="26"/>
        </w:rPr>
        <w:t>những</w:t>
      </w:r>
      <w:proofErr w:type="spellEnd"/>
      <w:r w:rsidRPr="00B33E2D">
        <w:rPr>
          <w:color w:val="000000" w:themeColor="text1"/>
          <w:szCs w:val="26"/>
        </w:rPr>
        <w:t xml:space="preserve"> </w:t>
      </w:r>
      <w:proofErr w:type="spellStart"/>
      <w:r w:rsidRPr="00B33E2D">
        <w:rPr>
          <w:color w:val="000000" w:themeColor="text1"/>
          <w:szCs w:val="26"/>
        </w:rPr>
        <w:t>lỗ</w:t>
      </w:r>
      <w:proofErr w:type="spellEnd"/>
      <w:r w:rsidRPr="00B33E2D">
        <w:rPr>
          <w:color w:val="000000" w:themeColor="text1"/>
          <w:szCs w:val="26"/>
        </w:rPr>
        <w:t xml:space="preserve"> </w:t>
      </w:r>
      <w:proofErr w:type="spellStart"/>
      <w:r w:rsidRPr="00B33E2D">
        <w:rPr>
          <w:color w:val="000000" w:themeColor="text1"/>
          <w:szCs w:val="26"/>
        </w:rPr>
        <w:t>chấm</w:t>
      </w:r>
      <w:proofErr w:type="spellEnd"/>
      <w:r w:rsidRPr="00B33E2D">
        <w:rPr>
          <w:color w:val="000000" w:themeColor="text1"/>
          <w:szCs w:val="26"/>
        </w:rPr>
        <w:t xml:space="preserve"> </w:t>
      </w:r>
      <w:proofErr w:type="spellStart"/>
      <w:r w:rsidRPr="00B33E2D">
        <w:rPr>
          <w:color w:val="000000" w:themeColor="text1"/>
          <w:szCs w:val="26"/>
        </w:rPr>
        <w:t>nhỏ</w:t>
      </w:r>
      <w:proofErr w:type="spellEnd"/>
      <w:r w:rsidRPr="00B33E2D">
        <w:rPr>
          <w:color w:val="000000" w:themeColor="text1"/>
          <w:szCs w:val="26"/>
        </w:rPr>
        <w:t xml:space="preserve"> </w:t>
      </w:r>
      <w:proofErr w:type="spellStart"/>
      <w:r w:rsidRPr="00B33E2D">
        <w:rPr>
          <w:color w:val="000000" w:themeColor="text1"/>
          <w:szCs w:val="26"/>
        </w:rPr>
        <w:t>có</w:t>
      </w:r>
      <w:proofErr w:type="spellEnd"/>
      <w:r w:rsidRPr="00B33E2D">
        <w:rPr>
          <w:color w:val="000000" w:themeColor="text1"/>
          <w:szCs w:val="26"/>
        </w:rPr>
        <w:t xml:space="preserve"> </w:t>
      </w:r>
      <w:proofErr w:type="spellStart"/>
      <w:r w:rsidRPr="00B33E2D">
        <w:rPr>
          <w:color w:val="000000" w:themeColor="text1"/>
          <w:szCs w:val="26"/>
        </w:rPr>
        <w:t>tác</w:t>
      </w:r>
      <w:proofErr w:type="spellEnd"/>
      <w:r w:rsidRPr="00B33E2D">
        <w:rPr>
          <w:color w:val="000000" w:themeColor="text1"/>
          <w:szCs w:val="26"/>
        </w:rPr>
        <w:t xml:space="preserve"> </w:t>
      </w:r>
      <w:proofErr w:type="spellStart"/>
      <w:r w:rsidRPr="00B33E2D">
        <w:rPr>
          <w:color w:val="000000" w:themeColor="text1"/>
          <w:szCs w:val="26"/>
        </w:rPr>
        <w:t>dụng</w:t>
      </w:r>
      <w:proofErr w:type="spellEnd"/>
      <w:r w:rsidRPr="00B33E2D">
        <w:rPr>
          <w:color w:val="000000" w:themeColor="text1"/>
          <w:szCs w:val="26"/>
        </w:rPr>
        <w:t xml:space="preserve"> </w:t>
      </w:r>
      <w:proofErr w:type="spellStart"/>
      <w:r w:rsidRPr="00B33E2D">
        <w:rPr>
          <w:color w:val="000000" w:themeColor="text1"/>
          <w:szCs w:val="26"/>
        </w:rPr>
        <w:t>cố</w:t>
      </w:r>
      <w:proofErr w:type="spellEnd"/>
      <w:r w:rsidRPr="00B33E2D">
        <w:rPr>
          <w:color w:val="000000" w:themeColor="text1"/>
          <w:szCs w:val="26"/>
        </w:rPr>
        <w:t xml:space="preserve"> </w:t>
      </w:r>
      <w:proofErr w:type="spellStart"/>
      <w:r w:rsidRPr="00B33E2D">
        <w:rPr>
          <w:color w:val="000000" w:themeColor="text1"/>
          <w:szCs w:val="26"/>
        </w:rPr>
        <w:t>định</w:t>
      </w:r>
      <w:proofErr w:type="spellEnd"/>
      <w:r w:rsidRPr="00B33E2D">
        <w:rPr>
          <w:color w:val="000000" w:themeColor="text1"/>
          <w:szCs w:val="26"/>
        </w:rPr>
        <w:t xml:space="preserve"> </w:t>
      </w:r>
      <w:proofErr w:type="spellStart"/>
      <w:r w:rsidRPr="00B33E2D">
        <w:rPr>
          <w:color w:val="000000" w:themeColor="text1"/>
          <w:szCs w:val="26"/>
        </w:rPr>
        <w:t>đầu</w:t>
      </w:r>
      <w:proofErr w:type="spellEnd"/>
      <w:r w:rsidRPr="00B33E2D">
        <w:rPr>
          <w:color w:val="000000" w:themeColor="text1"/>
          <w:szCs w:val="26"/>
        </w:rPr>
        <w:t xml:space="preserve"> </w:t>
      </w:r>
      <w:proofErr w:type="spellStart"/>
      <w:r w:rsidRPr="00B33E2D">
        <w:rPr>
          <w:color w:val="000000" w:themeColor="text1"/>
          <w:szCs w:val="26"/>
        </w:rPr>
        <w:t>khoan</w:t>
      </w:r>
      <w:proofErr w:type="spellEnd"/>
      <w:r w:rsidRPr="00B33E2D">
        <w:rPr>
          <w:color w:val="000000" w:themeColor="text1"/>
          <w:szCs w:val="26"/>
        </w:rPr>
        <w:t>.</w:t>
      </w:r>
    </w:p>
    <w:p w14:paraId="7842F205" w14:textId="77777777" w:rsidR="00152D8A" w:rsidRPr="00B33E2D" w:rsidRDefault="00152D8A" w:rsidP="003C10FB">
      <w:pPr>
        <w:numPr>
          <w:ilvl w:val="0"/>
          <w:numId w:val="9"/>
        </w:numPr>
        <w:shd w:val="clear" w:color="auto" w:fill="FFFFFF"/>
        <w:spacing w:line="360" w:lineRule="auto"/>
        <w:ind w:left="1035"/>
        <w:jc w:val="both"/>
        <w:rPr>
          <w:color w:val="000000" w:themeColor="text1"/>
          <w:szCs w:val="26"/>
        </w:rPr>
      </w:pPr>
      <w:proofErr w:type="spellStart"/>
      <w:r w:rsidRPr="00B33E2D">
        <w:rPr>
          <w:color w:val="000000" w:themeColor="text1"/>
          <w:szCs w:val="26"/>
        </w:rPr>
        <w:t>Bạn</w:t>
      </w:r>
      <w:proofErr w:type="spellEnd"/>
      <w:r w:rsidRPr="00B33E2D">
        <w:rPr>
          <w:color w:val="000000" w:themeColor="text1"/>
          <w:szCs w:val="26"/>
        </w:rPr>
        <w:t xml:space="preserve"> </w:t>
      </w:r>
      <w:proofErr w:type="spellStart"/>
      <w:r w:rsidRPr="00B33E2D">
        <w:rPr>
          <w:color w:val="000000" w:themeColor="text1"/>
          <w:szCs w:val="26"/>
        </w:rPr>
        <w:t>có</w:t>
      </w:r>
      <w:proofErr w:type="spellEnd"/>
      <w:r w:rsidRPr="00B33E2D">
        <w:rPr>
          <w:color w:val="000000" w:themeColor="text1"/>
          <w:szCs w:val="26"/>
        </w:rPr>
        <w:t xml:space="preserve"> </w:t>
      </w:r>
      <w:proofErr w:type="spellStart"/>
      <w:r w:rsidRPr="00B33E2D">
        <w:rPr>
          <w:color w:val="000000" w:themeColor="text1"/>
          <w:szCs w:val="26"/>
        </w:rPr>
        <w:t>thể</w:t>
      </w:r>
      <w:proofErr w:type="spellEnd"/>
      <w:r w:rsidRPr="00B33E2D">
        <w:rPr>
          <w:color w:val="000000" w:themeColor="text1"/>
          <w:szCs w:val="26"/>
        </w:rPr>
        <w:t xml:space="preserve"> </w:t>
      </w:r>
      <w:proofErr w:type="spellStart"/>
      <w:r w:rsidRPr="00B33E2D">
        <w:rPr>
          <w:color w:val="000000" w:themeColor="text1"/>
          <w:szCs w:val="26"/>
        </w:rPr>
        <w:t>tập</w:t>
      </w:r>
      <w:proofErr w:type="spellEnd"/>
      <w:r w:rsidRPr="00B33E2D">
        <w:rPr>
          <w:color w:val="000000" w:themeColor="text1"/>
          <w:szCs w:val="26"/>
        </w:rPr>
        <w:t xml:space="preserve"> </w:t>
      </w:r>
      <w:proofErr w:type="spellStart"/>
      <w:r w:rsidRPr="00B33E2D">
        <w:rPr>
          <w:color w:val="000000" w:themeColor="text1"/>
          <w:szCs w:val="26"/>
        </w:rPr>
        <w:t>khoan</w:t>
      </w:r>
      <w:proofErr w:type="spellEnd"/>
      <w:r w:rsidRPr="00B33E2D">
        <w:rPr>
          <w:color w:val="000000" w:themeColor="text1"/>
          <w:szCs w:val="26"/>
        </w:rPr>
        <w:t xml:space="preserve"> </w:t>
      </w:r>
      <w:proofErr w:type="spellStart"/>
      <w:r w:rsidRPr="00B33E2D">
        <w:rPr>
          <w:color w:val="000000" w:themeColor="text1"/>
          <w:szCs w:val="26"/>
        </w:rPr>
        <w:t>trên</w:t>
      </w:r>
      <w:proofErr w:type="spellEnd"/>
      <w:r w:rsidRPr="00B33E2D">
        <w:rPr>
          <w:color w:val="000000" w:themeColor="text1"/>
          <w:szCs w:val="26"/>
        </w:rPr>
        <w:t xml:space="preserve"> </w:t>
      </w:r>
      <w:proofErr w:type="spellStart"/>
      <w:r w:rsidRPr="00B33E2D">
        <w:rPr>
          <w:color w:val="000000" w:themeColor="text1"/>
          <w:szCs w:val="26"/>
        </w:rPr>
        <w:t>những</w:t>
      </w:r>
      <w:proofErr w:type="spellEnd"/>
      <w:r w:rsidRPr="00B33E2D">
        <w:rPr>
          <w:color w:val="000000" w:themeColor="text1"/>
          <w:szCs w:val="26"/>
        </w:rPr>
        <w:t xml:space="preserve"> </w:t>
      </w:r>
      <w:proofErr w:type="spellStart"/>
      <w:r w:rsidRPr="00B33E2D">
        <w:rPr>
          <w:color w:val="000000" w:themeColor="text1"/>
          <w:szCs w:val="26"/>
        </w:rPr>
        <w:t>tấm</w:t>
      </w:r>
      <w:proofErr w:type="spellEnd"/>
      <w:r w:rsidRPr="00B33E2D">
        <w:rPr>
          <w:color w:val="000000" w:themeColor="text1"/>
          <w:szCs w:val="26"/>
        </w:rPr>
        <w:t xml:space="preserve"> board </w:t>
      </w:r>
      <w:proofErr w:type="spellStart"/>
      <w:r w:rsidRPr="00B33E2D">
        <w:rPr>
          <w:color w:val="000000" w:themeColor="text1"/>
          <w:szCs w:val="26"/>
        </w:rPr>
        <w:t>hư</w:t>
      </w:r>
      <w:proofErr w:type="spellEnd"/>
      <w:r w:rsidRPr="00B33E2D">
        <w:rPr>
          <w:color w:val="000000" w:themeColor="text1"/>
          <w:szCs w:val="26"/>
        </w:rPr>
        <w:t xml:space="preserve"> </w:t>
      </w:r>
      <w:proofErr w:type="spellStart"/>
      <w:r w:rsidRPr="00B33E2D">
        <w:rPr>
          <w:color w:val="000000" w:themeColor="text1"/>
          <w:szCs w:val="26"/>
        </w:rPr>
        <w:t>để</w:t>
      </w:r>
      <w:proofErr w:type="spellEnd"/>
      <w:r w:rsidRPr="00B33E2D">
        <w:rPr>
          <w:color w:val="000000" w:themeColor="text1"/>
          <w:szCs w:val="26"/>
        </w:rPr>
        <w:t xml:space="preserve"> </w:t>
      </w:r>
      <w:proofErr w:type="spellStart"/>
      <w:r w:rsidRPr="00B33E2D">
        <w:rPr>
          <w:color w:val="000000" w:themeColor="text1"/>
          <w:szCs w:val="26"/>
        </w:rPr>
        <w:t>làm</w:t>
      </w:r>
      <w:proofErr w:type="spellEnd"/>
      <w:r w:rsidRPr="00B33E2D">
        <w:rPr>
          <w:color w:val="000000" w:themeColor="text1"/>
          <w:szCs w:val="26"/>
        </w:rPr>
        <w:t xml:space="preserve"> </w:t>
      </w:r>
      <w:proofErr w:type="spellStart"/>
      <w:r w:rsidRPr="00B33E2D">
        <w:rPr>
          <w:color w:val="000000" w:themeColor="text1"/>
          <w:szCs w:val="26"/>
        </w:rPr>
        <w:t>quen</w:t>
      </w:r>
      <w:proofErr w:type="spellEnd"/>
      <w:r w:rsidRPr="00B33E2D">
        <w:rPr>
          <w:color w:val="000000" w:themeColor="text1"/>
          <w:szCs w:val="26"/>
        </w:rPr>
        <w:t xml:space="preserve"> </w:t>
      </w:r>
      <w:proofErr w:type="spellStart"/>
      <w:r w:rsidRPr="00B33E2D">
        <w:rPr>
          <w:color w:val="000000" w:themeColor="text1"/>
          <w:szCs w:val="26"/>
        </w:rPr>
        <w:t>với</w:t>
      </w:r>
      <w:proofErr w:type="spellEnd"/>
      <w:r w:rsidRPr="00B33E2D">
        <w:rPr>
          <w:color w:val="000000" w:themeColor="text1"/>
          <w:szCs w:val="26"/>
        </w:rPr>
        <w:t xml:space="preserve"> </w:t>
      </w:r>
      <w:proofErr w:type="spellStart"/>
      <w:r w:rsidRPr="00B33E2D">
        <w:rPr>
          <w:color w:val="000000" w:themeColor="text1"/>
          <w:szCs w:val="26"/>
        </w:rPr>
        <w:t>việc</w:t>
      </w:r>
      <w:proofErr w:type="spellEnd"/>
      <w:r w:rsidRPr="00B33E2D">
        <w:rPr>
          <w:color w:val="000000" w:themeColor="text1"/>
          <w:szCs w:val="26"/>
        </w:rPr>
        <w:t xml:space="preserve"> </w:t>
      </w:r>
      <w:proofErr w:type="spellStart"/>
      <w:r w:rsidRPr="00B33E2D">
        <w:rPr>
          <w:color w:val="000000" w:themeColor="text1"/>
          <w:szCs w:val="26"/>
        </w:rPr>
        <w:t>khoan</w:t>
      </w:r>
      <w:proofErr w:type="spellEnd"/>
      <w:r w:rsidRPr="00B33E2D">
        <w:rPr>
          <w:color w:val="000000" w:themeColor="text1"/>
          <w:szCs w:val="26"/>
        </w:rPr>
        <w:t xml:space="preserve"> </w:t>
      </w:r>
      <w:proofErr w:type="spellStart"/>
      <w:r w:rsidRPr="00B33E2D">
        <w:rPr>
          <w:color w:val="000000" w:themeColor="text1"/>
          <w:szCs w:val="26"/>
        </w:rPr>
        <w:t>mạch</w:t>
      </w:r>
      <w:proofErr w:type="spellEnd"/>
      <w:r w:rsidRPr="00B33E2D">
        <w:rPr>
          <w:color w:val="000000" w:themeColor="text1"/>
          <w:szCs w:val="26"/>
        </w:rPr>
        <w:t xml:space="preserve">, </w:t>
      </w:r>
      <w:proofErr w:type="spellStart"/>
      <w:r w:rsidRPr="00B33E2D">
        <w:rPr>
          <w:color w:val="000000" w:themeColor="text1"/>
          <w:szCs w:val="26"/>
        </w:rPr>
        <w:t>sau</w:t>
      </w:r>
      <w:proofErr w:type="spellEnd"/>
      <w:r w:rsidRPr="00B33E2D">
        <w:rPr>
          <w:color w:val="000000" w:themeColor="text1"/>
          <w:szCs w:val="26"/>
        </w:rPr>
        <w:t xml:space="preserve"> </w:t>
      </w:r>
      <w:proofErr w:type="spellStart"/>
      <w:r w:rsidRPr="00B33E2D">
        <w:rPr>
          <w:color w:val="000000" w:themeColor="text1"/>
          <w:szCs w:val="26"/>
        </w:rPr>
        <w:t>khi</w:t>
      </w:r>
      <w:proofErr w:type="spellEnd"/>
      <w:r w:rsidRPr="00B33E2D">
        <w:rPr>
          <w:color w:val="000000" w:themeColor="text1"/>
          <w:szCs w:val="26"/>
        </w:rPr>
        <w:t xml:space="preserve"> </w:t>
      </w:r>
      <w:proofErr w:type="spellStart"/>
      <w:r w:rsidRPr="00B33E2D">
        <w:rPr>
          <w:color w:val="000000" w:themeColor="text1"/>
          <w:szCs w:val="26"/>
        </w:rPr>
        <w:t>đã</w:t>
      </w:r>
      <w:proofErr w:type="spellEnd"/>
      <w:r w:rsidRPr="00B33E2D">
        <w:rPr>
          <w:color w:val="000000" w:themeColor="text1"/>
          <w:szCs w:val="26"/>
        </w:rPr>
        <w:t xml:space="preserve"> </w:t>
      </w:r>
      <w:proofErr w:type="spellStart"/>
      <w:r w:rsidRPr="00B33E2D">
        <w:rPr>
          <w:color w:val="000000" w:themeColor="text1"/>
          <w:szCs w:val="26"/>
        </w:rPr>
        <w:t>thành</w:t>
      </w:r>
      <w:proofErr w:type="spellEnd"/>
      <w:r w:rsidRPr="00B33E2D">
        <w:rPr>
          <w:color w:val="000000" w:themeColor="text1"/>
          <w:szCs w:val="26"/>
        </w:rPr>
        <w:t xml:space="preserve"> </w:t>
      </w:r>
      <w:proofErr w:type="spellStart"/>
      <w:r w:rsidRPr="00B33E2D">
        <w:rPr>
          <w:color w:val="000000" w:themeColor="text1"/>
          <w:szCs w:val="26"/>
        </w:rPr>
        <w:t>thạo</w:t>
      </w:r>
      <w:proofErr w:type="spellEnd"/>
      <w:r w:rsidRPr="00B33E2D">
        <w:rPr>
          <w:color w:val="000000" w:themeColor="text1"/>
          <w:szCs w:val="26"/>
        </w:rPr>
        <w:t xml:space="preserve"> </w:t>
      </w:r>
      <w:proofErr w:type="spellStart"/>
      <w:r w:rsidRPr="00B33E2D">
        <w:rPr>
          <w:color w:val="000000" w:themeColor="text1"/>
          <w:szCs w:val="26"/>
        </w:rPr>
        <w:t>thì</w:t>
      </w:r>
      <w:proofErr w:type="spellEnd"/>
      <w:r w:rsidRPr="00B33E2D">
        <w:rPr>
          <w:color w:val="000000" w:themeColor="text1"/>
          <w:szCs w:val="26"/>
        </w:rPr>
        <w:t xml:space="preserve"> </w:t>
      </w:r>
      <w:proofErr w:type="spellStart"/>
      <w:r w:rsidRPr="00B33E2D">
        <w:rPr>
          <w:color w:val="000000" w:themeColor="text1"/>
          <w:szCs w:val="26"/>
        </w:rPr>
        <w:t>khoan</w:t>
      </w:r>
      <w:proofErr w:type="spellEnd"/>
      <w:r w:rsidRPr="00B33E2D">
        <w:rPr>
          <w:color w:val="000000" w:themeColor="text1"/>
          <w:szCs w:val="26"/>
        </w:rPr>
        <w:t xml:space="preserve"> </w:t>
      </w:r>
      <w:proofErr w:type="spellStart"/>
      <w:r w:rsidRPr="00B33E2D">
        <w:rPr>
          <w:color w:val="000000" w:themeColor="text1"/>
          <w:szCs w:val="26"/>
        </w:rPr>
        <w:t>trên</w:t>
      </w:r>
      <w:proofErr w:type="spellEnd"/>
      <w:r w:rsidRPr="00B33E2D">
        <w:rPr>
          <w:color w:val="000000" w:themeColor="text1"/>
          <w:szCs w:val="26"/>
        </w:rPr>
        <w:t xml:space="preserve"> </w:t>
      </w:r>
      <w:proofErr w:type="spellStart"/>
      <w:r w:rsidRPr="00B33E2D">
        <w:rPr>
          <w:color w:val="000000" w:themeColor="text1"/>
          <w:szCs w:val="26"/>
        </w:rPr>
        <w:t>mạch</w:t>
      </w:r>
      <w:proofErr w:type="spellEnd"/>
      <w:r w:rsidRPr="00B33E2D">
        <w:rPr>
          <w:color w:val="000000" w:themeColor="text1"/>
          <w:szCs w:val="26"/>
        </w:rPr>
        <w:t xml:space="preserve"> </w:t>
      </w:r>
      <w:proofErr w:type="spellStart"/>
      <w:r w:rsidRPr="00B33E2D">
        <w:rPr>
          <w:color w:val="000000" w:themeColor="text1"/>
          <w:szCs w:val="26"/>
        </w:rPr>
        <w:t>cần</w:t>
      </w:r>
      <w:proofErr w:type="spellEnd"/>
      <w:r w:rsidRPr="00B33E2D">
        <w:rPr>
          <w:color w:val="000000" w:themeColor="text1"/>
          <w:szCs w:val="26"/>
        </w:rPr>
        <w:t xml:space="preserve"> </w:t>
      </w:r>
      <w:proofErr w:type="spellStart"/>
      <w:r w:rsidRPr="00B33E2D">
        <w:rPr>
          <w:color w:val="000000" w:themeColor="text1"/>
          <w:szCs w:val="26"/>
        </w:rPr>
        <w:t>làm</w:t>
      </w:r>
      <w:proofErr w:type="spellEnd"/>
      <w:r w:rsidRPr="00B33E2D">
        <w:rPr>
          <w:color w:val="000000" w:themeColor="text1"/>
          <w:szCs w:val="26"/>
        </w:rPr>
        <w:t>.</w:t>
      </w:r>
    </w:p>
    <w:p w14:paraId="3B4B95CA" w14:textId="621312B7" w:rsidR="00152D8A" w:rsidRPr="00B33E2D" w:rsidRDefault="00152D8A" w:rsidP="003C10FB">
      <w:pPr>
        <w:numPr>
          <w:ilvl w:val="0"/>
          <w:numId w:val="9"/>
        </w:numPr>
        <w:shd w:val="clear" w:color="auto" w:fill="FFFFFF"/>
        <w:spacing w:line="360" w:lineRule="auto"/>
        <w:ind w:left="1035"/>
        <w:jc w:val="both"/>
        <w:rPr>
          <w:color w:val="000000" w:themeColor="text1"/>
          <w:szCs w:val="26"/>
        </w:rPr>
      </w:pPr>
      <w:proofErr w:type="spellStart"/>
      <w:r w:rsidRPr="00B33E2D">
        <w:rPr>
          <w:color w:val="000000" w:themeColor="text1"/>
          <w:szCs w:val="26"/>
        </w:rPr>
        <w:t>Chọn</w:t>
      </w:r>
      <w:proofErr w:type="spellEnd"/>
      <w:r w:rsidRPr="00B33E2D">
        <w:rPr>
          <w:color w:val="000000" w:themeColor="text1"/>
          <w:szCs w:val="26"/>
        </w:rPr>
        <w:t xml:space="preserve"> </w:t>
      </w:r>
      <w:proofErr w:type="spellStart"/>
      <w:r w:rsidRPr="00B33E2D">
        <w:rPr>
          <w:color w:val="000000" w:themeColor="text1"/>
          <w:szCs w:val="26"/>
        </w:rPr>
        <w:t>mũi</w:t>
      </w:r>
      <w:proofErr w:type="spellEnd"/>
      <w:r w:rsidRPr="00B33E2D">
        <w:rPr>
          <w:color w:val="000000" w:themeColor="text1"/>
          <w:szCs w:val="26"/>
        </w:rPr>
        <w:t xml:space="preserve"> </w:t>
      </w:r>
      <w:proofErr w:type="spellStart"/>
      <w:r w:rsidRPr="00B33E2D">
        <w:rPr>
          <w:color w:val="000000" w:themeColor="text1"/>
          <w:szCs w:val="26"/>
        </w:rPr>
        <w:t>khoan</w:t>
      </w:r>
      <w:proofErr w:type="spellEnd"/>
      <w:r w:rsidRPr="00B33E2D">
        <w:rPr>
          <w:color w:val="000000" w:themeColor="text1"/>
          <w:szCs w:val="26"/>
        </w:rPr>
        <w:t xml:space="preserve"> </w:t>
      </w:r>
      <w:proofErr w:type="spellStart"/>
      <w:r w:rsidRPr="00B33E2D">
        <w:rPr>
          <w:color w:val="000000" w:themeColor="text1"/>
          <w:szCs w:val="26"/>
        </w:rPr>
        <w:t>phù</w:t>
      </w:r>
      <w:proofErr w:type="spellEnd"/>
      <w:r w:rsidRPr="00B33E2D">
        <w:rPr>
          <w:color w:val="000000" w:themeColor="text1"/>
          <w:szCs w:val="26"/>
        </w:rPr>
        <w:t xml:space="preserve"> </w:t>
      </w:r>
      <w:proofErr w:type="spellStart"/>
      <w:r w:rsidRPr="00B33E2D">
        <w:rPr>
          <w:color w:val="000000" w:themeColor="text1"/>
          <w:szCs w:val="26"/>
        </w:rPr>
        <w:t>hợp</w:t>
      </w:r>
      <w:proofErr w:type="spellEnd"/>
      <w:r w:rsidRPr="00B33E2D">
        <w:rPr>
          <w:color w:val="000000" w:themeColor="text1"/>
          <w:szCs w:val="26"/>
        </w:rPr>
        <w:t xml:space="preserve"> </w:t>
      </w:r>
      <w:proofErr w:type="spellStart"/>
      <w:r w:rsidRPr="00B33E2D">
        <w:rPr>
          <w:color w:val="000000" w:themeColor="text1"/>
          <w:szCs w:val="26"/>
        </w:rPr>
        <w:t>với</w:t>
      </w:r>
      <w:proofErr w:type="spellEnd"/>
      <w:r w:rsidRPr="00B33E2D">
        <w:rPr>
          <w:color w:val="000000" w:themeColor="text1"/>
          <w:szCs w:val="26"/>
        </w:rPr>
        <w:t xml:space="preserve"> </w:t>
      </w:r>
      <w:proofErr w:type="spellStart"/>
      <w:r w:rsidRPr="00B33E2D">
        <w:rPr>
          <w:color w:val="000000" w:themeColor="text1"/>
          <w:szCs w:val="26"/>
        </w:rPr>
        <w:t>linh</w:t>
      </w:r>
      <w:proofErr w:type="spellEnd"/>
      <w:r w:rsidRPr="00B33E2D">
        <w:rPr>
          <w:color w:val="000000" w:themeColor="text1"/>
          <w:szCs w:val="26"/>
        </w:rPr>
        <w:t xml:space="preserve"> </w:t>
      </w:r>
      <w:proofErr w:type="spellStart"/>
      <w:r w:rsidRPr="00B33E2D">
        <w:rPr>
          <w:color w:val="000000" w:themeColor="text1"/>
          <w:szCs w:val="26"/>
        </w:rPr>
        <w:t>kiện</w:t>
      </w:r>
      <w:proofErr w:type="spellEnd"/>
      <w:r w:rsidR="00776A6D">
        <w:rPr>
          <w:color w:val="000000" w:themeColor="text1"/>
          <w:szCs w:val="26"/>
        </w:rPr>
        <w:t>.</w:t>
      </w:r>
    </w:p>
    <w:p w14:paraId="653CED30" w14:textId="77777777" w:rsidR="00152D8A" w:rsidRPr="00776A6D" w:rsidRDefault="00152D8A" w:rsidP="003C10FB">
      <w:pPr>
        <w:pStyle w:val="NormalWeb"/>
        <w:shd w:val="clear" w:color="auto" w:fill="FFFFFF"/>
        <w:spacing w:before="0" w:beforeAutospacing="0" w:after="0" w:afterAutospacing="0" w:line="360" w:lineRule="auto"/>
        <w:jc w:val="both"/>
        <w:rPr>
          <w:color w:val="222222"/>
          <w:sz w:val="26"/>
          <w:szCs w:val="26"/>
        </w:rPr>
      </w:pPr>
      <w:proofErr w:type="spellStart"/>
      <w:r w:rsidRPr="00776A6D">
        <w:rPr>
          <w:rStyle w:val="Strong"/>
          <w:color w:val="222222"/>
          <w:sz w:val="26"/>
          <w:szCs w:val="26"/>
        </w:rPr>
        <w:t>Bước</w:t>
      </w:r>
      <w:proofErr w:type="spellEnd"/>
      <w:r w:rsidRPr="00776A6D">
        <w:rPr>
          <w:rStyle w:val="Strong"/>
          <w:color w:val="222222"/>
          <w:sz w:val="26"/>
          <w:szCs w:val="26"/>
        </w:rPr>
        <w:t xml:space="preserve"> 6</w:t>
      </w:r>
      <w:r w:rsidRPr="00776A6D">
        <w:rPr>
          <w:color w:val="222222"/>
          <w:sz w:val="26"/>
          <w:szCs w:val="26"/>
        </w:rPr>
        <w:t>: </w:t>
      </w:r>
      <w:proofErr w:type="spellStart"/>
      <w:r w:rsidRPr="00776A6D">
        <w:rPr>
          <w:rStyle w:val="Strong"/>
          <w:color w:val="222222"/>
          <w:sz w:val="26"/>
          <w:szCs w:val="26"/>
        </w:rPr>
        <w:t>Hàn</w:t>
      </w:r>
      <w:proofErr w:type="spellEnd"/>
      <w:r w:rsidRPr="00776A6D">
        <w:rPr>
          <w:rStyle w:val="Strong"/>
          <w:color w:val="222222"/>
          <w:sz w:val="26"/>
          <w:szCs w:val="26"/>
        </w:rPr>
        <w:t xml:space="preserve"> </w:t>
      </w:r>
      <w:proofErr w:type="spellStart"/>
      <w:r w:rsidRPr="00776A6D">
        <w:rPr>
          <w:rStyle w:val="Strong"/>
          <w:color w:val="222222"/>
          <w:sz w:val="26"/>
          <w:szCs w:val="26"/>
        </w:rPr>
        <w:t>mạch</w:t>
      </w:r>
      <w:proofErr w:type="spellEnd"/>
      <w:r w:rsidRPr="00776A6D">
        <w:rPr>
          <w:rStyle w:val="Strong"/>
          <w:color w:val="222222"/>
          <w:sz w:val="26"/>
          <w:szCs w:val="26"/>
        </w:rPr>
        <w:t> </w:t>
      </w:r>
    </w:p>
    <w:p w14:paraId="6D6448D7" w14:textId="77777777" w:rsidR="00152D8A" w:rsidRPr="00D02B94" w:rsidRDefault="00152D8A" w:rsidP="003C10FB">
      <w:pPr>
        <w:pStyle w:val="NormalWeb"/>
        <w:shd w:val="clear" w:color="auto" w:fill="FFFFFF"/>
        <w:spacing w:before="0" w:beforeAutospacing="0" w:after="0" w:afterAutospacing="0" w:line="360" w:lineRule="auto"/>
        <w:ind w:firstLine="284"/>
        <w:jc w:val="both"/>
        <w:rPr>
          <w:color w:val="auto"/>
          <w:sz w:val="26"/>
          <w:szCs w:val="26"/>
        </w:rPr>
      </w:pPr>
      <w:proofErr w:type="spellStart"/>
      <w:r w:rsidRPr="00D02B94">
        <w:rPr>
          <w:color w:val="auto"/>
          <w:sz w:val="26"/>
          <w:szCs w:val="26"/>
        </w:rPr>
        <w:t>Hàn</w:t>
      </w:r>
      <w:proofErr w:type="spellEnd"/>
      <w:r w:rsidRPr="00D02B94">
        <w:rPr>
          <w:color w:val="auto"/>
          <w:sz w:val="26"/>
          <w:szCs w:val="26"/>
        </w:rPr>
        <w:t xml:space="preserve"> </w:t>
      </w:r>
      <w:proofErr w:type="spellStart"/>
      <w:r w:rsidRPr="00D02B94">
        <w:rPr>
          <w:color w:val="auto"/>
          <w:sz w:val="26"/>
          <w:szCs w:val="26"/>
        </w:rPr>
        <w:t>từ</w:t>
      </w:r>
      <w:proofErr w:type="spellEnd"/>
      <w:r w:rsidRPr="00D02B94">
        <w:rPr>
          <w:color w:val="auto"/>
          <w:sz w:val="26"/>
          <w:szCs w:val="26"/>
        </w:rPr>
        <w:t xml:space="preserve"> </w:t>
      </w:r>
      <w:proofErr w:type="spellStart"/>
      <w:r w:rsidRPr="00D02B94">
        <w:rPr>
          <w:color w:val="auto"/>
          <w:sz w:val="26"/>
          <w:szCs w:val="26"/>
        </w:rPr>
        <w:t>linh</w:t>
      </w:r>
      <w:proofErr w:type="spellEnd"/>
      <w:r w:rsidRPr="00D02B94">
        <w:rPr>
          <w:color w:val="auto"/>
          <w:sz w:val="26"/>
          <w:szCs w:val="26"/>
        </w:rPr>
        <w:t xml:space="preserve"> </w:t>
      </w:r>
      <w:proofErr w:type="spellStart"/>
      <w:r w:rsidRPr="00D02B94">
        <w:rPr>
          <w:color w:val="auto"/>
          <w:sz w:val="26"/>
          <w:szCs w:val="26"/>
        </w:rPr>
        <w:t>kiện</w:t>
      </w:r>
      <w:proofErr w:type="spellEnd"/>
      <w:r w:rsidRPr="00D02B94">
        <w:rPr>
          <w:color w:val="auto"/>
          <w:sz w:val="26"/>
          <w:szCs w:val="26"/>
        </w:rPr>
        <w:t xml:space="preserve"> </w:t>
      </w:r>
      <w:proofErr w:type="spellStart"/>
      <w:r w:rsidRPr="00D02B94">
        <w:rPr>
          <w:color w:val="auto"/>
          <w:sz w:val="26"/>
          <w:szCs w:val="26"/>
        </w:rPr>
        <w:t>thấp</w:t>
      </w:r>
      <w:proofErr w:type="spellEnd"/>
      <w:r w:rsidRPr="00D02B94">
        <w:rPr>
          <w:color w:val="auto"/>
          <w:sz w:val="26"/>
          <w:szCs w:val="26"/>
        </w:rPr>
        <w:t xml:space="preserve"> </w:t>
      </w:r>
      <w:proofErr w:type="spellStart"/>
      <w:r w:rsidRPr="00D02B94">
        <w:rPr>
          <w:color w:val="auto"/>
          <w:sz w:val="26"/>
          <w:szCs w:val="26"/>
        </w:rPr>
        <w:t>nhất</w:t>
      </w:r>
      <w:proofErr w:type="spellEnd"/>
      <w:r w:rsidRPr="00D02B94">
        <w:rPr>
          <w:color w:val="auto"/>
          <w:sz w:val="26"/>
          <w:szCs w:val="26"/>
        </w:rPr>
        <w:t xml:space="preserve"> </w:t>
      </w:r>
      <w:proofErr w:type="spellStart"/>
      <w:r w:rsidRPr="00D02B94">
        <w:rPr>
          <w:color w:val="auto"/>
          <w:sz w:val="26"/>
          <w:szCs w:val="26"/>
        </w:rPr>
        <w:t>đến</w:t>
      </w:r>
      <w:proofErr w:type="spellEnd"/>
      <w:r w:rsidRPr="00D02B94">
        <w:rPr>
          <w:color w:val="auto"/>
          <w:sz w:val="26"/>
          <w:szCs w:val="26"/>
        </w:rPr>
        <w:t xml:space="preserve"> </w:t>
      </w:r>
      <w:proofErr w:type="spellStart"/>
      <w:r w:rsidRPr="00D02B94">
        <w:rPr>
          <w:color w:val="auto"/>
          <w:sz w:val="26"/>
          <w:szCs w:val="26"/>
        </w:rPr>
        <w:t>cao</w:t>
      </w:r>
      <w:proofErr w:type="spellEnd"/>
      <w:r w:rsidRPr="00D02B94">
        <w:rPr>
          <w:color w:val="auto"/>
          <w:sz w:val="26"/>
          <w:szCs w:val="26"/>
        </w:rPr>
        <w:t xml:space="preserve"> </w:t>
      </w:r>
      <w:proofErr w:type="spellStart"/>
      <w:r w:rsidRPr="00D02B94">
        <w:rPr>
          <w:color w:val="auto"/>
          <w:sz w:val="26"/>
          <w:szCs w:val="26"/>
        </w:rPr>
        <w:t>nhất</w:t>
      </w:r>
      <w:proofErr w:type="spellEnd"/>
      <w:r w:rsidRPr="00D02B94">
        <w:rPr>
          <w:color w:val="auto"/>
          <w:sz w:val="26"/>
          <w:szCs w:val="26"/>
        </w:rPr>
        <w:t xml:space="preserve">. </w:t>
      </w:r>
      <w:proofErr w:type="spellStart"/>
      <w:r w:rsidRPr="00D02B94">
        <w:rPr>
          <w:color w:val="auto"/>
          <w:sz w:val="26"/>
          <w:szCs w:val="26"/>
        </w:rPr>
        <w:t>Mạch</w:t>
      </w:r>
      <w:proofErr w:type="spellEnd"/>
      <w:r w:rsidRPr="00D02B94">
        <w:rPr>
          <w:color w:val="auto"/>
          <w:sz w:val="26"/>
          <w:szCs w:val="26"/>
        </w:rPr>
        <w:t xml:space="preserve"> </w:t>
      </w:r>
      <w:proofErr w:type="spellStart"/>
      <w:r w:rsidRPr="00D02B94">
        <w:rPr>
          <w:color w:val="auto"/>
          <w:sz w:val="26"/>
          <w:szCs w:val="26"/>
        </w:rPr>
        <w:t>này</w:t>
      </w:r>
      <w:proofErr w:type="spellEnd"/>
      <w:r w:rsidRPr="00D02B94">
        <w:rPr>
          <w:color w:val="auto"/>
          <w:sz w:val="26"/>
          <w:szCs w:val="26"/>
        </w:rPr>
        <w:t xml:space="preserve"> </w:t>
      </w:r>
      <w:proofErr w:type="spellStart"/>
      <w:r w:rsidRPr="00D02B94">
        <w:rPr>
          <w:color w:val="auto"/>
          <w:sz w:val="26"/>
          <w:szCs w:val="26"/>
        </w:rPr>
        <w:t>có</w:t>
      </w:r>
      <w:proofErr w:type="spellEnd"/>
      <w:r w:rsidRPr="00D02B94">
        <w:rPr>
          <w:color w:val="auto"/>
          <w:sz w:val="26"/>
          <w:szCs w:val="26"/>
        </w:rPr>
        <w:t xml:space="preserve"> 1 jump, ta </w:t>
      </w:r>
      <w:proofErr w:type="spellStart"/>
      <w:r w:rsidRPr="00D02B94">
        <w:rPr>
          <w:color w:val="auto"/>
          <w:sz w:val="26"/>
          <w:szCs w:val="26"/>
        </w:rPr>
        <w:t>hàn</w:t>
      </w:r>
      <w:proofErr w:type="spellEnd"/>
      <w:r w:rsidRPr="00D02B94">
        <w:rPr>
          <w:color w:val="auto"/>
          <w:sz w:val="26"/>
          <w:szCs w:val="26"/>
        </w:rPr>
        <w:t xml:space="preserve"> jump </w:t>
      </w:r>
      <w:proofErr w:type="spellStart"/>
      <w:r w:rsidRPr="00D02B94">
        <w:rPr>
          <w:color w:val="auto"/>
          <w:sz w:val="26"/>
          <w:szCs w:val="26"/>
        </w:rPr>
        <w:t>đầu</w:t>
      </w:r>
      <w:proofErr w:type="spellEnd"/>
      <w:r w:rsidRPr="00D02B94">
        <w:rPr>
          <w:color w:val="auto"/>
          <w:sz w:val="26"/>
          <w:szCs w:val="26"/>
        </w:rPr>
        <w:t xml:space="preserve"> </w:t>
      </w:r>
      <w:proofErr w:type="spellStart"/>
      <w:r w:rsidRPr="00D02B94">
        <w:rPr>
          <w:color w:val="auto"/>
          <w:sz w:val="26"/>
          <w:szCs w:val="26"/>
        </w:rPr>
        <w:t>tiên</w:t>
      </w:r>
      <w:proofErr w:type="spellEnd"/>
      <w:r w:rsidRPr="00D02B94">
        <w:rPr>
          <w:color w:val="auto"/>
          <w:sz w:val="26"/>
          <w:szCs w:val="26"/>
        </w:rPr>
        <w:t xml:space="preserve">. Sau </w:t>
      </w:r>
      <w:proofErr w:type="spellStart"/>
      <w:r w:rsidRPr="00D02B94">
        <w:rPr>
          <w:color w:val="auto"/>
          <w:sz w:val="26"/>
          <w:szCs w:val="26"/>
        </w:rPr>
        <w:t>đó</w:t>
      </w:r>
      <w:proofErr w:type="spellEnd"/>
      <w:r w:rsidRPr="00D02B94">
        <w:rPr>
          <w:color w:val="auto"/>
          <w:sz w:val="26"/>
          <w:szCs w:val="26"/>
        </w:rPr>
        <w:t xml:space="preserve"> </w:t>
      </w:r>
      <w:proofErr w:type="spellStart"/>
      <w:r w:rsidRPr="00D02B94">
        <w:rPr>
          <w:color w:val="auto"/>
          <w:sz w:val="26"/>
          <w:szCs w:val="26"/>
        </w:rPr>
        <w:t>hàn</w:t>
      </w:r>
      <w:proofErr w:type="spellEnd"/>
      <w:r w:rsidRPr="00D02B94">
        <w:rPr>
          <w:color w:val="auto"/>
          <w:sz w:val="26"/>
          <w:szCs w:val="26"/>
        </w:rPr>
        <w:t xml:space="preserve"> </w:t>
      </w:r>
      <w:proofErr w:type="spellStart"/>
      <w:r w:rsidRPr="00D02B94">
        <w:rPr>
          <w:color w:val="auto"/>
          <w:sz w:val="26"/>
          <w:szCs w:val="26"/>
        </w:rPr>
        <w:t>tiếp</w:t>
      </w:r>
      <w:proofErr w:type="spellEnd"/>
      <w:r w:rsidRPr="00D02B94">
        <w:rPr>
          <w:color w:val="auto"/>
          <w:sz w:val="26"/>
          <w:szCs w:val="26"/>
        </w:rPr>
        <w:t xml:space="preserve"> </w:t>
      </w:r>
      <w:proofErr w:type="spellStart"/>
      <w:r w:rsidRPr="00D02B94">
        <w:rPr>
          <w:color w:val="auto"/>
          <w:sz w:val="26"/>
          <w:szCs w:val="26"/>
        </w:rPr>
        <w:t>điện</w:t>
      </w:r>
      <w:proofErr w:type="spellEnd"/>
      <w:r w:rsidRPr="00D02B94">
        <w:rPr>
          <w:color w:val="auto"/>
          <w:sz w:val="26"/>
          <w:szCs w:val="26"/>
        </w:rPr>
        <w:t xml:space="preserve"> </w:t>
      </w:r>
      <w:proofErr w:type="spellStart"/>
      <w:r w:rsidRPr="00D02B94">
        <w:rPr>
          <w:color w:val="auto"/>
          <w:sz w:val="26"/>
          <w:szCs w:val="26"/>
        </w:rPr>
        <w:t>trở</w:t>
      </w:r>
      <w:proofErr w:type="spellEnd"/>
      <w:r w:rsidRPr="00D02B94">
        <w:rPr>
          <w:color w:val="auto"/>
          <w:sz w:val="26"/>
          <w:szCs w:val="26"/>
        </w:rPr>
        <w:t xml:space="preserve">, </w:t>
      </w:r>
      <w:proofErr w:type="spellStart"/>
      <w:r w:rsidRPr="00D02B94">
        <w:rPr>
          <w:color w:val="auto"/>
          <w:sz w:val="26"/>
          <w:szCs w:val="26"/>
        </w:rPr>
        <w:t>đế</w:t>
      </w:r>
      <w:proofErr w:type="spellEnd"/>
      <w:r w:rsidRPr="00D02B94">
        <w:rPr>
          <w:color w:val="auto"/>
          <w:sz w:val="26"/>
          <w:szCs w:val="26"/>
        </w:rPr>
        <w:t xml:space="preserve"> IC, </w:t>
      </w:r>
      <w:proofErr w:type="spellStart"/>
      <w:r w:rsidRPr="00D02B94">
        <w:rPr>
          <w:color w:val="auto"/>
          <w:sz w:val="26"/>
          <w:szCs w:val="26"/>
        </w:rPr>
        <w:t>tụ</w:t>
      </w:r>
      <w:proofErr w:type="spellEnd"/>
      <w:r w:rsidRPr="00D02B94">
        <w:rPr>
          <w:color w:val="auto"/>
          <w:sz w:val="26"/>
          <w:szCs w:val="26"/>
        </w:rPr>
        <w:t xml:space="preserve"> </w:t>
      </w:r>
      <w:proofErr w:type="spellStart"/>
      <w:r w:rsidRPr="00D02B94">
        <w:rPr>
          <w:color w:val="auto"/>
          <w:sz w:val="26"/>
          <w:szCs w:val="26"/>
        </w:rPr>
        <w:t>điện</w:t>
      </w:r>
      <w:proofErr w:type="spellEnd"/>
      <w:r w:rsidRPr="00D02B94">
        <w:rPr>
          <w:color w:val="auto"/>
          <w:sz w:val="26"/>
          <w:szCs w:val="26"/>
        </w:rPr>
        <w:t xml:space="preserve">, </w:t>
      </w:r>
      <w:proofErr w:type="spellStart"/>
      <w:r w:rsidRPr="00D02B94">
        <w:rPr>
          <w:color w:val="auto"/>
          <w:sz w:val="26"/>
          <w:szCs w:val="26"/>
        </w:rPr>
        <w:t>điện</w:t>
      </w:r>
      <w:proofErr w:type="spellEnd"/>
      <w:r w:rsidRPr="00D02B94">
        <w:rPr>
          <w:color w:val="auto"/>
          <w:sz w:val="26"/>
          <w:szCs w:val="26"/>
        </w:rPr>
        <w:t xml:space="preserve"> </w:t>
      </w:r>
      <w:proofErr w:type="spellStart"/>
      <w:r w:rsidRPr="00D02B94">
        <w:rPr>
          <w:color w:val="auto"/>
          <w:sz w:val="26"/>
          <w:szCs w:val="26"/>
        </w:rPr>
        <w:t>trở</w:t>
      </w:r>
      <w:proofErr w:type="spellEnd"/>
      <w:r w:rsidRPr="00D02B94">
        <w:rPr>
          <w:color w:val="auto"/>
          <w:sz w:val="26"/>
          <w:szCs w:val="26"/>
        </w:rPr>
        <w:t xml:space="preserve">, </w:t>
      </w:r>
      <w:proofErr w:type="spellStart"/>
      <w:r w:rsidRPr="00D02B94">
        <w:rPr>
          <w:color w:val="auto"/>
          <w:sz w:val="26"/>
          <w:szCs w:val="26"/>
        </w:rPr>
        <w:t>nút</w:t>
      </w:r>
      <w:proofErr w:type="spellEnd"/>
      <w:r w:rsidRPr="00D02B94">
        <w:rPr>
          <w:color w:val="auto"/>
          <w:sz w:val="26"/>
          <w:szCs w:val="26"/>
        </w:rPr>
        <w:t xml:space="preserve"> </w:t>
      </w:r>
      <w:proofErr w:type="spellStart"/>
      <w:r w:rsidRPr="00D02B94">
        <w:rPr>
          <w:color w:val="auto"/>
          <w:sz w:val="26"/>
          <w:szCs w:val="26"/>
        </w:rPr>
        <w:t>nhấn</w:t>
      </w:r>
      <w:proofErr w:type="spellEnd"/>
      <w:r w:rsidRPr="00D02B94">
        <w:rPr>
          <w:color w:val="auto"/>
          <w:sz w:val="26"/>
          <w:szCs w:val="26"/>
        </w:rPr>
        <w:t>…</w:t>
      </w:r>
    </w:p>
    <w:p w14:paraId="397D0BAE" w14:textId="7AB9FFC4" w:rsidR="00152D8A" w:rsidRPr="00D02B94" w:rsidRDefault="00152D8A" w:rsidP="003C10FB">
      <w:pPr>
        <w:pStyle w:val="NormalWeb"/>
        <w:shd w:val="clear" w:color="auto" w:fill="FFFFFF"/>
        <w:spacing w:before="0" w:beforeAutospacing="0" w:after="0" w:afterAutospacing="0" w:line="360" w:lineRule="auto"/>
        <w:ind w:firstLine="284"/>
        <w:jc w:val="both"/>
        <w:rPr>
          <w:color w:val="auto"/>
          <w:sz w:val="26"/>
          <w:szCs w:val="26"/>
        </w:rPr>
      </w:pPr>
      <w:r w:rsidRPr="00D02B94">
        <w:rPr>
          <w:color w:val="auto"/>
          <w:sz w:val="26"/>
          <w:szCs w:val="26"/>
        </w:rPr>
        <w:lastRenderedPageBreak/>
        <w:t xml:space="preserve">Sau </w:t>
      </w:r>
      <w:proofErr w:type="spellStart"/>
      <w:r w:rsidRPr="00D02B94">
        <w:rPr>
          <w:color w:val="auto"/>
          <w:sz w:val="26"/>
          <w:szCs w:val="26"/>
        </w:rPr>
        <w:t>khi</w:t>
      </w:r>
      <w:proofErr w:type="spellEnd"/>
      <w:r w:rsidRPr="00D02B94">
        <w:rPr>
          <w:color w:val="auto"/>
          <w:sz w:val="26"/>
          <w:szCs w:val="26"/>
        </w:rPr>
        <w:t xml:space="preserve"> </w:t>
      </w:r>
      <w:proofErr w:type="spellStart"/>
      <w:r w:rsidRPr="00D02B94">
        <w:rPr>
          <w:color w:val="auto"/>
          <w:sz w:val="26"/>
          <w:szCs w:val="26"/>
        </w:rPr>
        <w:t>hàn</w:t>
      </w:r>
      <w:proofErr w:type="spellEnd"/>
      <w:r w:rsidRPr="00D02B94">
        <w:rPr>
          <w:color w:val="auto"/>
          <w:sz w:val="26"/>
          <w:szCs w:val="26"/>
        </w:rPr>
        <w:t xml:space="preserve"> </w:t>
      </w:r>
      <w:proofErr w:type="spellStart"/>
      <w:r w:rsidRPr="00D02B94">
        <w:rPr>
          <w:color w:val="auto"/>
          <w:sz w:val="26"/>
          <w:szCs w:val="26"/>
        </w:rPr>
        <w:t>xong</w:t>
      </w:r>
      <w:proofErr w:type="spellEnd"/>
      <w:r w:rsidRPr="00D02B94">
        <w:rPr>
          <w:color w:val="auto"/>
          <w:sz w:val="26"/>
          <w:szCs w:val="26"/>
        </w:rPr>
        <w:t xml:space="preserve">, </w:t>
      </w:r>
      <w:proofErr w:type="spellStart"/>
      <w:r w:rsidRPr="00D02B94">
        <w:rPr>
          <w:color w:val="auto"/>
          <w:sz w:val="26"/>
          <w:szCs w:val="26"/>
        </w:rPr>
        <w:t>các</w:t>
      </w:r>
      <w:proofErr w:type="spellEnd"/>
      <w:r w:rsidRPr="00D02B94">
        <w:rPr>
          <w:color w:val="auto"/>
          <w:sz w:val="26"/>
          <w:szCs w:val="26"/>
        </w:rPr>
        <w:t xml:space="preserve"> </w:t>
      </w:r>
      <w:proofErr w:type="spellStart"/>
      <w:r w:rsidRPr="00D02B94">
        <w:rPr>
          <w:color w:val="auto"/>
          <w:sz w:val="26"/>
          <w:szCs w:val="26"/>
        </w:rPr>
        <w:t>bạn</w:t>
      </w:r>
      <w:proofErr w:type="spellEnd"/>
      <w:r w:rsidRPr="00D02B94">
        <w:rPr>
          <w:color w:val="auto"/>
          <w:sz w:val="26"/>
          <w:szCs w:val="26"/>
        </w:rPr>
        <w:t xml:space="preserve"> </w:t>
      </w:r>
      <w:proofErr w:type="spellStart"/>
      <w:r w:rsidRPr="00D02B94">
        <w:rPr>
          <w:color w:val="auto"/>
          <w:sz w:val="26"/>
          <w:szCs w:val="26"/>
        </w:rPr>
        <w:t>nên</w:t>
      </w:r>
      <w:proofErr w:type="spellEnd"/>
      <w:r w:rsidRPr="00D02B94">
        <w:rPr>
          <w:color w:val="auto"/>
          <w:sz w:val="26"/>
          <w:szCs w:val="26"/>
        </w:rPr>
        <w:t xml:space="preserve"> </w:t>
      </w:r>
      <w:proofErr w:type="spellStart"/>
      <w:r w:rsidRPr="00D02B94">
        <w:rPr>
          <w:color w:val="auto"/>
          <w:sz w:val="26"/>
          <w:szCs w:val="26"/>
        </w:rPr>
        <w:t>quét</w:t>
      </w:r>
      <w:proofErr w:type="spellEnd"/>
      <w:r w:rsidRPr="00D02B94">
        <w:rPr>
          <w:color w:val="auto"/>
          <w:sz w:val="26"/>
          <w:szCs w:val="26"/>
        </w:rPr>
        <w:t xml:space="preserve"> </w:t>
      </w:r>
      <w:proofErr w:type="spellStart"/>
      <w:r w:rsidRPr="00D02B94">
        <w:rPr>
          <w:color w:val="auto"/>
          <w:sz w:val="26"/>
          <w:szCs w:val="26"/>
        </w:rPr>
        <w:t>một</w:t>
      </w:r>
      <w:proofErr w:type="spellEnd"/>
      <w:r w:rsidRPr="00D02B94">
        <w:rPr>
          <w:color w:val="auto"/>
          <w:sz w:val="26"/>
          <w:szCs w:val="26"/>
        </w:rPr>
        <w:t xml:space="preserve"> </w:t>
      </w:r>
      <w:proofErr w:type="spellStart"/>
      <w:r w:rsidRPr="00D02B94">
        <w:rPr>
          <w:color w:val="auto"/>
          <w:sz w:val="26"/>
          <w:szCs w:val="26"/>
        </w:rPr>
        <w:t>lớp</w:t>
      </w:r>
      <w:proofErr w:type="spellEnd"/>
      <w:r w:rsidRPr="00D02B94">
        <w:rPr>
          <w:color w:val="auto"/>
          <w:sz w:val="26"/>
          <w:szCs w:val="26"/>
        </w:rPr>
        <w:t xml:space="preserve"> </w:t>
      </w:r>
      <w:proofErr w:type="spellStart"/>
      <w:r w:rsidRPr="00D02B94">
        <w:rPr>
          <w:color w:val="auto"/>
          <w:sz w:val="26"/>
          <w:szCs w:val="26"/>
        </w:rPr>
        <w:t>nhựa</w:t>
      </w:r>
      <w:proofErr w:type="spellEnd"/>
      <w:r w:rsidRPr="00D02B94">
        <w:rPr>
          <w:color w:val="auto"/>
          <w:sz w:val="26"/>
          <w:szCs w:val="26"/>
        </w:rPr>
        <w:t xml:space="preserve"> </w:t>
      </w:r>
      <w:proofErr w:type="spellStart"/>
      <w:r w:rsidRPr="00D02B94">
        <w:rPr>
          <w:color w:val="auto"/>
          <w:sz w:val="26"/>
          <w:szCs w:val="26"/>
        </w:rPr>
        <w:t>thông</w:t>
      </w:r>
      <w:proofErr w:type="spellEnd"/>
      <w:r w:rsidRPr="00D02B94">
        <w:rPr>
          <w:color w:val="auto"/>
          <w:sz w:val="26"/>
          <w:szCs w:val="26"/>
        </w:rPr>
        <w:t xml:space="preserve"> </w:t>
      </w:r>
      <w:proofErr w:type="spellStart"/>
      <w:r w:rsidRPr="00D02B94">
        <w:rPr>
          <w:color w:val="auto"/>
          <w:sz w:val="26"/>
          <w:szCs w:val="26"/>
        </w:rPr>
        <w:t>pha</w:t>
      </w:r>
      <w:proofErr w:type="spellEnd"/>
      <w:r w:rsidRPr="00D02B94">
        <w:rPr>
          <w:color w:val="auto"/>
          <w:sz w:val="26"/>
          <w:szCs w:val="26"/>
        </w:rPr>
        <w:t xml:space="preserve"> </w:t>
      </w:r>
      <w:proofErr w:type="spellStart"/>
      <w:r w:rsidRPr="00D02B94">
        <w:rPr>
          <w:color w:val="auto"/>
          <w:sz w:val="26"/>
          <w:szCs w:val="26"/>
        </w:rPr>
        <w:t>xăng</w:t>
      </w:r>
      <w:proofErr w:type="spellEnd"/>
      <w:r w:rsidRPr="00D02B94">
        <w:rPr>
          <w:color w:val="auto"/>
          <w:sz w:val="26"/>
          <w:szCs w:val="26"/>
        </w:rPr>
        <w:t xml:space="preserve"> </w:t>
      </w:r>
      <w:proofErr w:type="spellStart"/>
      <w:r w:rsidRPr="00D02B94">
        <w:rPr>
          <w:color w:val="auto"/>
          <w:sz w:val="26"/>
          <w:szCs w:val="26"/>
        </w:rPr>
        <w:t>thơm</w:t>
      </w:r>
      <w:proofErr w:type="spellEnd"/>
      <w:r w:rsidRPr="00D02B94">
        <w:rPr>
          <w:color w:val="auto"/>
          <w:sz w:val="26"/>
          <w:szCs w:val="26"/>
        </w:rPr>
        <w:t xml:space="preserve"> </w:t>
      </w:r>
      <w:proofErr w:type="spellStart"/>
      <w:r w:rsidRPr="00D02B94">
        <w:rPr>
          <w:color w:val="auto"/>
          <w:sz w:val="26"/>
          <w:szCs w:val="26"/>
        </w:rPr>
        <w:t>lên</w:t>
      </w:r>
      <w:proofErr w:type="spellEnd"/>
      <w:r w:rsidRPr="00D02B94">
        <w:rPr>
          <w:color w:val="auto"/>
          <w:sz w:val="26"/>
          <w:szCs w:val="26"/>
        </w:rPr>
        <w:t xml:space="preserve"> </w:t>
      </w:r>
      <w:proofErr w:type="spellStart"/>
      <w:r w:rsidRPr="00D02B94">
        <w:rPr>
          <w:color w:val="auto"/>
          <w:sz w:val="26"/>
          <w:szCs w:val="26"/>
        </w:rPr>
        <w:t>mạch</w:t>
      </w:r>
      <w:proofErr w:type="spellEnd"/>
      <w:r w:rsidRPr="00D02B94">
        <w:rPr>
          <w:color w:val="auto"/>
          <w:sz w:val="26"/>
          <w:szCs w:val="26"/>
        </w:rPr>
        <w:t xml:space="preserve"> </w:t>
      </w:r>
      <w:proofErr w:type="spellStart"/>
      <w:r w:rsidRPr="00D02B94">
        <w:rPr>
          <w:color w:val="auto"/>
          <w:sz w:val="26"/>
          <w:szCs w:val="26"/>
        </w:rPr>
        <w:t>để</w:t>
      </w:r>
      <w:proofErr w:type="spellEnd"/>
      <w:r w:rsidRPr="00D02B94">
        <w:rPr>
          <w:color w:val="auto"/>
          <w:sz w:val="26"/>
          <w:szCs w:val="26"/>
        </w:rPr>
        <w:t xml:space="preserve"> </w:t>
      </w:r>
      <w:proofErr w:type="spellStart"/>
      <w:r w:rsidRPr="00D02B94">
        <w:rPr>
          <w:color w:val="auto"/>
          <w:sz w:val="26"/>
          <w:szCs w:val="26"/>
        </w:rPr>
        <w:t>bảo</w:t>
      </w:r>
      <w:proofErr w:type="spellEnd"/>
      <w:r w:rsidRPr="00D02B94">
        <w:rPr>
          <w:color w:val="auto"/>
          <w:sz w:val="26"/>
          <w:szCs w:val="26"/>
        </w:rPr>
        <w:t xml:space="preserve"> </w:t>
      </w:r>
      <w:proofErr w:type="spellStart"/>
      <w:r w:rsidRPr="00D02B94">
        <w:rPr>
          <w:color w:val="auto"/>
          <w:sz w:val="26"/>
          <w:szCs w:val="26"/>
        </w:rPr>
        <w:t>vệ</w:t>
      </w:r>
      <w:proofErr w:type="spellEnd"/>
      <w:r w:rsidRPr="00D02B94">
        <w:rPr>
          <w:color w:val="auto"/>
          <w:sz w:val="26"/>
          <w:szCs w:val="26"/>
        </w:rPr>
        <w:t xml:space="preserve"> </w:t>
      </w:r>
      <w:proofErr w:type="spellStart"/>
      <w:r w:rsidRPr="00D02B94">
        <w:rPr>
          <w:color w:val="auto"/>
          <w:sz w:val="26"/>
          <w:szCs w:val="26"/>
        </w:rPr>
        <w:t>mạch</w:t>
      </w:r>
      <w:proofErr w:type="spellEnd"/>
      <w:r w:rsidRPr="00D02B94">
        <w:rPr>
          <w:color w:val="auto"/>
          <w:sz w:val="26"/>
          <w:szCs w:val="26"/>
        </w:rPr>
        <w:t xml:space="preserve">, </w:t>
      </w:r>
      <w:proofErr w:type="spellStart"/>
      <w:r w:rsidRPr="00D02B94">
        <w:rPr>
          <w:color w:val="auto"/>
          <w:sz w:val="26"/>
          <w:szCs w:val="26"/>
        </w:rPr>
        <w:t>nếu</w:t>
      </w:r>
      <w:proofErr w:type="spellEnd"/>
      <w:r w:rsidRPr="00D02B94">
        <w:rPr>
          <w:color w:val="auto"/>
          <w:sz w:val="26"/>
          <w:szCs w:val="26"/>
        </w:rPr>
        <w:t xml:space="preserve"> </w:t>
      </w:r>
      <w:proofErr w:type="spellStart"/>
      <w:r w:rsidRPr="00D02B94">
        <w:rPr>
          <w:color w:val="auto"/>
          <w:sz w:val="26"/>
          <w:szCs w:val="26"/>
        </w:rPr>
        <w:t>không</w:t>
      </w:r>
      <w:proofErr w:type="spellEnd"/>
      <w:r w:rsidRPr="00D02B94">
        <w:rPr>
          <w:color w:val="auto"/>
          <w:sz w:val="26"/>
          <w:szCs w:val="26"/>
        </w:rPr>
        <w:t xml:space="preserve"> </w:t>
      </w:r>
      <w:proofErr w:type="spellStart"/>
      <w:r w:rsidRPr="00D02B94">
        <w:rPr>
          <w:color w:val="auto"/>
          <w:sz w:val="26"/>
          <w:szCs w:val="26"/>
        </w:rPr>
        <w:t>thì</w:t>
      </w:r>
      <w:proofErr w:type="spellEnd"/>
      <w:r w:rsidRPr="00D02B94">
        <w:rPr>
          <w:color w:val="auto"/>
          <w:sz w:val="26"/>
          <w:szCs w:val="26"/>
        </w:rPr>
        <w:t xml:space="preserve"> </w:t>
      </w:r>
      <w:proofErr w:type="spellStart"/>
      <w:r w:rsidRPr="00D02B94">
        <w:rPr>
          <w:color w:val="auto"/>
          <w:sz w:val="26"/>
          <w:szCs w:val="26"/>
        </w:rPr>
        <w:t>chỉ</w:t>
      </w:r>
      <w:proofErr w:type="spellEnd"/>
      <w:r w:rsidRPr="00D02B94">
        <w:rPr>
          <w:color w:val="auto"/>
          <w:sz w:val="26"/>
          <w:szCs w:val="26"/>
        </w:rPr>
        <w:t xml:space="preserve"> </w:t>
      </w:r>
      <w:proofErr w:type="spellStart"/>
      <w:r w:rsidRPr="00D02B94">
        <w:rPr>
          <w:color w:val="auto"/>
          <w:sz w:val="26"/>
          <w:szCs w:val="26"/>
        </w:rPr>
        <w:t>sau</w:t>
      </w:r>
      <w:proofErr w:type="spellEnd"/>
      <w:r w:rsidRPr="00D02B94">
        <w:rPr>
          <w:color w:val="auto"/>
          <w:sz w:val="26"/>
          <w:szCs w:val="26"/>
        </w:rPr>
        <w:t xml:space="preserve"> 1 </w:t>
      </w:r>
      <w:proofErr w:type="spellStart"/>
      <w:r w:rsidRPr="00D02B94">
        <w:rPr>
          <w:color w:val="auto"/>
          <w:sz w:val="26"/>
          <w:szCs w:val="26"/>
        </w:rPr>
        <w:t>vài</w:t>
      </w:r>
      <w:proofErr w:type="spellEnd"/>
      <w:r w:rsidRPr="00D02B94">
        <w:rPr>
          <w:color w:val="auto"/>
          <w:sz w:val="26"/>
          <w:szCs w:val="26"/>
        </w:rPr>
        <w:t xml:space="preserve"> </w:t>
      </w:r>
      <w:proofErr w:type="spellStart"/>
      <w:r w:rsidRPr="00D02B94">
        <w:rPr>
          <w:color w:val="auto"/>
          <w:sz w:val="26"/>
          <w:szCs w:val="26"/>
        </w:rPr>
        <w:t>ngày</w:t>
      </w:r>
      <w:proofErr w:type="spellEnd"/>
      <w:r w:rsidRPr="00D02B94">
        <w:rPr>
          <w:color w:val="auto"/>
          <w:sz w:val="26"/>
          <w:szCs w:val="26"/>
        </w:rPr>
        <w:t xml:space="preserve"> </w:t>
      </w:r>
      <w:proofErr w:type="spellStart"/>
      <w:r w:rsidRPr="00D02B94">
        <w:rPr>
          <w:color w:val="auto"/>
          <w:sz w:val="26"/>
          <w:szCs w:val="26"/>
        </w:rPr>
        <w:t>đường</w:t>
      </w:r>
      <w:proofErr w:type="spellEnd"/>
      <w:r w:rsidRPr="00D02B94">
        <w:rPr>
          <w:color w:val="auto"/>
          <w:sz w:val="26"/>
          <w:szCs w:val="26"/>
        </w:rPr>
        <w:t xml:space="preserve"> </w:t>
      </w:r>
      <w:proofErr w:type="spellStart"/>
      <w:r w:rsidRPr="00D02B94">
        <w:rPr>
          <w:color w:val="auto"/>
          <w:sz w:val="26"/>
          <w:szCs w:val="26"/>
        </w:rPr>
        <w:t>đồng</w:t>
      </w:r>
      <w:proofErr w:type="spellEnd"/>
      <w:r w:rsidRPr="00D02B94">
        <w:rPr>
          <w:color w:val="auto"/>
          <w:sz w:val="26"/>
          <w:szCs w:val="26"/>
        </w:rPr>
        <w:t xml:space="preserve"> </w:t>
      </w:r>
      <w:proofErr w:type="spellStart"/>
      <w:r w:rsidRPr="00D02B94">
        <w:rPr>
          <w:color w:val="auto"/>
          <w:sz w:val="26"/>
          <w:szCs w:val="26"/>
        </w:rPr>
        <w:t>bị</w:t>
      </w:r>
      <w:proofErr w:type="spellEnd"/>
      <w:r w:rsidRPr="00D02B94">
        <w:rPr>
          <w:color w:val="auto"/>
          <w:sz w:val="26"/>
          <w:szCs w:val="26"/>
        </w:rPr>
        <w:t xml:space="preserve"> oxy </w:t>
      </w:r>
      <w:proofErr w:type="spellStart"/>
      <w:r w:rsidRPr="00D02B94">
        <w:rPr>
          <w:color w:val="auto"/>
          <w:sz w:val="26"/>
          <w:szCs w:val="26"/>
        </w:rPr>
        <w:t>hoá</w:t>
      </w:r>
      <w:proofErr w:type="spellEnd"/>
      <w:r w:rsidRPr="00D02B94">
        <w:rPr>
          <w:color w:val="auto"/>
          <w:sz w:val="26"/>
          <w:szCs w:val="26"/>
        </w:rPr>
        <w:t xml:space="preserve"> </w:t>
      </w:r>
      <w:proofErr w:type="spellStart"/>
      <w:r w:rsidRPr="00D02B94">
        <w:rPr>
          <w:color w:val="auto"/>
          <w:sz w:val="26"/>
          <w:szCs w:val="26"/>
        </w:rPr>
        <w:t>đen</w:t>
      </w:r>
      <w:proofErr w:type="spellEnd"/>
      <w:r w:rsidRPr="00D02B94">
        <w:rPr>
          <w:color w:val="auto"/>
          <w:sz w:val="26"/>
          <w:szCs w:val="26"/>
        </w:rPr>
        <w:t xml:space="preserve"> </w:t>
      </w:r>
      <w:proofErr w:type="spellStart"/>
      <w:r w:rsidRPr="00D02B94">
        <w:rPr>
          <w:color w:val="auto"/>
          <w:sz w:val="26"/>
          <w:szCs w:val="26"/>
        </w:rPr>
        <w:t>thui</w:t>
      </w:r>
      <w:proofErr w:type="spellEnd"/>
      <w:r w:rsidRPr="00D02B94">
        <w:rPr>
          <w:color w:val="auto"/>
          <w:sz w:val="26"/>
          <w:szCs w:val="26"/>
        </w:rPr>
        <w:t xml:space="preserve">, </w:t>
      </w:r>
      <w:proofErr w:type="spellStart"/>
      <w:r w:rsidRPr="00D02B94">
        <w:rPr>
          <w:color w:val="auto"/>
          <w:sz w:val="26"/>
          <w:szCs w:val="26"/>
        </w:rPr>
        <w:t>dẫn</w:t>
      </w:r>
      <w:proofErr w:type="spellEnd"/>
      <w:r w:rsidRPr="00D02B94">
        <w:rPr>
          <w:color w:val="auto"/>
          <w:sz w:val="26"/>
          <w:szCs w:val="26"/>
        </w:rPr>
        <w:t xml:space="preserve"> </w:t>
      </w:r>
      <w:proofErr w:type="spellStart"/>
      <w:r w:rsidRPr="00D02B94">
        <w:rPr>
          <w:color w:val="auto"/>
          <w:sz w:val="26"/>
          <w:szCs w:val="26"/>
        </w:rPr>
        <w:t>điện</w:t>
      </w:r>
      <w:proofErr w:type="spellEnd"/>
      <w:r w:rsidRPr="00D02B94">
        <w:rPr>
          <w:color w:val="auto"/>
          <w:sz w:val="26"/>
          <w:szCs w:val="26"/>
        </w:rPr>
        <w:t xml:space="preserve"> </w:t>
      </w:r>
      <w:proofErr w:type="spellStart"/>
      <w:r w:rsidRPr="00D02B94">
        <w:rPr>
          <w:color w:val="auto"/>
          <w:sz w:val="26"/>
          <w:szCs w:val="26"/>
        </w:rPr>
        <w:t>kém</w:t>
      </w:r>
      <w:proofErr w:type="spellEnd"/>
      <w:r w:rsidRPr="00D02B94">
        <w:rPr>
          <w:color w:val="auto"/>
          <w:sz w:val="26"/>
          <w:szCs w:val="26"/>
        </w:rPr>
        <w:t xml:space="preserve"> </w:t>
      </w:r>
      <w:proofErr w:type="spellStart"/>
      <w:r w:rsidRPr="00D02B94">
        <w:rPr>
          <w:color w:val="auto"/>
          <w:sz w:val="26"/>
          <w:szCs w:val="26"/>
        </w:rPr>
        <w:t>và</w:t>
      </w:r>
      <w:proofErr w:type="spellEnd"/>
      <w:r w:rsidRPr="00D02B94">
        <w:rPr>
          <w:color w:val="auto"/>
          <w:sz w:val="26"/>
          <w:szCs w:val="26"/>
        </w:rPr>
        <w:t xml:space="preserve"> </w:t>
      </w:r>
      <w:proofErr w:type="spellStart"/>
      <w:r w:rsidRPr="00D02B94">
        <w:rPr>
          <w:color w:val="auto"/>
          <w:sz w:val="26"/>
          <w:szCs w:val="26"/>
        </w:rPr>
        <w:t>nhìn</w:t>
      </w:r>
      <w:proofErr w:type="spellEnd"/>
      <w:r w:rsidRPr="00D02B94">
        <w:rPr>
          <w:color w:val="auto"/>
          <w:sz w:val="26"/>
          <w:szCs w:val="26"/>
        </w:rPr>
        <w:t xml:space="preserve"> board </w:t>
      </w:r>
      <w:proofErr w:type="spellStart"/>
      <w:r w:rsidRPr="00D02B94">
        <w:rPr>
          <w:color w:val="auto"/>
          <w:sz w:val="26"/>
          <w:szCs w:val="26"/>
        </w:rPr>
        <w:t>rất</w:t>
      </w:r>
      <w:proofErr w:type="spellEnd"/>
      <w:r w:rsidRPr="00D02B94">
        <w:rPr>
          <w:color w:val="auto"/>
          <w:sz w:val="26"/>
          <w:szCs w:val="26"/>
        </w:rPr>
        <w:t xml:space="preserve"> </w:t>
      </w:r>
      <w:proofErr w:type="spellStart"/>
      <w:r w:rsidRPr="00D02B94">
        <w:rPr>
          <w:color w:val="auto"/>
          <w:sz w:val="26"/>
          <w:szCs w:val="26"/>
        </w:rPr>
        <w:t>xấu</w:t>
      </w:r>
      <w:proofErr w:type="spellEnd"/>
      <w:r w:rsidRPr="00D02B94">
        <w:rPr>
          <w:color w:val="auto"/>
          <w:sz w:val="26"/>
          <w:szCs w:val="26"/>
        </w:rPr>
        <w:t>.</w:t>
      </w:r>
    </w:p>
    <w:p w14:paraId="0D35DD84" w14:textId="77777777" w:rsidR="00152D8A" w:rsidRPr="00D02B94" w:rsidRDefault="00152D8A" w:rsidP="008E7E73">
      <w:pPr>
        <w:pStyle w:val="NormalWeb"/>
        <w:shd w:val="clear" w:color="auto" w:fill="FFFFFF"/>
        <w:spacing w:before="0" w:beforeAutospacing="0" w:after="0" w:afterAutospacing="0" w:line="360" w:lineRule="auto"/>
        <w:jc w:val="both"/>
        <w:rPr>
          <w:color w:val="auto"/>
          <w:sz w:val="26"/>
          <w:szCs w:val="26"/>
        </w:rPr>
      </w:pPr>
      <w:proofErr w:type="spellStart"/>
      <w:r w:rsidRPr="00D02B94">
        <w:rPr>
          <w:rStyle w:val="Strong"/>
          <w:color w:val="auto"/>
          <w:sz w:val="26"/>
          <w:szCs w:val="26"/>
        </w:rPr>
        <w:t>Bước</w:t>
      </w:r>
      <w:proofErr w:type="spellEnd"/>
      <w:r w:rsidRPr="00D02B94">
        <w:rPr>
          <w:rStyle w:val="Strong"/>
          <w:color w:val="auto"/>
          <w:sz w:val="26"/>
          <w:szCs w:val="26"/>
        </w:rPr>
        <w:t xml:space="preserve"> 7</w:t>
      </w:r>
      <w:r w:rsidRPr="00D02B94">
        <w:rPr>
          <w:color w:val="auto"/>
          <w:sz w:val="26"/>
          <w:szCs w:val="26"/>
        </w:rPr>
        <w:t>: </w:t>
      </w:r>
      <w:proofErr w:type="spellStart"/>
      <w:r w:rsidRPr="00D02B94">
        <w:rPr>
          <w:rStyle w:val="Strong"/>
          <w:color w:val="auto"/>
          <w:sz w:val="26"/>
          <w:szCs w:val="26"/>
        </w:rPr>
        <w:t>Kiểm</w:t>
      </w:r>
      <w:proofErr w:type="spellEnd"/>
      <w:r w:rsidRPr="00D02B94">
        <w:rPr>
          <w:rStyle w:val="Strong"/>
          <w:color w:val="auto"/>
          <w:sz w:val="26"/>
          <w:szCs w:val="26"/>
        </w:rPr>
        <w:t xml:space="preserve"> </w:t>
      </w:r>
      <w:proofErr w:type="spellStart"/>
      <w:r w:rsidRPr="00D02B94">
        <w:rPr>
          <w:rStyle w:val="Strong"/>
          <w:color w:val="auto"/>
          <w:sz w:val="26"/>
          <w:szCs w:val="26"/>
        </w:rPr>
        <w:t>tra</w:t>
      </w:r>
      <w:proofErr w:type="spellEnd"/>
      <w:r w:rsidRPr="00D02B94">
        <w:rPr>
          <w:rStyle w:val="Strong"/>
          <w:color w:val="auto"/>
          <w:sz w:val="26"/>
          <w:szCs w:val="26"/>
        </w:rPr>
        <w:t xml:space="preserve"> </w:t>
      </w:r>
      <w:proofErr w:type="spellStart"/>
      <w:r w:rsidRPr="00D02B94">
        <w:rPr>
          <w:rStyle w:val="Strong"/>
          <w:color w:val="auto"/>
          <w:sz w:val="26"/>
          <w:szCs w:val="26"/>
        </w:rPr>
        <w:t>và</w:t>
      </w:r>
      <w:proofErr w:type="spellEnd"/>
      <w:r w:rsidRPr="00D02B94">
        <w:rPr>
          <w:rStyle w:val="Strong"/>
          <w:color w:val="auto"/>
          <w:sz w:val="26"/>
          <w:szCs w:val="26"/>
        </w:rPr>
        <w:t xml:space="preserve"> </w:t>
      </w:r>
      <w:proofErr w:type="spellStart"/>
      <w:r w:rsidRPr="00D02B94">
        <w:rPr>
          <w:rStyle w:val="Strong"/>
          <w:color w:val="auto"/>
          <w:sz w:val="26"/>
          <w:szCs w:val="26"/>
        </w:rPr>
        <w:t>chạy</w:t>
      </w:r>
      <w:proofErr w:type="spellEnd"/>
      <w:r w:rsidRPr="00D02B94">
        <w:rPr>
          <w:rStyle w:val="Strong"/>
          <w:color w:val="auto"/>
          <w:sz w:val="26"/>
          <w:szCs w:val="26"/>
        </w:rPr>
        <w:t xml:space="preserve"> </w:t>
      </w:r>
      <w:proofErr w:type="spellStart"/>
      <w:r w:rsidRPr="00D02B94">
        <w:rPr>
          <w:rStyle w:val="Strong"/>
          <w:color w:val="auto"/>
          <w:sz w:val="26"/>
          <w:szCs w:val="26"/>
        </w:rPr>
        <w:t>thử</w:t>
      </w:r>
      <w:proofErr w:type="spellEnd"/>
      <w:r w:rsidRPr="00D02B94">
        <w:rPr>
          <w:rStyle w:val="Strong"/>
          <w:color w:val="auto"/>
          <w:sz w:val="26"/>
          <w:szCs w:val="26"/>
        </w:rPr>
        <w:t xml:space="preserve"> </w:t>
      </w:r>
      <w:proofErr w:type="spellStart"/>
      <w:r w:rsidRPr="00D02B94">
        <w:rPr>
          <w:rStyle w:val="Strong"/>
          <w:color w:val="auto"/>
          <w:sz w:val="26"/>
          <w:szCs w:val="26"/>
        </w:rPr>
        <w:t>mạch</w:t>
      </w:r>
      <w:proofErr w:type="spellEnd"/>
    </w:p>
    <w:p w14:paraId="667FD97B" w14:textId="77777777" w:rsidR="00152D8A" w:rsidRPr="00D02B94" w:rsidRDefault="00152D8A" w:rsidP="008E7E73">
      <w:pPr>
        <w:numPr>
          <w:ilvl w:val="0"/>
          <w:numId w:val="10"/>
        </w:numPr>
        <w:shd w:val="clear" w:color="auto" w:fill="FFFFFF"/>
        <w:spacing w:line="360" w:lineRule="auto"/>
        <w:ind w:left="1035"/>
        <w:jc w:val="both"/>
        <w:rPr>
          <w:color w:val="auto"/>
          <w:szCs w:val="26"/>
        </w:rPr>
      </w:pPr>
      <w:proofErr w:type="spellStart"/>
      <w:r w:rsidRPr="00D02B94">
        <w:rPr>
          <w:color w:val="auto"/>
          <w:szCs w:val="26"/>
        </w:rPr>
        <w:t>Kiểm</w:t>
      </w:r>
      <w:proofErr w:type="spellEnd"/>
      <w:r w:rsidRPr="00D02B94">
        <w:rPr>
          <w:color w:val="auto"/>
          <w:szCs w:val="26"/>
        </w:rPr>
        <w:t xml:space="preserve"> </w:t>
      </w:r>
      <w:proofErr w:type="spellStart"/>
      <w:r w:rsidRPr="00D02B94">
        <w:rPr>
          <w:color w:val="auto"/>
          <w:szCs w:val="26"/>
        </w:rPr>
        <w:t>tra</w:t>
      </w:r>
      <w:proofErr w:type="spellEnd"/>
      <w:r w:rsidRPr="00D02B94">
        <w:rPr>
          <w:color w:val="auto"/>
          <w:szCs w:val="26"/>
        </w:rPr>
        <w:t xml:space="preserve"> </w:t>
      </w:r>
      <w:proofErr w:type="spellStart"/>
      <w:r w:rsidRPr="00D02B94">
        <w:rPr>
          <w:color w:val="auto"/>
          <w:szCs w:val="26"/>
        </w:rPr>
        <w:t>kĩ</w:t>
      </w:r>
      <w:proofErr w:type="spellEnd"/>
      <w:r w:rsidRPr="00D02B94">
        <w:rPr>
          <w:color w:val="auto"/>
          <w:szCs w:val="26"/>
        </w:rPr>
        <w:t xml:space="preserve"> </w:t>
      </w:r>
      <w:proofErr w:type="spellStart"/>
      <w:r w:rsidRPr="00D02B94">
        <w:rPr>
          <w:color w:val="auto"/>
          <w:szCs w:val="26"/>
        </w:rPr>
        <w:t>các</w:t>
      </w:r>
      <w:proofErr w:type="spellEnd"/>
      <w:r w:rsidRPr="00D02B94">
        <w:rPr>
          <w:color w:val="auto"/>
          <w:szCs w:val="26"/>
        </w:rPr>
        <w:t xml:space="preserve"> </w:t>
      </w:r>
      <w:proofErr w:type="spellStart"/>
      <w:r w:rsidRPr="00D02B94">
        <w:rPr>
          <w:color w:val="auto"/>
          <w:szCs w:val="26"/>
        </w:rPr>
        <w:t>đường</w:t>
      </w:r>
      <w:proofErr w:type="spellEnd"/>
      <w:r w:rsidRPr="00D02B94">
        <w:rPr>
          <w:color w:val="auto"/>
          <w:szCs w:val="26"/>
        </w:rPr>
        <w:t xml:space="preserve"> </w:t>
      </w:r>
      <w:proofErr w:type="spellStart"/>
      <w:r w:rsidRPr="00D02B94">
        <w:rPr>
          <w:color w:val="auto"/>
          <w:szCs w:val="26"/>
        </w:rPr>
        <w:t>mạch</w:t>
      </w:r>
      <w:proofErr w:type="spellEnd"/>
      <w:r w:rsidRPr="00D02B94">
        <w:rPr>
          <w:color w:val="auto"/>
          <w:szCs w:val="26"/>
        </w:rPr>
        <w:t xml:space="preserve"> </w:t>
      </w:r>
      <w:proofErr w:type="spellStart"/>
      <w:r w:rsidRPr="00D02B94">
        <w:rPr>
          <w:color w:val="auto"/>
          <w:szCs w:val="26"/>
        </w:rPr>
        <w:t>các</w:t>
      </w:r>
      <w:proofErr w:type="spellEnd"/>
      <w:r w:rsidRPr="00D02B94">
        <w:rPr>
          <w:color w:val="auto"/>
          <w:szCs w:val="26"/>
        </w:rPr>
        <w:t xml:space="preserve"> </w:t>
      </w:r>
      <w:proofErr w:type="spellStart"/>
      <w:r w:rsidRPr="00D02B94">
        <w:rPr>
          <w:color w:val="auto"/>
          <w:szCs w:val="26"/>
        </w:rPr>
        <w:t>chân</w:t>
      </w:r>
      <w:proofErr w:type="spellEnd"/>
      <w:r w:rsidRPr="00D02B94">
        <w:rPr>
          <w:rStyle w:val="Hyperlink"/>
          <w:i/>
          <w:color w:val="auto"/>
          <w:szCs w:val="26"/>
          <w:u w:val="none"/>
        </w:rPr>
        <w:t xml:space="preserve"> </w:t>
      </w:r>
      <w:r w:rsidRPr="00D02B94">
        <w:rPr>
          <w:rStyle w:val="Hyperlink"/>
          <w:color w:val="auto"/>
          <w:szCs w:val="26"/>
          <w:u w:val="none"/>
        </w:rPr>
        <w:t>IC</w:t>
      </w:r>
      <w:r w:rsidRPr="00D02B94">
        <w:rPr>
          <w:color w:val="auto"/>
          <w:szCs w:val="26"/>
        </w:rPr>
        <w:t> </w:t>
      </w:r>
      <w:proofErr w:type="spellStart"/>
      <w:r w:rsidRPr="00D02B94">
        <w:rPr>
          <w:color w:val="auto"/>
          <w:szCs w:val="26"/>
        </w:rPr>
        <w:t>xem</w:t>
      </w:r>
      <w:proofErr w:type="spellEnd"/>
      <w:r w:rsidRPr="00D02B94">
        <w:rPr>
          <w:color w:val="auto"/>
          <w:szCs w:val="26"/>
        </w:rPr>
        <w:t xml:space="preserve"> </w:t>
      </w:r>
      <w:proofErr w:type="spellStart"/>
      <w:r w:rsidRPr="00D02B94">
        <w:rPr>
          <w:color w:val="auto"/>
          <w:szCs w:val="26"/>
        </w:rPr>
        <w:t>có</w:t>
      </w:r>
      <w:proofErr w:type="spellEnd"/>
      <w:r w:rsidRPr="00D02B94">
        <w:rPr>
          <w:color w:val="auto"/>
          <w:szCs w:val="26"/>
        </w:rPr>
        <w:t xml:space="preserve"> </w:t>
      </w:r>
      <w:proofErr w:type="spellStart"/>
      <w:r w:rsidRPr="00D02B94">
        <w:rPr>
          <w:color w:val="auto"/>
          <w:szCs w:val="26"/>
        </w:rPr>
        <w:t>bị</w:t>
      </w:r>
      <w:proofErr w:type="spellEnd"/>
      <w:r w:rsidRPr="00D02B94">
        <w:rPr>
          <w:color w:val="auto"/>
          <w:szCs w:val="26"/>
        </w:rPr>
        <w:t xml:space="preserve"> </w:t>
      </w:r>
      <w:proofErr w:type="spellStart"/>
      <w:r w:rsidRPr="00D02B94">
        <w:rPr>
          <w:color w:val="auto"/>
          <w:szCs w:val="26"/>
        </w:rPr>
        <w:t>dính</w:t>
      </w:r>
      <w:proofErr w:type="spellEnd"/>
      <w:r w:rsidRPr="00D02B94">
        <w:rPr>
          <w:color w:val="auto"/>
          <w:szCs w:val="26"/>
        </w:rPr>
        <w:t xml:space="preserve"> </w:t>
      </w:r>
      <w:proofErr w:type="spellStart"/>
      <w:r w:rsidRPr="00D02B94">
        <w:rPr>
          <w:color w:val="auto"/>
          <w:szCs w:val="26"/>
        </w:rPr>
        <w:t>chân</w:t>
      </w:r>
      <w:proofErr w:type="spellEnd"/>
      <w:r w:rsidRPr="00D02B94">
        <w:rPr>
          <w:color w:val="auto"/>
          <w:szCs w:val="26"/>
        </w:rPr>
        <w:t xml:space="preserve"> hay </w:t>
      </w:r>
      <w:proofErr w:type="spellStart"/>
      <w:r w:rsidRPr="00D02B94">
        <w:rPr>
          <w:color w:val="auto"/>
          <w:szCs w:val="26"/>
        </w:rPr>
        <w:t>chập</w:t>
      </w:r>
      <w:proofErr w:type="spellEnd"/>
      <w:r w:rsidRPr="00D02B94">
        <w:rPr>
          <w:color w:val="auto"/>
          <w:szCs w:val="26"/>
        </w:rPr>
        <w:t xml:space="preserve"> </w:t>
      </w:r>
      <w:proofErr w:type="spellStart"/>
      <w:r w:rsidRPr="00D02B94">
        <w:rPr>
          <w:color w:val="auto"/>
          <w:szCs w:val="26"/>
        </w:rPr>
        <w:t>mạch</w:t>
      </w:r>
      <w:proofErr w:type="spellEnd"/>
      <w:r w:rsidRPr="00D02B94">
        <w:rPr>
          <w:color w:val="auto"/>
          <w:szCs w:val="26"/>
        </w:rPr>
        <w:t xml:space="preserve"> hay </w:t>
      </w:r>
      <w:proofErr w:type="spellStart"/>
      <w:r w:rsidRPr="00D02B94">
        <w:rPr>
          <w:color w:val="auto"/>
          <w:szCs w:val="26"/>
        </w:rPr>
        <w:t>không</w:t>
      </w:r>
      <w:proofErr w:type="spellEnd"/>
      <w:r w:rsidRPr="00D02B94">
        <w:rPr>
          <w:color w:val="auto"/>
          <w:szCs w:val="26"/>
        </w:rPr>
        <w:t>.</w:t>
      </w:r>
    </w:p>
    <w:p w14:paraId="51C73D4B" w14:textId="77777777" w:rsidR="00152D8A" w:rsidRPr="00D02B94" w:rsidRDefault="00152D8A" w:rsidP="008E7E73">
      <w:pPr>
        <w:numPr>
          <w:ilvl w:val="0"/>
          <w:numId w:val="10"/>
        </w:numPr>
        <w:shd w:val="clear" w:color="auto" w:fill="FFFFFF"/>
        <w:spacing w:before="100" w:beforeAutospacing="1" w:line="360" w:lineRule="auto"/>
        <w:ind w:left="1035"/>
        <w:jc w:val="both"/>
        <w:rPr>
          <w:color w:val="auto"/>
          <w:szCs w:val="26"/>
        </w:rPr>
      </w:pPr>
      <w:proofErr w:type="spellStart"/>
      <w:r w:rsidRPr="00D02B94">
        <w:rPr>
          <w:color w:val="auto"/>
          <w:szCs w:val="26"/>
        </w:rPr>
        <w:t>Cấp</w:t>
      </w:r>
      <w:proofErr w:type="spellEnd"/>
      <w:r w:rsidRPr="00D02B94">
        <w:rPr>
          <w:color w:val="auto"/>
          <w:szCs w:val="26"/>
        </w:rPr>
        <w:t xml:space="preserve"> </w:t>
      </w:r>
      <w:proofErr w:type="spellStart"/>
      <w:r w:rsidRPr="00D02B94">
        <w:rPr>
          <w:color w:val="auto"/>
          <w:szCs w:val="26"/>
        </w:rPr>
        <w:t>nguồn</w:t>
      </w:r>
      <w:proofErr w:type="spellEnd"/>
      <w:r w:rsidRPr="00D02B94">
        <w:rPr>
          <w:color w:val="auto"/>
          <w:szCs w:val="26"/>
        </w:rPr>
        <w:t xml:space="preserve"> </w:t>
      </w:r>
      <w:proofErr w:type="spellStart"/>
      <w:r w:rsidRPr="00D02B94">
        <w:rPr>
          <w:color w:val="auto"/>
          <w:szCs w:val="26"/>
        </w:rPr>
        <w:t>và</w:t>
      </w:r>
      <w:proofErr w:type="spellEnd"/>
      <w:r w:rsidRPr="00D02B94">
        <w:rPr>
          <w:color w:val="auto"/>
          <w:szCs w:val="26"/>
        </w:rPr>
        <w:t xml:space="preserve"> </w:t>
      </w:r>
      <w:proofErr w:type="spellStart"/>
      <w:r w:rsidRPr="00D02B94">
        <w:rPr>
          <w:color w:val="auto"/>
          <w:szCs w:val="26"/>
        </w:rPr>
        <w:t>chạy</w:t>
      </w:r>
      <w:proofErr w:type="spellEnd"/>
      <w:r w:rsidRPr="00D02B94">
        <w:rPr>
          <w:color w:val="auto"/>
          <w:szCs w:val="26"/>
        </w:rPr>
        <w:t xml:space="preserve"> </w:t>
      </w:r>
      <w:proofErr w:type="spellStart"/>
      <w:r w:rsidRPr="00D02B94">
        <w:rPr>
          <w:color w:val="auto"/>
          <w:szCs w:val="26"/>
        </w:rPr>
        <w:t>thử</w:t>
      </w:r>
      <w:proofErr w:type="spellEnd"/>
      <w:r w:rsidRPr="00D02B94">
        <w:rPr>
          <w:color w:val="auto"/>
          <w:szCs w:val="26"/>
        </w:rPr>
        <w:t xml:space="preserve"> </w:t>
      </w:r>
      <w:proofErr w:type="spellStart"/>
      <w:r w:rsidRPr="00D02B94">
        <w:rPr>
          <w:color w:val="auto"/>
          <w:szCs w:val="26"/>
        </w:rPr>
        <w:t>mạch</w:t>
      </w:r>
      <w:proofErr w:type="spellEnd"/>
    </w:p>
    <w:p w14:paraId="4C8D8FF1" w14:textId="7F891A32" w:rsidR="00D02B94" w:rsidRDefault="00152D8A" w:rsidP="008E7E73">
      <w:pPr>
        <w:pStyle w:val="NormalWeb"/>
        <w:shd w:val="clear" w:color="auto" w:fill="FFFFFF"/>
        <w:spacing w:before="0" w:beforeAutospacing="0" w:after="0" w:afterAutospacing="0" w:line="360" w:lineRule="auto"/>
        <w:jc w:val="both"/>
        <w:rPr>
          <w:color w:val="auto"/>
          <w:sz w:val="26"/>
          <w:szCs w:val="26"/>
        </w:rPr>
      </w:pPr>
      <w:proofErr w:type="spellStart"/>
      <w:r w:rsidRPr="00D02B94">
        <w:rPr>
          <w:color w:val="auto"/>
          <w:sz w:val="26"/>
          <w:szCs w:val="26"/>
        </w:rPr>
        <w:t>Và</w:t>
      </w:r>
      <w:proofErr w:type="spellEnd"/>
      <w:r w:rsidRPr="00D02B94">
        <w:rPr>
          <w:color w:val="auto"/>
          <w:sz w:val="26"/>
          <w:szCs w:val="26"/>
        </w:rPr>
        <w:t xml:space="preserve"> </w:t>
      </w:r>
      <w:proofErr w:type="spellStart"/>
      <w:r w:rsidRPr="00D02B94">
        <w:rPr>
          <w:color w:val="auto"/>
          <w:sz w:val="26"/>
          <w:szCs w:val="26"/>
        </w:rPr>
        <w:t>đây</w:t>
      </w:r>
      <w:proofErr w:type="spellEnd"/>
      <w:r w:rsidRPr="00D02B94">
        <w:rPr>
          <w:color w:val="auto"/>
          <w:sz w:val="26"/>
          <w:szCs w:val="26"/>
        </w:rPr>
        <w:t xml:space="preserve"> </w:t>
      </w:r>
      <w:proofErr w:type="spellStart"/>
      <w:r w:rsidRPr="00D02B94">
        <w:rPr>
          <w:color w:val="auto"/>
          <w:sz w:val="26"/>
          <w:szCs w:val="26"/>
        </w:rPr>
        <w:t>sản</w:t>
      </w:r>
      <w:proofErr w:type="spellEnd"/>
      <w:r w:rsidRPr="00D02B94">
        <w:rPr>
          <w:color w:val="auto"/>
          <w:sz w:val="26"/>
          <w:szCs w:val="26"/>
        </w:rPr>
        <w:t xml:space="preserve"> </w:t>
      </w:r>
      <w:proofErr w:type="spellStart"/>
      <w:r w:rsidRPr="00D02B94">
        <w:rPr>
          <w:color w:val="auto"/>
          <w:sz w:val="26"/>
          <w:szCs w:val="26"/>
        </w:rPr>
        <w:t>phẩm</w:t>
      </w:r>
      <w:proofErr w:type="spellEnd"/>
      <w:r w:rsidRPr="00D02B94">
        <w:rPr>
          <w:color w:val="auto"/>
          <w:sz w:val="26"/>
          <w:szCs w:val="26"/>
        </w:rPr>
        <w:t xml:space="preserve"> </w:t>
      </w:r>
      <w:proofErr w:type="spellStart"/>
      <w:r w:rsidRPr="00D02B94">
        <w:rPr>
          <w:color w:val="auto"/>
          <w:sz w:val="26"/>
          <w:szCs w:val="26"/>
        </w:rPr>
        <w:t>của</w:t>
      </w:r>
      <w:proofErr w:type="spellEnd"/>
      <w:r w:rsidRPr="00D02B94">
        <w:rPr>
          <w:color w:val="auto"/>
          <w:sz w:val="26"/>
          <w:szCs w:val="26"/>
        </w:rPr>
        <w:t xml:space="preserve"> </w:t>
      </w:r>
      <w:proofErr w:type="spellStart"/>
      <w:r w:rsidRPr="00D02B94">
        <w:rPr>
          <w:color w:val="auto"/>
          <w:sz w:val="26"/>
          <w:szCs w:val="26"/>
        </w:rPr>
        <w:t>mình</w:t>
      </w:r>
      <w:proofErr w:type="spellEnd"/>
      <w:r w:rsidRPr="00D02B94">
        <w:rPr>
          <w:color w:val="auto"/>
          <w:sz w:val="26"/>
          <w:szCs w:val="26"/>
        </w:rPr>
        <w:t xml:space="preserve"> </w:t>
      </w:r>
      <w:proofErr w:type="spellStart"/>
      <w:r w:rsidRPr="00D02B94">
        <w:rPr>
          <w:color w:val="auto"/>
          <w:sz w:val="26"/>
          <w:szCs w:val="26"/>
        </w:rPr>
        <w:t>đã</w:t>
      </w:r>
      <w:proofErr w:type="spellEnd"/>
      <w:r w:rsidRPr="00D02B94">
        <w:rPr>
          <w:color w:val="auto"/>
          <w:sz w:val="26"/>
          <w:szCs w:val="26"/>
        </w:rPr>
        <w:t xml:space="preserve"> </w:t>
      </w:r>
      <w:proofErr w:type="spellStart"/>
      <w:r w:rsidRPr="00D02B94">
        <w:rPr>
          <w:color w:val="auto"/>
          <w:sz w:val="26"/>
          <w:szCs w:val="26"/>
        </w:rPr>
        <w:t>làm</w:t>
      </w:r>
      <w:proofErr w:type="spellEnd"/>
      <w:r w:rsidRPr="00D02B94">
        <w:rPr>
          <w:color w:val="auto"/>
          <w:sz w:val="26"/>
          <w:szCs w:val="26"/>
        </w:rPr>
        <w:t xml:space="preserve"> </w:t>
      </w:r>
      <w:proofErr w:type="spellStart"/>
      <w:r w:rsidRPr="00D02B94">
        <w:rPr>
          <w:color w:val="auto"/>
          <w:sz w:val="26"/>
          <w:szCs w:val="26"/>
        </w:rPr>
        <w:t>thành</w:t>
      </w:r>
      <w:proofErr w:type="spellEnd"/>
      <w:r w:rsidRPr="00D02B94">
        <w:rPr>
          <w:color w:val="auto"/>
          <w:sz w:val="26"/>
          <w:szCs w:val="26"/>
        </w:rPr>
        <w:t xml:space="preserve"> </w:t>
      </w:r>
      <w:proofErr w:type="spellStart"/>
      <w:r w:rsidRPr="00D02B94">
        <w:rPr>
          <w:color w:val="auto"/>
          <w:sz w:val="26"/>
          <w:szCs w:val="26"/>
        </w:rPr>
        <w:t>công</w:t>
      </w:r>
      <w:proofErr w:type="spellEnd"/>
      <w:r w:rsidRPr="00D02B94">
        <w:rPr>
          <w:color w:val="auto"/>
          <w:sz w:val="26"/>
          <w:szCs w:val="26"/>
        </w:rPr>
        <w:t xml:space="preserve"> </w:t>
      </w:r>
      <w:proofErr w:type="spellStart"/>
      <w:r w:rsidRPr="00D02B94">
        <w:rPr>
          <w:color w:val="auto"/>
          <w:sz w:val="26"/>
          <w:szCs w:val="26"/>
        </w:rPr>
        <w:t>trong</w:t>
      </w:r>
      <w:proofErr w:type="spellEnd"/>
      <w:r w:rsidRPr="00D02B94">
        <w:rPr>
          <w:color w:val="auto"/>
          <w:sz w:val="26"/>
          <w:szCs w:val="26"/>
        </w:rPr>
        <w:t xml:space="preserve"> </w:t>
      </w:r>
      <w:proofErr w:type="spellStart"/>
      <w:r w:rsidR="008F59D8">
        <w:rPr>
          <w:color w:val="auto"/>
          <w:sz w:val="26"/>
          <w:szCs w:val="26"/>
        </w:rPr>
        <w:t>nhiều</w:t>
      </w:r>
      <w:proofErr w:type="spellEnd"/>
      <w:r w:rsidRPr="00D02B94">
        <w:rPr>
          <w:color w:val="auto"/>
          <w:sz w:val="26"/>
          <w:szCs w:val="26"/>
        </w:rPr>
        <w:t xml:space="preserve"> </w:t>
      </w:r>
      <w:proofErr w:type="spellStart"/>
      <w:r w:rsidRPr="00D02B94">
        <w:rPr>
          <w:color w:val="auto"/>
          <w:sz w:val="26"/>
          <w:szCs w:val="26"/>
        </w:rPr>
        <w:t>ngày</w:t>
      </w:r>
      <w:proofErr w:type="spellEnd"/>
      <w:r w:rsidRPr="00D02B94">
        <w:rPr>
          <w:color w:val="auto"/>
          <w:sz w:val="26"/>
          <w:szCs w:val="26"/>
        </w:rPr>
        <w:t xml:space="preserve"> </w:t>
      </w:r>
      <w:proofErr w:type="spellStart"/>
      <w:r w:rsidRPr="00D02B94">
        <w:rPr>
          <w:color w:val="auto"/>
          <w:sz w:val="26"/>
          <w:szCs w:val="26"/>
        </w:rPr>
        <w:t>nổ</w:t>
      </w:r>
      <w:proofErr w:type="spellEnd"/>
      <w:r w:rsidRPr="00D02B94">
        <w:rPr>
          <w:color w:val="auto"/>
          <w:sz w:val="26"/>
          <w:szCs w:val="26"/>
        </w:rPr>
        <w:t xml:space="preserve"> </w:t>
      </w:r>
      <w:proofErr w:type="spellStart"/>
      <w:r w:rsidRPr="00D02B94">
        <w:rPr>
          <w:color w:val="auto"/>
          <w:sz w:val="26"/>
          <w:szCs w:val="26"/>
        </w:rPr>
        <w:t>lực</w:t>
      </w:r>
      <w:proofErr w:type="spellEnd"/>
      <w:r w:rsidRPr="00D02B94">
        <w:rPr>
          <w:color w:val="auto"/>
          <w:sz w:val="26"/>
          <w:szCs w:val="26"/>
        </w:rPr>
        <w:t>.</w:t>
      </w:r>
    </w:p>
    <w:p w14:paraId="699B5A9D" w14:textId="77777777" w:rsidR="00BB4F25" w:rsidRDefault="00D02B94" w:rsidP="00BB4F25">
      <w:pPr>
        <w:pStyle w:val="NormalWeb"/>
        <w:keepNext/>
        <w:shd w:val="clear" w:color="auto" w:fill="FFFFFF"/>
        <w:spacing w:before="0" w:beforeAutospacing="0" w:after="0" w:afterAutospacing="0" w:line="360" w:lineRule="auto"/>
        <w:jc w:val="center"/>
      </w:pPr>
      <w:r>
        <w:rPr>
          <w:noProof/>
          <w:lang w:val="vi-VN" w:eastAsia="vi-VN"/>
        </w:rPr>
        <w:drawing>
          <wp:inline distT="0" distB="0" distL="0" distR="0" wp14:anchorId="45A01F62" wp14:editId="7314537E">
            <wp:extent cx="2750820" cy="25345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9774" cy="2542849"/>
                    </a:xfrm>
                    <a:prstGeom prst="rect">
                      <a:avLst/>
                    </a:prstGeom>
                  </pic:spPr>
                </pic:pic>
              </a:graphicData>
            </a:graphic>
          </wp:inline>
        </w:drawing>
      </w:r>
    </w:p>
    <w:p w14:paraId="2FE68481" w14:textId="5C1C370C" w:rsidR="00D02B94" w:rsidRDefault="00BB4F25" w:rsidP="00BB4F25">
      <w:pPr>
        <w:pStyle w:val="Caption"/>
      </w:pPr>
      <w:bookmarkStart w:id="192" w:name="_Toc122777714"/>
      <w:proofErr w:type="spellStart"/>
      <w:r>
        <w:t>Hình</w:t>
      </w:r>
      <w:proofErr w:type="spellEnd"/>
      <w:r>
        <w:t xml:space="preserve"> </w:t>
      </w:r>
      <w:fldSimple w:instr=" STYLEREF 1 \s ">
        <w:r>
          <w:rPr>
            <w:noProof/>
          </w:rPr>
          <w:t>3</w:t>
        </w:r>
      </w:fldSimple>
      <w:r>
        <w:t>.</w:t>
      </w:r>
      <w:fldSimple w:instr=" SEQ Hình \* ARABIC \s 1 ">
        <w:r>
          <w:rPr>
            <w:noProof/>
          </w:rPr>
          <w:t>3</w:t>
        </w:r>
      </w:fldSimple>
      <w:r>
        <w:t xml:space="preserve">. </w:t>
      </w:r>
      <w:proofErr w:type="spellStart"/>
      <w:r>
        <w:t>Sản</w:t>
      </w:r>
      <w:proofErr w:type="spellEnd"/>
      <w:r>
        <w:t xml:space="preserve"> </w:t>
      </w:r>
      <w:proofErr w:type="spellStart"/>
      <w:r>
        <w:t>phẩm</w:t>
      </w:r>
      <w:proofErr w:type="spellEnd"/>
      <w:r>
        <w:t xml:space="preserve"> </w:t>
      </w:r>
      <w:proofErr w:type="spellStart"/>
      <w:r>
        <w:t>hoàn</w:t>
      </w:r>
      <w:proofErr w:type="spellEnd"/>
      <w:r>
        <w:t xml:space="preserve"> </w:t>
      </w:r>
      <w:proofErr w:type="spellStart"/>
      <w:r>
        <w:t>chỉnh</w:t>
      </w:r>
      <w:bookmarkEnd w:id="192"/>
      <w:proofErr w:type="spellEnd"/>
    </w:p>
    <w:p w14:paraId="0F237F35" w14:textId="01F3EB0E" w:rsidR="00823582" w:rsidRDefault="00823582" w:rsidP="008E7E73">
      <w:pPr>
        <w:pStyle w:val="Heading2"/>
        <w:spacing w:line="360" w:lineRule="auto"/>
        <w:jc w:val="both"/>
      </w:pPr>
      <w:bookmarkStart w:id="193" w:name="_Toc122777695"/>
      <w:r>
        <w:t xml:space="preserve">Source code </w:t>
      </w:r>
      <w:proofErr w:type="spellStart"/>
      <w:r>
        <w:t>cho</w:t>
      </w:r>
      <w:proofErr w:type="spellEnd"/>
      <w:r>
        <w:t xml:space="preserve"> </w:t>
      </w:r>
      <w:proofErr w:type="spellStart"/>
      <w:r>
        <w:t>hệ</w:t>
      </w:r>
      <w:proofErr w:type="spellEnd"/>
      <w:r>
        <w:t xml:space="preserve"> </w:t>
      </w:r>
      <w:proofErr w:type="spellStart"/>
      <w:r>
        <w:t>thống</w:t>
      </w:r>
      <w:bookmarkEnd w:id="193"/>
      <w:proofErr w:type="spellEnd"/>
    </w:p>
    <w:p w14:paraId="283314E6" w14:textId="62C49A67" w:rsidR="00823582" w:rsidRDefault="00823582" w:rsidP="008E7E73">
      <w:pPr>
        <w:spacing w:line="360" w:lineRule="auto"/>
        <w:ind w:firstLine="284"/>
        <w:jc w:val="both"/>
      </w:pPr>
      <w:proofErr w:type="spellStart"/>
      <w:r>
        <w:t>Sử</w:t>
      </w:r>
      <w:proofErr w:type="spellEnd"/>
      <w:r>
        <w:t xml:space="preserve"> </w:t>
      </w:r>
      <w:proofErr w:type="spellStart"/>
      <w:r>
        <w:t>dụng</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C </w:t>
      </w:r>
      <w:proofErr w:type="spellStart"/>
      <w:r>
        <w:t>để</w:t>
      </w:r>
      <w:proofErr w:type="spellEnd"/>
      <w:r>
        <w:t xml:space="preserve"> </w:t>
      </w:r>
      <w:proofErr w:type="spellStart"/>
      <w:r>
        <w:t>viết</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cho</w:t>
      </w:r>
      <w:proofErr w:type="spellEnd"/>
      <w:r>
        <w:t xml:space="preserve"> PIC16F887, </w:t>
      </w:r>
      <w:proofErr w:type="spellStart"/>
      <w:r>
        <w:t>sử</w:t>
      </w:r>
      <w:proofErr w:type="spellEnd"/>
      <w:r>
        <w:t xml:space="preserve"> </w:t>
      </w:r>
      <w:proofErr w:type="spellStart"/>
      <w:r>
        <w:t>dụng</w:t>
      </w:r>
      <w:proofErr w:type="spellEnd"/>
      <w:r>
        <w:t xml:space="preserve"> MPLAP IDE </w:t>
      </w:r>
      <w:proofErr w:type="spellStart"/>
      <w:r>
        <w:t>để</w:t>
      </w:r>
      <w:proofErr w:type="spellEnd"/>
      <w:r>
        <w:t xml:space="preserve"> </w:t>
      </w:r>
      <w:proofErr w:type="spellStart"/>
      <w:r>
        <w:t>viết</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ngôn</w:t>
      </w:r>
      <w:proofErr w:type="spellEnd"/>
      <w:r>
        <w:t xml:space="preserve"> </w:t>
      </w:r>
      <w:proofErr w:type="spellStart"/>
      <w:r>
        <w:t>ngữ</w:t>
      </w:r>
      <w:proofErr w:type="spellEnd"/>
      <w:r>
        <w:t xml:space="preserve"> C++ </w:t>
      </w:r>
      <w:proofErr w:type="spellStart"/>
      <w:r>
        <w:t>để</w:t>
      </w:r>
      <w:proofErr w:type="spellEnd"/>
      <w:r>
        <w:t xml:space="preserve"> </w:t>
      </w:r>
      <w:proofErr w:type="spellStart"/>
      <w:r>
        <w:t>viết</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cho</w:t>
      </w:r>
      <w:proofErr w:type="spellEnd"/>
      <w:r>
        <w:t xml:space="preserve"> module ESP8266 </w:t>
      </w:r>
      <w:proofErr w:type="spellStart"/>
      <w:r>
        <w:t>với</w:t>
      </w:r>
      <w:proofErr w:type="spellEnd"/>
      <w:r>
        <w:t xml:space="preserve"> A</w:t>
      </w:r>
      <w:r w:rsidR="0025026C">
        <w:t>rduino</w:t>
      </w:r>
      <w:r>
        <w:t xml:space="preserve"> IDE</w:t>
      </w:r>
      <w:r w:rsidR="0025026C">
        <w:t>.</w:t>
      </w:r>
    </w:p>
    <w:p w14:paraId="2B644EAA" w14:textId="357E4BE5" w:rsidR="0025026C" w:rsidRPr="00823582" w:rsidRDefault="0025026C" w:rsidP="008E7E73">
      <w:pPr>
        <w:spacing w:line="360" w:lineRule="auto"/>
        <w:ind w:firstLine="284"/>
        <w:jc w:val="both"/>
      </w:pPr>
      <w:proofErr w:type="spellStart"/>
      <w:r>
        <w:t>Phần</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ở </w:t>
      </w:r>
      <w:proofErr w:type="spellStart"/>
      <w:r>
        <w:t>phần</w:t>
      </w:r>
      <w:proofErr w:type="spellEnd"/>
      <w:r>
        <w:t xml:space="preserve"> </w:t>
      </w:r>
      <w:proofErr w:type="spellStart"/>
      <w:r>
        <w:t>Phụ</w:t>
      </w:r>
      <w:proofErr w:type="spellEnd"/>
      <w:r>
        <w:t xml:space="preserve"> </w:t>
      </w:r>
      <w:proofErr w:type="spellStart"/>
      <w:r>
        <w:t>lục</w:t>
      </w:r>
      <w:proofErr w:type="spellEnd"/>
      <w:r>
        <w:t>.</w:t>
      </w:r>
    </w:p>
    <w:p w14:paraId="19C7294A" w14:textId="189D5AE6" w:rsidR="00735CD2" w:rsidRPr="00735CD2" w:rsidRDefault="0025026C" w:rsidP="008E7E73">
      <w:pPr>
        <w:pStyle w:val="Heading2"/>
        <w:spacing w:line="360" w:lineRule="auto"/>
        <w:jc w:val="both"/>
        <w:rPr>
          <w:lang w:val="vi-VN"/>
        </w:rPr>
      </w:pPr>
      <w:bookmarkStart w:id="194" w:name="_Toc122777696"/>
      <w:bookmarkStart w:id="195" w:name="_Hlk117770445"/>
      <w:proofErr w:type="spellStart"/>
      <w:r>
        <w:t>Thiết</w:t>
      </w:r>
      <w:proofErr w:type="spellEnd"/>
      <w:r>
        <w:t xml:space="preserve"> </w:t>
      </w:r>
      <w:proofErr w:type="spellStart"/>
      <w:r>
        <w:t>lập</w:t>
      </w:r>
      <w:proofErr w:type="spellEnd"/>
      <w:r>
        <w:t xml:space="preserve"> </w:t>
      </w:r>
      <w:proofErr w:type="spellStart"/>
      <w:r>
        <w:t>phần</w:t>
      </w:r>
      <w:proofErr w:type="spellEnd"/>
      <w:r>
        <w:t xml:space="preserve"> </w:t>
      </w:r>
      <w:proofErr w:type="spellStart"/>
      <w:r>
        <w:t>mềm</w:t>
      </w:r>
      <w:bookmarkEnd w:id="194"/>
      <w:proofErr w:type="spellEnd"/>
    </w:p>
    <w:p w14:paraId="6E5A8DB9" w14:textId="52DF80B0" w:rsidR="00E54D06" w:rsidRDefault="00735CD2" w:rsidP="001652FA">
      <w:pPr>
        <w:widowControl w:val="0"/>
        <w:spacing w:line="360" w:lineRule="auto"/>
        <w:ind w:firstLine="284"/>
        <w:jc w:val="both"/>
        <w:rPr>
          <w:szCs w:val="26"/>
        </w:rPr>
      </w:pPr>
      <w:r>
        <w:rPr>
          <w:szCs w:val="26"/>
          <w:lang w:val="vi-VN"/>
        </w:rPr>
        <w:t xml:space="preserve">Tạo </w:t>
      </w:r>
      <w:proofErr w:type="spellStart"/>
      <w:r w:rsidR="00687F77">
        <w:rPr>
          <w:szCs w:val="26"/>
        </w:rPr>
        <w:t>tài</w:t>
      </w:r>
      <w:proofErr w:type="spellEnd"/>
      <w:r w:rsidR="00687F77">
        <w:rPr>
          <w:szCs w:val="26"/>
        </w:rPr>
        <w:t xml:space="preserve"> </w:t>
      </w:r>
      <w:proofErr w:type="spellStart"/>
      <w:r w:rsidR="00687F77">
        <w:rPr>
          <w:szCs w:val="26"/>
        </w:rPr>
        <w:t>khoản</w:t>
      </w:r>
      <w:proofErr w:type="spellEnd"/>
      <w:r w:rsidR="00687F77">
        <w:rPr>
          <w:szCs w:val="26"/>
        </w:rPr>
        <w:t xml:space="preserve"> </w:t>
      </w:r>
      <w:proofErr w:type="spellStart"/>
      <w:r w:rsidR="00687F77">
        <w:rPr>
          <w:szCs w:val="26"/>
        </w:rPr>
        <w:t>trên</w:t>
      </w:r>
      <w:proofErr w:type="spellEnd"/>
      <w:r w:rsidR="00687F77">
        <w:rPr>
          <w:szCs w:val="26"/>
        </w:rPr>
        <w:t xml:space="preserve"> </w:t>
      </w:r>
      <w:hyperlink r:id="rId25" w:history="1">
        <w:r w:rsidR="00687F77" w:rsidRPr="00687F77">
          <w:rPr>
            <w:rStyle w:val="Hyperlink"/>
            <w:szCs w:val="26"/>
          </w:rPr>
          <w:t>https://ifttt.com/</w:t>
        </w:r>
      </w:hyperlink>
      <w:r w:rsidR="00687F77">
        <w:rPr>
          <w:szCs w:val="26"/>
        </w:rPr>
        <w:t xml:space="preserve"> </w:t>
      </w:r>
      <w:proofErr w:type="spellStart"/>
      <w:r w:rsidR="00687F77">
        <w:rPr>
          <w:szCs w:val="26"/>
        </w:rPr>
        <w:t>sau</w:t>
      </w:r>
      <w:proofErr w:type="spellEnd"/>
      <w:r w:rsidR="00687F77">
        <w:rPr>
          <w:szCs w:val="26"/>
        </w:rPr>
        <w:t xml:space="preserve"> </w:t>
      </w:r>
      <w:proofErr w:type="spellStart"/>
      <w:r w:rsidR="00687F77">
        <w:rPr>
          <w:szCs w:val="26"/>
        </w:rPr>
        <w:t>đó</w:t>
      </w:r>
      <w:proofErr w:type="spellEnd"/>
      <w:r w:rsidR="00687F77">
        <w:rPr>
          <w:szCs w:val="26"/>
        </w:rPr>
        <w:t xml:space="preserve"> </w:t>
      </w:r>
      <w:proofErr w:type="spellStart"/>
      <w:r w:rsidR="00687F77">
        <w:rPr>
          <w:szCs w:val="26"/>
        </w:rPr>
        <w:t>thiết</w:t>
      </w:r>
      <w:proofErr w:type="spellEnd"/>
      <w:r w:rsidR="00687F77">
        <w:rPr>
          <w:szCs w:val="26"/>
        </w:rPr>
        <w:t xml:space="preserve"> </w:t>
      </w:r>
      <w:proofErr w:type="spellStart"/>
      <w:r w:rsidR="00687F77">
        <w:rPr>
          <w:szCs w:val="26"/>
        </w:rPr>
        <w:t>lập</w:t>
      </w:r>
      <w:proofErr w:type="spellEnd"/>
      <w:r w:rsidR="00687F77">
        <w:rPr>
          <w:szCs w:val="26"/>
        </w:rPr>
        <w:t xml:space="preserve"> </w:t>
      </w:r>
      <w:proofErr w:type="spellStart"/>
      <w:r w:rsidR="00687F77">
        <w:rPr>
          <w:szCs w:val="26"/>
        </w:rPr>
        <w:t>kết</w:t>
      </w:r>
      <w:proofErr w:type="spellEnd"/>
      <w:r w:rsidR="00687F77">
        <w:rPr>
          <w:szCs w:val="26"/>
        </w:rPr>
        <w:t xml:space="preserve"> </w:t>
      </w:r>
      <w:proofErr w:type="spellStart"/>
      <w:r w:rsidR="00687F77">
        <w:rPr>
          <w:szCs w:val="26"/>
        </w:rPr>
        <w:t>nối</w:t>
      </w:r>
      <w:proofErr w:type="spellEnd"/>
      <w:r w:rsidR="00687F77">
        <w:rPr>
          <w:szCs w:val="26"/>
        </w:rPr>
        <w:t xml:space="preserve"> </w:t>
      </w:r>
      <w:proofErr w:type="spellStart"/>
      <w:r w:rsidR="00687F77">
        <w:rPr>
          <w:szCs w:val="26"/>
        </w:rPr>
        <w:t>với</w:t>
      </w:r>
      <w:proofErr w:type="spellEnd"/>
      <w:r w:rsidR="00687F77">
        <w:rPr>
          <w:szCs w:val="26"/>
        </w:rPr>
        <w:t xml:space="preserve"> </w:t>
      </w:r>
      <w:proofErr w:type="spellStart"/>
      <w:r w:rsidR="00687F77">
        <w:rPr>
          <w:szCs w:val="26"/>
        </w:rPr>
        <w:t>GoogleHome,đồng</w:t>
      </w:r>
      <w:proofErr w:type="spellEnd"/>
      <w:r w:rsidR="00687F77">
        <w:rPr>
          <w:szCs w:val="26"/>
        </w:rPr>
        <w:t xml:space="preserve"> </w:t>
      </w:r>
      <w:proofErr w:type="spellStart"/>
      <w:r w:rsidR="00687F77">
        <w:rPr>
          <w:szCs w:val="26"/>
        </w:rPr>
        <w:t>thời</w:t>
      </w:r>
      <w:proofErr w:type="spellEnd"/>
      <w:r w:rsidR="00687F77">
        <w:rPr>
          <w:szCs w:val="26"/>
        </w:rPr>
        <w:t xml:space="preserve"> </w:t>
      </w:r>
      <w:proofErr w:type="spellStart"/>
      <w:r w:rsidR="00687F77">
        <w:rPr>
          <w:szCs w:val="26"/>
        </w:rPr>
        <w:t>tạo</w:t>
      </w:r>
      <w:proofErr w:type="spellEnd"/>
      <w:r w:rsidR="00687F77">
        <w:rPr>
          <w:szCs w:val="26"/>
        </w:rPr>
        <w:t xml:space="preserve"> </w:t>
      </w:r>
      <w:proofErr w:type="spellStart"/>
      <w:r w:rsidR="00687F77">
        <w:rPr>
          <w:szCs w:val="26"/>
        </w:rPr>
        <w:t>một</w:t>
      </w:r>
      <w:proofErr w:type="spellEnd"/>
      <w:r w:rsidR="00687F77">
        <w:rPr>
          <w:szCs w:val="26"/>
        </w:rPr>
        <w:t xml:space="preserve"> </w:t>
      </w:r>
      <w:proofErr w:type="spellStart"/>
      <w:r w:rsidR="00687F77">
        <w:rPr>
          <w:szCs w:val="26"/>
        </w:rPr>
        <w:t>tài</w:t>
      </w:r>
      <w:proofErr w:type="spellEnd"/>
      <w:r w:rsidR="00687F77">
        <w:rPr>
          <w:szCs w:val="26"/>
        </w:rPr>
        <w:t xml:space="preserve"> </w:t>
      </w:r>
      <w:proofErr w:type="spellStart"/>
      <w:r w:rsidR="00687F77">
        <w:rPr>
          <w:szCs w:val="26"/>
        </w:rPr>
        <w:t>khoản</w:t>
      </w:r>
      <w:proofErr w:type="spellEnd"/>
      <w:r w:rsidR="00687F77">
        <w:rPr>
          <w:szCs w:val="26"/>
        </w:rPr>
        <w:t xml:space="preserve"> </w:t>
      </w:r>
      <w:proofErr w:type="spellStart"/>
      <w:r w:rsidR="00687F77">
        <w:rPr>
          <w:szCs w:val="26"/>
        </w:rPr>
        <w:t>trên</w:t>
      </w:r>
      <w:proofErr w:type="spellEnd"/>
      <w:r w:rsidR="00687F77">
        <w:rPr>
          <w:szCs w:val="26"/>
        </w:rPr>
        <w:t xml:space="preserve"> </w:t>
      </w:r>
      <w:hyperlink r:id="rId26" w:history="1">
        <w:commentRangeStart w:id="196"/>
        <w:r w:rsidR="00687F77" w:rsidRPr="00687F77">
          <w:rPr>
            <w:rStyle w:val="Hyperlink"/>
            <w:szCs w:val="26"/>
          </w:rPr>
          <w:t>https://www.adafruit.com/</w:t>
        </w:r>
        <w:commentRangeEnd w:id="196"/>
      </w:hyperlink>
      <w:r w:rsidR="00687F77">
        <w:rPr>
          <w:rStyle w:val="CommentReference"/>
        </w:rPr>
        <w:commentReference w:id="196"/>
      </w:r>
      <w:r w:rsidR="00687F77">
        <w:rPr>
          <w:szCs w:val="26"/>
        </w:rPr>
        <w:t xml:space="preserve">. </w:t>
      </w:r>
      <w:proofErr w:type="spellStart"/>
      <w:r w:rsidR="00687F77">
        <w:rPr>
          <w:szCs w:val="26"/>
        </w:rPr>
        <w:t>Trên</w:t>
      </w:r>
      <w:proofErr w:type="spellEnd"/>
      <w:r w:rsidR="00687F77">
        <w:rPr>
          <w:szCs w:val="26"/>
        </w:rPr>
        <w:t xml:space="preserve"> Adafruit </w:t>
      </w:r>
      <w:proofErr w:type="spellStart"/>
      <w:r w:rsidR="00687F77">
        <w:rPr>
          <w:szCs w:val="26"/>
        </w:rPr>
        <w:t>tiến</w:t>
      </w:r>
      <w:proofErr w:type="spellEnd"/>
      <w:r w:rsidR="00687F77">
        <w:rPr>
          <w:szCs w:val="26"/>
        </w:rPr>
        <w:t xml:space="preserve"> </w:t>
      </w:r>
      <w:proofErr w:type="spellStart"/>
      <w:r w:rsidR="00687F77">
        <w:rPr>
          <w:szCs w:val="26"/>
        </w:rPr>
        <w:t>hành</w:t>
      </w:r>
      <w:proofErr w:type="spellEnd"/>
      <w:r w:rsidR="00687F77">
        <w:rPr>
          <w:szCs w:val="26"/>
        </w:rPr>
        <w:t xml:space="preserve"> </w:t>
      </w:r>
      <w:proofErr w:type="spellStart"/>
      <w:r w:rsidR="00687F77">
        <w:rPr>
          <w:szCs w:val="26"/>
        </w:rPr>
        <w:t>tạo</w:t>
      </w:r>
      <w:proofErr w:type="spellEnd"/>
      <w:r w:rsidR="00687F77">
        <w:rPr>
          <w:szCs w:val="26"/>
        </w:rPr>
        <w:t xml:space="preserve"> </w:t>
      </w:r>
      <w:proofErr w:type="spellStart"/>
      <w:r w:rsidR="00687F77">
        <w:rPr>
          <w:szCs w:val="26"/>
        </w:rPr>
        <w:t>các</w:t>
      </w:r>
      <w:proofErr w:type="spellEnd"/>
      <w:r w:rsidR="00687F77">
        <w:rPr>
          <w:szCs w:val="26"/>
        </w:rPr>
        <w:t xml:space="preserve"> topic </w:t>
      </w:r>
      <w:proofErr w:type="spellStart"/>
      <w:r w:rsidR="00687F77">
        <w:rPr>
          <w:szCs w:val="26"/>
        </w:rPr>
        <w:t>để</w:t>
      </w:r>
      <w:proofErr w:type="spellEnd"/>
      <w:r w:rsidR="00687F77">
        <w:rPr>
          <w:szCs w:val="26"/>
        </w:rPr>
        <w:t xml:space="preserve"> </w:t>
      </w:r>
      <w:proofErr w:type="spellStart"/>
      <w:r w:rsidR="00687F77">
        <w:rPr>
          <w:szCs w:val="26"/>
        </w:rPr>
        <w:t>nhận</w:t>
      </w:r>
      <w:proofErr w:type="spellEnd"/>
      <w:r w:rsidR="00687F77">
        <w:rPr>
          <w:szCs w:val="26"/>
        </w:rPr>
        <w:t>/</w:t>
      </w:r>
      <w:proofErr w:type="spellStart"/>
      <w:r w:rsidR="00687F77">
        <w:rPr>
          <w:szCs w:val="26"/>
        </w:rPr>
        <w:t>truyền</w:t>
      </w:r>
      <w:proofErr w:type="spellEnd"/>
      <w:r w:rsidR="00687F77">
        <w:rPr>
          <w:szCs w:val="26"/>
        </w:rPr>
        <w:t xml:space="preserve"> </w:t>
      </w:r>
      <w:proofErr w:type="spellStart"/>
      <w:r w:rsidR="00687F77">
        <w:rPr>
          <w:szCs w:val="26"/>
        </w:rPr>
        <w:t>đi</w:t>
      </w:r>
      <w:proofErr w:type="spellEnd"/>
      <w:r w:rsidR="00687F77">
        <w:rPr>
          <w:szCs w:val="26"/>
        </w:rPr>
        <w:t xml:space="preserve"> </w:t>
      </w:r>
      <w:proofErr w:type="spellStart"/>
      <w:r w:rsidR="00687F77">
        <w:rPr>
          <w:szCs w:val="26"/>
        </w:rPr>
        <w:t>các</w:t>
      </w:r>
      <w:proofErr w:type="spellEnd"/>
      <w:r w:rsidR="00687F77">
        <w:rPr>
          <w:szCs w:val="26"/>
        </w:rPr>
        <w:t xml:space="preserve"> </w:t>
      </w:r>
      <w:proofErr w:type="spellStart"/>
      <w:r w:rsidR="00687F77">
        <w:rPr>
          <w:szCs w:val="26"/>
        </w:rPr>
        <w:t>lệnh</w:t>
      </w:r>
      <w:proofErr w:type="spellEnd"/>
      <w:r w:rsidR="00687F77">
        <w:rPr>
          <w:szCs w:val="26"/>
        </w:rPr>
        <w:t xml:space="preserve"> </w:t>
      </w:r>
      <w:proofErr w:type="spellStart"/>
      <w:r w:rsidR="00687F77">
        <w:rPr>
          <w:szCs w:val="26"/>
        </w:rPr>
        <w:t>điều</w:t>
      </w:r>
      <w:proofErr w:type="spellEnd"/>
      <w:r w:rsidR="00687F77">
        <w:rPr>
          <w:szCs w:val="26"/>
        </w:rPr>
        <w:t xml:space="preserve"> </w:t>
      </w:r>
      <w:proofErr w:type="spellStart"/>
      <w:r w:rsidR="00687F77">
        <w:rPr>
          <w:szCs w:val="26"/>
        </w:rPr>
        <w:t>khiển</w:t>
      </w:r>
      <w:proofErr w:type="spellEnd"/>
      <w:r w:rsidR="00687F77">
        <w:rPr>
          <w:szCs w:val="26"/>
        </w:rPr>
        <w:t xml:space="preserve"> </w:t>
      </w:r>
      <w:proofErr w:type="spellStart"/>
      <w:r w:rsidR="00687F77">
        <w:rPr>
          <w:szCs w:val="26"/>
        </w:rPr>
        <w:t>từ</w:t>
      </w:r>
      <w:proofErr w:type="spellEnd"/>
      <w:r w:rsidR="00687F77">
        <w:rPr>
          <w:szCs w:val="26"/>
        </w:rPr>
        <w:t xml:space="preserve"> </w:t>
      </w:r>
      <w:proofErr w:type="spellStart"/>
      <w:r w:rsidR="00687F77">
        <w:rPr>
          <w:szCs w:val="26"/>
        </w:rPr>
        <w:t>GoogleHome</w:t>
      </w:r>
      <w:proofErr w:type="spellEnd"/>
      <w:r w:rsidR="00687F77">
        <w:rPr>
          <w:szCs w:val="26"/>
        </w:rPr>
        <w:t xml:space="preserve"> </w:t>
      </w:r>
      <w:proofErr w:type="spellStart"/>
      <w:r w:rsidR="00687F77">
        <w:rPr>
          <w:szCs w:val="26"/>
        </w:rPr>
        <w:t>và</w:t>
      </w:r>
      <w:proofErr w:type="spellEnd"/>
      <w:r w:rsidR="00687F77">
        <w:rPr>
          <w:szCs w:val="26"/>
        </w:rPr>
        <w:t xml:space="preserve"> </w:t>
      </w:r>
      <w:proofErr w:type="spellStart"/>
      <w:r w:rsidR="008F59D8">
        <w:rPr>
          <w:szCs w:val="26"/>
        </w:rPr>
        <w:t>lưu</w:t>
      </w:r>
      <w:proofErr w:type="spellEnd"/>
      <w:r w:rsidR="008F59D8">
        <w:rPr>
          <w:szCs w:val="26"/>
        </w:rPr>
        <w:t xml:space="preserve"> </w:t>
      </w:r>
      <w:proofErr w:type="spellStart"/>
      <w:r w:rsidR="008F59D8">
        <w:rPr>
          <w:szCs w:val="26"/>
        </w:rPr>
        <w:t>trữ</w:t>
      </w:r>
      <w:proofErr w:type="spellEnd"/>
      <w:r w:rsidR="008F59D8">
        <w:rPr>
          <w:szCs w:val="26"/>
        </w:rPr>
        <w:t xml:space="preserve"> </w:t>
      </w:r>
      <w:proofErr w:type="spellStart"/>
      <w:r w:rsidR="008F59D8">
        <w:rPr>
          <w:szCs w:val="26"/>
        </w:rPr>
        <w:t>dữ</w:t>
      </w:r>
      <w:proofErr w:type="spellEnd"/>
      <w:r w:rsidR="008F59D8">
        <w:rPr>
          <w:szCs w:val="26"/>
        </w:rPr>
        <w:t xml:space="preserve"> </w:t>
      </w:r>
      <w:proofErr w:type="spellStart"/>
      <w:r w:rsidR="008F59D8">
        <w:rPr>
          <w:szCs w:val="26"/>
        </w:rPr>
        <w:t>liệu</w:t>
      </w:r>
      <w:proofErr w:type="spellEnd"/>
      <w:r w:rsidR="008F59D8">
        <w:rPr>
          <w:szCs w:val="26"/>
        </w:rPr>
        <w:t xml:space="preserve"> </w:t>
      </w:r>
      <w:proofErr w:type="spellStart"/>
      <w:r w:rsidR="008F59D8">
        <w:rPr>
          <w:szCs w:val="26"/>
        </w:rPr>
        <w:t>về</w:t>
      </w:r>
      <w:proofErr w:type="spellEnd"/>
      <w:r w:rsidR="008F59D8">
        <w:rPr>
          <w:szCs w:val="26"/>
        </w:rPr>
        <w:t xml:space="preserve"> </w:t>
      </w:r>
      <w:proofErr w:type="spellStart"/>
      <w:r w:rsidR="008F59D8">
        <w:rPr>
          <w:szCs w:val="26"/>
        </w:rPr>
        <w:t>nhiệt</w:t>
      </w:r>
      <w:proofErr w:type="spellEnd"/>
      <w:r w:rsidR="008F59D8">
        <w:rPr>
          <w:szCs w:val="26"/>
        </w:rPr>
        <w:t xml:space="preserve"> </w:t>
      </w:r>
      <w:proofErr w:type="spellStart"/>
      <w:r w:rsidR="008F59D8">
        <w:rPr>
          <w:szCs w:val="26"/>
        </w:rPr>
        <w:t>độ</w:t>
      </w:r>
      <w:proofErr w:type="spellEnd"/>
      <w:r w:rsidR="008F59D8">
        <w:rPr>
          <w:szCs w:val="26"/>
        </w:rPr>
        <w:t xml:space="preserve">. Sau </w:t>
      </w:r>
      <w:proofErr w:type="spellStart"/>
      <w:r w:rsidR="008F59D8">
        <w:rPr>
          <w:szCs w:val="26"/>
        </w:rPr>
        <w:t>đó</w:t>
      </w:r>
      <w:proofErr w:type="spellEnd"/>
      <w:r w:rsidR="008F59D8">
        <w:rPr>
          <w:szCs w:val="26"/>
        </w:rPr>
        <w:t xml:space="preserve"> </w:t>
      </w:r>
      <w:proofErr w:type="spellStart"/>
      <w:r w:rsidR="008F59D8">
        <w:rPr>
          <w:szCs w:val="26"/>
        </w:rPr>
        <w:t>thiết</w:t>
      </w:r>
      <w:proofErr w:type="spellEnd"/>
      <w:r w:rsidR="008F59D8">
        <w:rPr>
          <w:szCs w:val="26"/>
        </w:rPr>
        <w:t xml:space="preserve"> </w:t>
      </w:r>
      <w:proofErr w:type="spellStart"/>
      <w:r w:rsidR="008F59D8">
        <w:rPr>
          <w:szCs w:val="26"/>
        </w:rPr>
        <w:t>lập</w:t>
      </w:r>
      <w:proofErr w:type="spellEnd"/>
      <w:r w:rsidR="008F59D8">
        <w:rPr>
          <w:szCs w:val="26"/>
        </w:rPr>
        <w:t xml:space="preserve"> </w:t>
      </w:r>
      <w:proofErr w:type="spellStart"/>
      <w:r w:rsidR="008F59D8">
        <w:rPr>
          <w:szCs w:val="26"/>
        </w:rPr>
        <w:t>các</w:t>
      </w:r>
      <w:proofErr w:type="spellEnd"/>
      <w:r w:rsidR="008F59D8">
        <w:rPr>
          <w:szCs w:val="26"/>
        </w:rPr>
        <w:t xml:space="preserve"> </w:t>
      </w:r>
      <w:proofErr w:type="spellStart"/>
      <w:r w:rsidR="008F59D8">
        <w:rPr>
          <w:szCs w:val="26"/>
        </w:rPr>
        <w:t>câu</w:t>
      </w:r>
      <w:proofErr w:type="spellEnd"/>
      <w:r w:rsidR="008F59D8">
        <w:rPr>
          <w:szCs w:val="26"/>
        </w:rPr>
        <w:t xml:space="preserve"> </w:t>
      </w:r>
      <w:proofErr w:type="spellStart"/>
      <w:r w:rsidR="008F59D8">
        <w:rPr>
          <w:szCs w:val="26"/>
        </w:rPr>
        <w:t>lệnh</w:t>
      </w:r>
      <w:proofErr w:type="spellEnd"/>
      <w:r w:rsidR="008F59D8">
        <w:rPr>
          <w:szCs w:val="26"/>
        </w:rPr>
        <w:t xml:space="preserve"> </w:t>
      </w:r>
      <w:proofErr w:type="spellStart"/>
      <w:r w:rsidR="008F59D8">
        <w:rPr>
          <w:szCs w:val="26"/>
        </w:rPr>
        <w:t>trên</w:t>
      </w:r>
      <w:proofErr w:type="spellEnd"/>
      <w:r w:rsidR="008F59D8">
        <w:rPr>
          <w:szCs w:val="26"/>
        </w:rPr>
        <w:t xml:space="preserve"> IFTTT </w:t>
      </w:r>
      <w:proofErr w:type="spellStart"/>
      <w:r w:rsidR="008F59D8">
        <w:rPr>
          <w:szCs w:val="26"/>
        </w:rPr>
        <w:t>để</w:t>
      </w:r>
      <w:proofErr w:type="spellEnd"/>
      <w:r w:rsidR="008F59D8">
        <w:rPr>
          <w:szCs w:val="26"/>
        </w:rPr>
        <w:t xml:space="preserve"> </w:t>
      </w:r>
      <w:proofErr w:type="spellStart"/>
      <w:r w:rsidR="008F59D8">
        <w:rPr>
          <w:szCs w:val="26"/>
        </w:rPr>
        <w:t>điều</w:t>
      </w:r>
      <w:proofErr w:type="spellEnd"/>
      <w:r w:rsidR="008F59D8">
        <w:rPr>
          <w:szCs w:val="26"/>
        </w:rPr>
        <w:t xml:space="preserve"> </w:t>
      </w:r>
      <w:proofErr w:type="spellStart"/>
      <w:r w:rsidR="008F59D8">
        <w:rPr>
          <w:szCs w:val="26"/>
        </w:rPr>
        <w:t>truyền</w:t>
      </w:r>
      <w:proofErr w:type="spellEnd"/>
      <w:r w:rsidR="008F59D8">
        <w:rPr>
          <w:szCs w:val="26"/>
        </w:rPr>
        <w:t xml:space="preserve"> </w:t>
      </w:r>
      <w:proofErr w:type="spellStart"/>
      <w:r w:rsidR="008F59D8">
        <w:rPr>
          <w:szCs w:val="26"/>
        </w:rPr>
        <w:t>lệnh</w:t>
      </w:r>
      <w:proofErr w:type="spellEnd"/>
      <w:r w:rsidR="008F59D8">
        <w:rPr>
          <w:szCs w:val="26"/>
        </w:rPr>
        <w:t xml:space="preserve"> </w:t>
      </w:r>
      <w:proofErr w:type="spellStart"/>
      <w:r w:rsidR="008F59D8">
        <w:rPr>
          <w:szCs w:val="26"/>
        </w:rPr>
        <w:t>điều</w:t>
      </w:r>
      <w:proofErr w:type="spellEnd"/>
      <w:r w:rsidR="008F59D8">
        <w:rPr>
          <w:szCs w:val="26"/>
        </w:rPr>
        <w:t xml:space="preserve"> </w:t>
      </w:r>
      <w:proofErr w:type="spellStart"/>
      <w:r w:rsidR="008F59D8">
        <w:rPr>
          <w:szCs w:val="26"/>
        </w:rPr>
        <w:t>khiển</w:t>
      </w:r>
      <w:proofErr w:type="spellEnd"/>
      <w:r w:rsidR="008F59D8">
        <w:rPr>
          <w:szCs w:val="26"/>
        </w:rPr>
        <w:t xml:space="preserve"> </w:t>
      </w:r>
      <w:proofErr w:type="spellStart"/>
      <w:r w:rsidR="008F59D8">
        <w:rPr>
          <w:szCs w:val="26"/>
        </w:rPr>
        <w:t>tới</w:t>
      </w:r>
      <w:proofErr w:type="spellEnd"/>
      <w:r w:rsidR="008F59D8">
        <w:rPr>
          <w:szCs w:val="26"/>
        </w:rPr>
        <w:t xml:space="preserve"> Adafruit.</w:t>
      </w:r>
      <w:bookmarkEnd w:id="195"/>
    </w:p>
    <w:p w14:paraId="17A66B4C" w14:textId="77777777" w:rsidR="00BB4F25" w:rsidRDefault="008E7E73" w:rsidP="00BB4F25">
      <w:pPr>
        <w:keepNext/>
        <w:widowControl w:val="0"/>
        <w:spacing w:line="360" w:lineRule="auto"/>
        <w:ind w:firstLine="284"/>
        <w:jc w:val="center"/>
      </w:pPr>
      <w:r>
        <w:rPr>
          <w:noProof/>
        </w:rPr>
        <w:lastRenderedPageBreak/>
        <w:drawing>
          <wp:inline distT="0" distB="0" distL="0" distR="0" wp14:anchorId="47835EB6" wp14:editId="7CD57DC7">
            <wp:extent cx="4686300" cy="18348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5616" cy="1838496"/>
                    </a:xfrm>
                    <a:prstGeom prst="rect">
                      <a:avLst/>
                    </a:prstGeom>
                  </pic:spPr>
                </pic:pic>
              </a:graphicData>
            </a:graphic>
          </wp:inline>
        </w:drawing>
      </w:r>
    </w:p>
    <w:p w14:paraId="6358C730" w14:textId="07FFCD3F" w:rsidR="008E7E73" w:rsidRDefault="00BB4F25" w:rsidP="003C10FB">
      <w:pPr>
        <w:pStyle w:val="Caption"/>
        <w:spacing w:after="0"/>
        <w:rPr>
          <w:szCs w:val="26"/>
        </w:rPr>
      </w:pPr>
      <w:bookmarkStart w:id="197" w:name="_Toc122777715"/>
      <w:proofErr w:type="spellStart"/>
      <w:r>
        <w:t>Hình</w:t>
      </w:r>
      <w:proofErr w:type="spellEnd"/>
      <w:r>
        <w:t xml:space="preserve"> </w:t>
      </w:r>
      <w:fldSimple w:instr=" STYLEREF 1 \s ">
        <w:r>
          <w:rPr>
            <w:noProof/>
          </w:rPr>
          <w:t>3</w:t>
        </w:r>
      </w:fldSimple>
      <w:r>
        <w:t>.</w:t>
      </w:r>
      <w:fldSimple w:instr=" SEQ Hình \* ARABIC \s 1 ">
        <w:r>
          <w:rPr>
            <w:noProof/>
          </w:rPr>
          <w:t>4</w:t>
        </w:r>
      </w:fldSimple>
      <w:r>
        <w:t xml:space="preserve">. Topic </w:t>
      </w:r>
      <w:proofErr w:type="spellStart"/>
      <w:r>
        <w:t>trên</w:t>
      </w:r>
      <w:proofErr w:type="spellEnd"/>
      <w:r>
        <w:t xml:space="preserve"> Adafruit</w:t>
      </w:r>
      <w:bookmarkEnd w:id="197"/>
    </w:p>
    <w:p w14:paraId="32C4F440" w14:textId="77777777" w:rsidR="008E7E73" w:rsidRDefault="008E7E73" w:rsidP="008E7E73">
      <w:pPr>
        <w:widowControl w:val="0"/>
        <w:spacing w:line="360" w:lineRule="auto"/>
        <w:ind w:firstLine="284"/>
        <w:jc w:val="center"/>
        <w:rPr>
          <w:szCs w:val="26"/>
        </w:rPr>
      </w:pPr>
    </w:p>
    <w:p w14:paraId="3574E4E1" w14:textId="77777777" w:rsidR="00BB4F25" w:rsidRDefault="008E7E73" w:rsidP="00BB4F25">
      <w:pPr>
        <w:keepNext/>
        <w:widowControl w:val="0"/>
        <w:spacing w:line="360" w:lineRule="auto"/>
        <w:ind w:firstLine="284"/>
        <w:jc w:val="center"/>
      </w:pPr>
      <w:r>
        <w:rPr>
          <w:noProof/>
        </w:rPr>
        <w:drawing>
          <wp:inline distT="0" distB="0" distL="0" distR="0" wp14:anchorId="7B6742E6" wp14:editId="449119BD">
            <wp:extent cx="4717415" cy="2356107"/>
            <wp:effectExtent l="0" t="0" r="698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3807" cy="2379278"/>
                    </a:xfrm>
                    <a:prstGeom prst="rect">
                      <a:avLst/>
                    </a:prstGeom>
                  </pic:spPr>
                </pic:pic>
              </a:graphicData>
            </a:graphic>
          </wp:inline>
        </w:drawing>
      </w:r>
    </w:p>
    <w:p w14:paraId="3A1E1929" w14:textId="3940F4AF" w:rsidR="008E7E73" w:rsidRPr="001652FA" w:rsidRDefault="00BB4F25" w:rsidP="003C10FB">
      <w:pPr>
        <w:pStyle w:val="Caption"/>
        <w:spacing w:after="0" w:line="360" w:lineRule="auto"/>
        <w:rPr>
          <w:szCs w:val="26"/>
        </w:rPr>
      </w:pPr>
      <w:bookmarkStart w:id="198" w:name="_Toc122777716"/>
      <w:proofErr w:type="spellStart"/>
      <w:r>
        <w:t>Hình</w:t>
      </w:r>
      <w:proofErr w:type="spellEnd"/>
      <w:r>
        <w:t xml:space="preserve"> </w:t>
      </w:r>
      <w:fldSimple w:instr=" STYLEREF 1 \s ">
        <w:r>
          <w:rPr>
            <w:noProof/>
          </w:rPr>
          <w:t>3</w:t>
        </w:r>
      </w:fldSimple>
      <w:r>
        <w:t>.</w:t>
      </w:r>
      <w:fldSimple w:instr=" SEQ Hình \* ARABIC \s 1 ">
        <w:r>
          <w:rPr>
            <w:noProof/>
          </w:rPr>
          <w:t>5</w:t>
        </w:r>
      </w:fldSimple>
      <w:r>
        <w:t xml:space="preserve">. </w:t>
      </w:r>
      <w:proofErr w:type="spellStart"/>
      <w:r>
        <w:t>Câu</w:t>
      </w:r>
      <w:proofErr w:type="spellEnd"/>
      <w:r>
        <w:t xml:space="preserve"> </w:t>
      </w:r>
      <w:proofErr w:type="spellStart"/>
      <w:r>
        <w:t>lệnh</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trên</w:t>
      </w:r>
      <w:proofErr w:type="spellEnd"/>
      <w:r>
        <w:t xml:space="preserve"> IFTTT</w:t>
      </w:r>
      <w:bookmarkEnd w:id="198"/>
    </w:p>
    <w:p w14:paraId="5B37B233" w14:textId="6B53F2DC" w:rsidR="00152D8A" w:rsidRPr="00DB4626" w:rsidRDefault="00152D8A" w:rsidP="001652FA">
      <w:pPr>
        <w:pStyle w:val="Heading2"/>
        <w:spacing w:line="360" w:lineRule="auto"/>
      </w:pPr>
      <w:bookmarkStart w:id="199" w:name="_Toc122707942"/>
      <w:bookmarkStart w:id="200" w:name="_Toc122777697"/>
      <w:r w:rsidRPr="00DB4626">
        <w:rPr>
          <w:lang w:val="vi-VN"/>
        </w:rPr>
        <w:t>K</w:t>
      </w:r>
      <w:proofErr w:type="spellStart"/>
      <w:r w:rsidR="00016FD7">
        <w:t>ết</w:t>
      </w:r>
      <w:proofErr w:type="spellEnd"/>
      <w:r w:rsidR="00016FD7">
        <w:t xml:space="preserve"> </w:t>
      </w:r>
      <w:proofErr w:type="spellStart"/>
      <w:r w:rsidR="00016FD7">
        <w:t>chương</w:t>
      </w:r>
      <w:proofErr w:type="spellEnd"/>
      <w:r w:rsidR="00016FD7">
        <w:t xml:space="preserve"> 3</w:t>
      </w:r>
      <w:bookmarkEnd w:id="199"/>
      <w:bookmarkEnd w:id="200"/>
    </w:p>
    <w:p w14:paraId="707C98F7" w14:textId="4194DEFC" w:rsidR="00B26F13" w:rsidRPr="00C846F4" w:rsidRDefault="00152D8A" w:rsidP="001652FA">
      <w:pPr>
        <w:widowControl w:val="0"/>
        <w:spacing w:line="360" w:lineRule="auto"/>
        <w:ind w:firstLine="284"/>
        <w:jc w:val="both"/>
        <w:rPr>
          <w:szCs w:val="26"/>
        </w:rPr>
      </w:pPr>
      <w:proofErr w:type="spellStart"/>
      <w:r w:rsidRPr="00DB4626">
        <w:rPr>
          <w:szCs w:val="26"/>
          <w:lang w:val="fr-FR"/>
        </w:rPr>
        <w:t>Trong</w:t>
      </w:r>
      <w:proofErr w:type="spellEnd"/>
      <w:r w:rsidRPr="00DB4626">
        <w:rPr>
          <w:szCs w:val="26"/>
          <w:lang w:val="fr-FR"/>
        </w:rPr>
        <w:t xml:space="preserve"> </w:t>
      </w:r>
      <w:proofErr w:type="spellStart"/>
      <w:r w:rsidRPr="00DB4626">
        <w:rPr>
          <w:szCs w:val="26"/>
          <w:lang w:val="fr-FR"/>
        </w:rPr>
        <w:t>chương</w:t>
      </w:r>
      <w:proofErr w:type="spellEnd"/>
      <w:r w:rsidRPr="00DB4626">
        <w:rPr>
          <w:szCs w:val="26"/>
          <w:lang w:val="fr-FR"/>
        </w:rPr>
        <w:t xml:space="preserve"> </w:t>
      </w:r>
      <w:proofErr w:type="spellStart"/>
      <w:r w:rsidRPr="00DB4626">
        <w:rPr>
          <w:szCs w:val="26"/>
          <w:lang w:val="fr-FR"/>
        </w:rPr>
        <w:t>này</w:t>
      </w:r>
      <w:proofErr w:type="spellEnd"/>
      <w:r w:rsidRPr="00DB4626">
        <w:rPr>
          <w:szCs w:val="26"/>
          <w:lang w:val="fr-FR"/>
        </w:rPr>
        <w:t xml:space="preserve"> ta </w:t>
      </w:r>
      <w:proofErr w:type="spellStart"/>
      <w:r w:rsidRPr="00DB4626">
        <w:rPr>
          <w:szCs w:val="26"/>
          <w:lang w:val="fr-FR"/>
        </w:rPr>
        <w:t>đã</w:t>
      </w:r>
      <w:proofErr w:type="spellEnd"/>
      <w:r w:rsidRPr="00DB4626">
        <w:rPr>
          <w:szCs w:val="26"/>
          <w:lang w:val="fr-FR"/>
        </w:rPr>
        <w:t xml:space="preserve"> </w:t>
      </w:r>
      <w:r w:rsidRPr="00DB4626">
        <w:rPr>
          <w:szCs w:val="26"/>
          <w:lang w:val="vi-VN"/>
        </w:rPr>
        <w:t xml:space="preserve">cho chúng ta thấy quy trình chuẩn bị và làm một bo mạch thủ công từ </w:t>
      </w:r>
      <w:proofErr w:type="spellStart"/>
      <w:r w:rsidRPr="00DB4626">
        <w:rPr>
          <w:szCs w:val="26"/>
        </w:rPr>
        <w:t>thiết</w:t>
      </w:r>
      <w:proofErr w:type="spellEnd"/>
      <w:r w:rsidRPr="00DB4626">
        <w:rPr>
          <w:szCs w:val="26"/>
        </w:rPr>
        <w:t xml:space="preserve"> </w:t>
      </w:r>
      <w:proofErr w:type="spellStart"/>
      <w:r w:rsidRPr="00DB4626">
        <w:rPr>
          <w:szCs w:val="26"/>
        </w:rPr>
        <w:t>kế</w:t>
      </w:r>
      <w:proofErr w:type="spellEnd"/>
      <w:r w:rsidRPr="00DB4626">
        <w:rPr>
          <w:szCs w:val="26"/>
        </w:rPr>
        <w:t xml:space="preserve"> </w:t>
      </w:r>
      <w:proofErr w:type="spellStart"/>
      <w:r w:rsidRPr="00DB4626">
        <w:rPr>
          <w:szCs w:val="26"/>
        </w:rPr>
        <w:t>cho</w:t>
      </w:r>
      <w:proofErr w:type="spellEnd"/>
      <w:r w:rsidRPr="00DB4626">
        <w:rPr>
          <w:szCs w:val="26"/>
        </w:rPr>
        <w:t xml:space="preserve"> </w:t>
      </w:r>
      <w:proofErr w:type="spellStart"/>
      <w:r w:rsidRPr="00DB4626">
        <w:rPr>
          <w:szCs w:val="26"/>
        </w:rPr>
        <w:t>đến</w:t>
      </w:r>
      <w:proofErr w:type="spellEnd"/>
      <w:r w:rsidRPr="00DB4626">
        <w:rPr>
          <w:szCs w:val="26"/>
        </w:rPr>
        <w:t xml:space="preserve"> </w:t>
      </w:r>
      <w:proofErr w:type="spellStart"/>
      <w:r w:rsidRPr="00DB4626">
        <w:rPr>
          <w:szCs w:val="26"/>
        </w:rPr>
        <w:t>hoàn</w:t>
      </w:r>
      <w:proofErr w:type="spellEnd"/>
      <w:r w:rsidRPr="00DB4626">
        <w:rPr>
          <w:szCs w:val="26"/>
        </w:rPr>
        <w:t xml:space="preserve"> </w:t>
      </w:r>
      <w:proofErr w:type="spellStart"/>
      <w:r w:rsidRPr="00DB4626">
        <w:rPr>
          <w:szCs w:val="26"/>
        </w:rPr>
        <w:t>thành</w:t>
      </w:r>
      <w:proofErr w:type="spellEnd"/>
      <w:r w:rsidRPr="00DB4626">
        <w:rPr>
          <w:szCs w:val="26"/>
        </w:rPr>
        <w:t xml:space="preserve"> </w:t>
      </w:r>
      <w:proofErr w:type="spellStart"/>
      <w:r w:rsidRPr="00DB4626">
        <w:rPr>
          <w:szCs w:val="26"/>
        </w:rPr>
        <w:t>mạch</w:t>
      </w:r>
      <w:proofErr w:type="spellEnd"/>
      <w:r w:rsidRPr="00DB4626">
        <w:rPr>
          <w:szCs w:val="26"/>
          <w:lang w:val="vi-VN"/>
        </w:rPr>
        <w:t xml:space="preserve"> qua đó chúng ta học </w:t>
      </w:r>
      <w:proofErr w:type="spellStart"/>
      <w:r w:rsidR="00654DB4">
        <w:rPr>
          <w:szCs w:val="26"/>
        </w:rPr>
        <w:t>được</w:t>
      </w:r>
      <w:proofErr w:type="spellEnd"/>
      <w:r w:rsidRPr="00DB4626">
        <w:rPr>
          <w:szCs w:val="26"/>
          <w:lang w:val="vi-VN"/>
        </w:rPr>
        <w:t xml:space="preserve"> các bước làm mạch thủ công</w:t>
      </w:r>
      <w:bookmarkStart w:id="201" w:name="_Toc6684119"/>
      <w:bookmarkStart w:id="202" w:name="_Toc6684180"/>
      <w:bookmarkStart w:id="203" w:name="_Toc6688670"/>
      <w:bookmarkStart w:id="204" w:name="_Toc7253414"/>
      <w:bookmarkStart w:id="205" w:name="_Toc7978933"/>
      <w:bookmarkStart w:id="206" w:name="_Toc8806045"/>
      <w:bookmarkStart w:id="207" w:name="_Toc9016613"/>
      <w:bookmarkStart w:id="208" w:name="_Toc67480325"/>
      <w:bookmarkEnd w:id="108"/>
      <w:r w:rsidR="00C846F4">
        <w:rPr>
          <w:szCs w:val="26"/>
        </w:rPr>
        <w:t>.</w:t>
      </w:r>
    </w:p>
    <w:p w14:paraId="58FDFA91" w14:textId="77777777" w:rsidR="001651CF" w:rsidRDefault="001651CF" w:rsidP="001652FA">
      <w:pPr>
        <w:spacing w:after="160" w:line="360" w:lineRule="auto"/>
        <w:rPr>
          <w:b/>
          <w:noProof/>
          <w:sz w:val="32"/>
          <w:szCs w:val="32"/>
        </w:rPr>
      </w:pPr>
      <w:bookmarkStart w:id="209" w:name="_Toc119329383"/>
      <w:r>
        <w:br w:type="page"/>
      </w:r>
    </w:p>
    <w:p w14:paraId="16CA3D33" w14:textId="64EFA79C" w:rsidR="00147C6E" w:rsidRPr="00DB4626" w:rsidRDefault="00EA11EF" w:rsidP="003A4019">
      <w:pPr>
        <w:pStyle w:val="TOC1"/>
      </w:pPr>
      <w:bookmarkStart w:id="210" w:name="_Toc122707943"/>
      <w:bookmarkStart w:id="211" w:name="_Toc122777698"/>
      <w:r w:rsidRPr="00DB4626">
        <w:lastRenderedPageBreak/>
        <w:t>KẾT LUẬ</w:t>
      </w:r>
      <w:bookmarkEnd w:id="201"/>
      <w:bookmarkEnd w:id="202"/>
      <w:bookmarkEnd w:id="203"/>
      <w:r w:rsidRPr="00DB4626">
        <w:t>N</w:t>
      </w:r>
      <w:bookmarkEnd w:id="204"/>
      <w:bookmarkEnd w:id="205"/>
      <w:bookmarkEnd w:id="206"/>
      <w:bookmarkEnd w:id="207"/>
      <w:bookmarkEnd w:id="208"/>
      <w:bookmarkEnd w:id="209"/>
      <w:bookmarkEnd w:id="210"/>
      <w:bookmarkEnd w:id="211"/>
    </w:p>
    <w:p w14:paraId="679A7E74" w14:textId="55548CB4" w:rsidR="00147C6E" w:rsidRPr="00DB4626" w:rsidRDefault="00147C6E" w:rsidP="00DB4626">
      <w:pPr>
        <w:pStyle w:val="ListParagraph"/>
        <w:widowControl w:val="0"/>
        <w:numPr>
          <w:ilvl w:val="0"/>
          <w:numId w:val="4"/>
        </w:numPr>
        <w:tabs>
          <w:tab w:val="left" w:pos="993"/>
        </w:tabs>
        <w:spacing w:line="360" w:lineRule="auto"/>
        <w:ind w:left="0" w:firstLine="567"/>
        <w:jc w:val="both"/>
        <w:rPr>
          <w:b/>
          <w:szCs w:val="26"/>
        </w:rPr>
      </w:pPr>
      <w:bookmarkStart w:id="212" w:name="_Toc9522979"/>
      <w:bookmarkStart w:id="213" w:name="_Toc9622139"/>
      <w:bookmarkStart w:id="214" w:name="_Toc67480326"/>
      <w:proofErr w:type="spellStart"/>
      <w:r w:rsidRPr="00DB4626">
        <w:rPr>
          <w:b/>
          <w:szCs w:val="26"/>
        </w:rPr>
        <w:t>Kết</w:t>
      </w:r>
      <w:proofErr w:type="spellEnd"/>
      <w:r w:rsidRPr="00DB4626">
        <w:rPr>
          <w:b/>
          <w:szCs w:val="26"/>
        </w:rPr>
        <w:t xml:space="preserve"> </w:t>
      </w:r>
      <w:bookmarkEnd w:id="212"/>
      <w:bookmarkEnd w:id="213"/>
      <w:proofErr w:type="spellStart"/>
      <w:r w:rsidRPr="00DB4626">
        <w:rPr>
          <w:b/>
          <w:szCs w:val="26"/>
        </w:rPr>
        <w:t>quả</w:t>
      </w:r>
      <w:proofErr w:type="spellEnd"/>
      <w:r w:rsidRPr="00DB4626">
        <w:rPr>
          <w:b/>
          <w:szCs w:val="26"/>
        </w:rPr>
        <w:t xml:space="preserve"> </w:t>
      </w:r>
      <w:proofErr w:type="spellStart"/>
      <w:r w:rsidRPr="00DB4626">
        <w:rPr>
          <w:b/>
          <w:szCs w:val="26"/>
        </w:rPr>
        <w:t>đạt</w:t>
      </w:r>
      <w:proofErr w:type="spellEnd"/>
      <w:r w:rsidRPr="00DB4626">
        <w:rPr>
          <w:b/>
          <w:szCs w:val="26"/>
        </w:rPr>
        <w:t xml:space="preserve"> </w:t>
      </w:r>
      <w:proofErr w:type="spellStart"/>
      <w:r w:rsidRPr="00DB4626">
        <w:rPr>
          <w:b/>
          <w:szCs w:val="26"/>
        </w:rPr>
        <w:t>được</w:t>
      </w:r>
      <w:bookmarkEnd w:id="214"/>
      <w:proofErr w:type="spellEnd"/>
    </w:p>
    <w:p w14:paraId="6926F386" w14:textId="154CC807" w:rsidR="00EB3C99" w:rsidRPr="00DB4626" w:rsidRDefault="005A4E83" w:rsidP="00DB4626">
      <w:pPr>
        <w:pStyle w:val="ListParagraph"/>
        <w:widowControl w:val="0"/>
        <w:spacing w:line="360" w:lineRule="auto"/>
        <w:ind w:left="0" w:firstLine="567"/>
        <w:jc w:val="both"/>
        <w:rPr>
          <w:b/>
          <w:szCs w:val="26"/>
        </w:rPr>
      </w:pPr>
      <w:r w:rsidRPr="00DB4626">
        <w:rPr>
          <w:b/>
          <w:szCs w:val="26"/>
        </w:rPr>
        <w:t xml:space="preserve">+ </w:t>
      </w:r>
      <w:proofErr w:type="spellStart"/>
      <w:r w:rsidR="00EB3C99" w:rsidRPr="00DB4626">
        <w:rPr>
          <w:b/>
          <w:szCs w:val="26"/>
        </w:rPr>
        <w:t>Về</w:t>
      </w:r>
      <w:proofErr w:type="spellEnd"/>
      <w:r w:rsidR="00EB3C99" w:rsidRPr="00DB4626">
        <w:rPr>
          <w:b/>
          <w:szCs w:val="26"/>
        </w:rPr>
        <w:t xml:space="preserve"> </w:t>
      </w:r>
      <w:proofErr w:type="spellStart"/>
      <w:r w:rsidR="00EB3C99" w:rsidRPr="00DB4626">
        <w:rPr>
          <w:b/>
          <w:szCs w:val="26"/>
        </w:rPr>
        <w:t>hệ</w:t>
      </w:r>
      <w:proofErr w:type="spellEnd"/>
      <w:r w:rsidR="00EB3C99" w:rsidRPr="00DB4626">
        <w:rPr>
          <w:b/>
          <w:szCs w:val="26"/>
        </w:rPr>
        <w:t xml:space="preserve"> </w:t>
      </w:r>
      <w:proofErr w:type="spellStart"/>
      <w:r w:rsidR="00EB3C99" w:rsidRPr="00DB4626">
        <w:rPr>
          <w:b/>
          <w:szCs w:val="26"/>
        </w:rPr>
        <w:t>thống</w:t>
      </w:r>
      <w:proofErr w:type="spellEnd"/>
    </w:p>
    <w:p w14:paraId="4B8C1034" w14:textId="18C285FF" w:rsidR="00A354B4" w:rsidRPr="00DB4626" w:rsidRDefault="00C6456C" w:rsidP="003B4FE4">
      <w:pPr>
        <w:pStyle w:val="ListParagraph"/>
        <w:widowControl w:val="0"/>
        <w:spacing w:line="360" w:lineRule="auto"/>
        <w:ind w:left="0" w:firstLine="284"/>
        <w:jc w:val="both"/>
        <w:rPr>
          <w:szCs w:val="26"/>
        </w:rPr>
      </w:pPr>
      <w:proofErr w:type="spellStart"/>
      <w:r w:rsidRPr="00DB4626">
        <w:rPr>
          <w:szCs w:val="26"/>
        </w:rPr>
        <w:t>Hệ</w:t>
      </w:r>
      <w:proofErr w:type="spellEnd"/>
      <w:r w:rsidRPr="00DB4626">
        <w:rPr>
          <w:szCs w:val="26"/>
        </w:rPr>
        <w:t xml:space="preserve"> </w:t>
      </w:r>
      <w:proofErr w:type="spellStart"/>
      <w:r w:rsidRPr="00DB4626">
        <w:rPr>
          <w:szCs w:val="26"/>
        </w:rPr>
        <w:t>thống</w:t>
      </w:r>
      <w:proofErr w:type="spellEnd"/>
      <w:r w:rsidRPr="00DB4626">
        <w:rPr>
          <w:szCs w:val="26"/>
        </w:rPr>
        <w:t xml:space="preserve"> </w:t>
      </w:r>
      <w:proofErr w:type="spellStart"/>
      <w:r w:rsidRPr="00DB4626">
        <w:rPr>
          <w:szCs w:val="26"/>
        </w:rPr>
        <w:t>đã</w:t>
      </w:r>
      <w:proofErr w:type="spellEnd"/>
      <w:r w:rsidRPr="00DB4626">
        <w:rPr>
          <w:szCs w:val="26"/>
        </w:rPr>
        <w:t xml:space="preserve"> </w:t>
      </w:r>
      <w:proofErr w:type="spellStart"/>
      <w:r w:rsidRPr="00DB4626">
        <w:rPr>
          <w:szCs w:val="26"/>
        </w:rPr>
        <w:t>có</w:t>
      </w:r>
      <w:proofErr w:type="spellEnd"/>
      <w:r w:rsidRPr="00DB4626">
        <w:rPr>
          <w:szCs w:val="26"/>
        </w:rPr>
        <w:t xml:space="preserve"> </w:t>
      </w:r>
      <w:proofErr w:type="spellStart"/>
      <w:r w:rsidRPr="00DB4626">
        <w:rPr>
          <w:szCs w:val="26"/>
        </w:rPr>
        <w:t>thể</w:t>
      </w:r>
      <w:proofErr w:type="spellEnd"/>
      <w:r w:rsidRPr="00DB4626">
        <w:rPr>
          <w:szCs w:val="26"/>
        </w:rPr>
        <w:t xml:space="preserve"> </w:t>
      </w:r>
      <w:proofErr w:type="spellStart"/>
      <w:r w:rsidRPr="00DB4626">
        <w:rPr>
          <w:szCs w:val="26"/>
        </w:rPr>
        <w:t>điều</w:t>
      </w:r>
      <w:proofErr w:type="spellEnd"/>
      <w:r w:rsidRPr="00DB4626">
        <w:rPr>
          <w:szCs w:val="26"/>
        </w:rPr>
        <w:t xml:space="preserve"> </w:t>
      </w:r>
      <w:proofErr w:type="spellStart"/>
      <w:r w:rsidRPr="00DB4626">
        <w:rPr>
          <w:szCs w:val="26"/>
        </w:rPr>
        <w:t>khiển</w:t>
      </w:r>
      <w:proofErr w:type="spellEnd"/>
      <w:r w:rsidRPr="00DB4626">
        <w:rPr>
          <w:szCs w:val="26"/>
        </w:rPr>
        <w:t xml:space="preserve"> </w:t>
      </w:r>
      <w:proofErr w:type="spellStart"/>
      <w:r w:rsidRPr="00DB4626">
        <w:rPr>
          <w:szCs w:val="26"/>
        </w:rPr>
        <w:t>được</w:t>
      </w:r>
      <w:proofErr w:type="spellEnd"/>
      <w:r w:rsidRPr="00DB4626">
        <w:rPr>
          <w:szCs w:val="26"/>
        </w:rPr>
        <w:t xml:space="preserve"> </w:t>
      </w:r>
      <w:proofErr w:type="spellStart"/>
      <w:r w:rsidRPr="00DB4626">
        <w:rPr>
          <w:szCs w:val="26"/>
        </w:rPr>
        <w:t>thiết</w:t>
      </w:r>
      <w:proofErr w:type="spellEnd"/>
      <w:r w:rsidRPr="00DB4626">
        <w:rPr>
          <w:szCs w:val="26"/>
        </w:rPr>
        <w:t xml:space="preserve"> </w:t>
      </w:r>
      <w:proofErr w:type="spellStart"/>
      <w:r w:rsidRPr="00DB4626">
        <w:rPr>
          <w:szCs w:val="26"/>
        </w:rPr>
        <w:t>bị</w:t>
      </w:r>
      <w:proofErr w:type="spellEnd"/>
      <w:r w:rsidRPr="00DB4626">
        <w:rPr>
          <w:szCs w:val="26"/>
        </w:rPr>
        <w:t xml:space="preserve"> </w:t>
      </w:r>
      <w:proofErr w:type="spellStart"/>
      <w:r w:rsidRPr="00DB4626">
        <w:rPr>
          <w:szCs w:val="26"/>
        </w:rPr>
        <w:t>bằng</w:t>
      </w:r>
      <w:proofErr w:type="spellEnd"/>
      <w:r w:rsidRPr="00DB4626">
        <w:rPr>
          <w:szCs w:val="26"/>
        </w:rPr>
        <w:t xml:space="preserve"> </w:t>
      </w:r>
      <w:proofErr w:type="spellStart"/>
      <w:r w:rsidRPr="00DB4626">
        <w:rPr>
          <w:szCs w:val="26"/>
        </w:rPr>
        <w:t>giọng</w:t>
      </w:r>
      <w:proofErr w:type="spellEnd"/>
      <w:r w:rsidRPr="00DB4626">
        <w:rPr>
          <w:szCs w:val="26"/>
        </w:rPr>
        <w:t xml:space="preserve"> </w:t>
      </w:r>
      <w:proofErr w:type="spellStart"/>
      <w:r w:rsidRPr="00DB4626">
        <w:rPr>
          <w:szCs w:val="26"/>
        </w:rPr>
        <w:t>nói</w:t>
      </w:r>
      <w:proofErr w:type="spellEnd"/>
      <w:r w:rsidRPr="00DB4626">
        <w:rPr>
          <w:szCs w:val="26"/>
        </w:rPr>
        <w:t xml:space="preserve"> </w:t>
      </w:r>
      <w:proofErr w:type="spellStart"/>
      <w:r w:rsidRPr="00DB4626">
        <w:rPr>
          <w:szCs w:val="26"/>
        </w:rPr>
        <w:t>cũng</w:t>
      </w:r>
      <w:proofErr w:type="spellEnd"/>
      <w:r w:rsidRPr="00DB4626">
        <w:rPr>
          <w:szCs w:val="26"/>
        </w:rPr>
        <w:t xml:space="preserve"> </w:t>
      </w:r>
      <w:proofErr w:type="spellStart"/>
      <w:r w:rsidRPr="00DB4626">
        <w:rPr>
          <w:szCs w:val="26"/>
        </w:rPr>
        <w:t>như</w:t>
      </w:r>
      <w:proofErr w:type="spellEnd"/>
      <w:r w:rsidRPr="00DB4626">
        <w:rPr>
          <w:szCs w:val="26"/>
        </w:rPr>
        <w:t xml:space="preserve"> </w:t>
      </w:r>
      <w:proofErr w:type="spellStart"/>
      <w:r w:rsidRPr="00DB4626">
        <w:rPr>
          <w:szCs w:val="26"/>
        </w:rPr>
        <w:t>bằng</w:t>
      </w:r>
      <w:proofErr w:type="spellEnd"/>
      <w:r w:rsidRPr="00DB4626">
        <w:rPr>
          <w:szCs w:val="26"/>
        </w:rPr>
        <w:t xml:space="preserve"> </w:t>
      </w:r>
      <w:proofErr w:type="spellStart"/>
      <w:r w:rsidRPr="00DB4626">
        <w:rPr>
          <w:szCs w:val="26"/>
        </w:rPr>
        <w:t>công</w:t>
      </w:r>
      <w:proofErr w:type="spellEnd"/>
      <w:r w:rsidRPr="00DB4626">
        <w:rPr>
          <w:szCs w:val="26"/>
        </w:rPr>
        <w:t xml:space="preserve"> </w:t>
      </w:r>
      <w:proofErr w:type="spellStart"/>
      <w:r w:rsidRPr="00DB4626">
        <w:rPr>
          <w:szCs w:val="26"/>
        </w:rPr>
        <w:t>tắt</w:t>
      </w:r>
      <w:proofErr w:type="spellEnd"/>
      <w:r w:rsidRPr="00DB4626">
        <w:rPr>
          <w:szCs w:val="26"/>
        </w:rPr>
        <w:t xml:space="preserve"> </w:t>
      </w:r>
      <w:proofErr w:type="spellStart"/>
      <w:r w:rsidRPr="00DB4626">
        <w:rPr>
          <w:szCs w:val="26"/>
        </w:rPr>
        <w:t>vật</w:t>
      </w:r>
      <w:proofErr w:type="spellEnd"/>
      <w:r w:rsidRPr="00DB4626">
        <w:rPr>
          <w:szCs w:val="26"/>
        </w:rPr>
        <w:t xml:space="preserve"> </w:t>
      </w:r>
      <w:proofErr w:type="spellStart"/>
      <w:r w:rsidRPr="00DB4626">
        <w:rPr>
          <w:szCs w:val="26"/>
        </w:rPr>
        <w:t>lý</w:t>
      </w:r>
      <w:proofErr w:type="spellEnd"/>
      <w:r w:rsidRPr="00DB4626">
        <w:rPr>
          <w:szCs w:val="26"/>
        </w:rPr>
        <w:t xml:space="preserve"> </w:t>
      </w:r>
      <w:proofErr w:type="spellStart"/>
      <w:r w:rsidRPr="00DB4626">
        <w:rPr>
          <w:szCs w:val="26"/>
        </w:rPr>
        <w:t>và</w:t>
      </w:r>
      <w:proofErr w:type="spellEnd"/>
      <w:r w:rsidRPr="00DB4626">
        <w:rPr>
          <w:szCs w:val="26"/>
        </w:rPr>
        <w:t xml:space="preserve"> </w:t>
      </w:r>
      <w:proofErr w:type="spellStart"/>
      <w:r w:rsidRPr="00DB4626">
        <w:rPr>
          <w:szCs w:val="26"/>
        </w:rPr>
        <w:t>ứng</w:t>
      </w:r>
      <w:proofErr w:type="spellEnd"/>
      <w:r w:rsidRPr="00DB4626">
        <w:rPr>
          <w:szCs w:val="26"/>
        </w:rPr>
        <w:t xml:space="preserve"> </w:t>
      </w:r>
      <w:proofErr w:type="spellStart"/>
      <w:r w:rsidRPr="00DB4626">
        <w:rPr>
          <w:szCs w:val="26"/>
        </w:rPr>
        <w:t>dụng</w:t>
      </w:r>
      <w:proofErr w:type="spellEnd"/>
      <w:r w:rsidRPr="00DB4626">
        <w:rPr>
          <w:szCs w:val="26"/>
        </w:rPr>
        <w:t xml:space="preserve"> </w:t>
      </w:r>
      <w:proofErr w:type="spellStart"/>
      <w:r w:rsidRPr="00DB4626">
        <w:rPr>
          <w:szCs w:val="26"/>
        </w:rPr>
        <w:t>trên</w:t>
      </w:r>
      <w:proofErr w:type="spellEnd"/>
      <w:r w:rsidRPr="00DB4626">
        <w:rPr>
          <w:szCs w:val="26"/>
        </w:rPr>
        <w:t xml:space="preserve"> </w:t>
      </w:r>
      <w:proofErr w:type="spellStart"/>
      <w:r w:rsidRPr="00DB4626">
        <w:rPr>
          <w:szCs w:val="26"/>
        </w:rPr>
        <w:t>điện</w:t>
      </w:r>
      <w:proofErr w:type="spellEnd"/>
      <w:r w:rsidRPr="00DB4626">
        <w:rPr>
          <w:szCs w:val="26"/>
        </w:rPr>
        <w:t xml:space="preserve"> </w:t>
      </w:r>
      <w:proofErr w:type="spellStart"/>
      <w:r w:rsidRPr="00DB4626">
        <w:rPr>
          <w:szCs w:val="26"/>
        </w:rPr>
        <w:t>thoại</w:t>
      </w:r>
      <w:proofErr w:type="spellEnd"/>
      <w:r w:rsidRPr="00DB4626">
        <w:rPr>
          <w:szCs w:val="26"/>
        </w:rPr>
        <w:t xml:space="preserve"> </w:t>
      </w:r>
      <w:proofErr w:type="spellStart"/>
      <w:r w:rsidRPr="00DB4626">
        <w:rPr>
          <w:szCs w:val="26"/>
        </w:rPr>
        <w:t>thông</w:t>
      </w:r>
      <w:proofErr w:type="spellEnd"/>
      <w:r w:rsidRPr="00DB4626">
        <w:rPr>
          <w:szCs w:val="26"/>
        </w:rPr>
        <w:t xml:space="preserve"> </w:t>
      </w:r>
      <w:proofErr w:type="spellStart"/>
      <w:r w:rsidRPr="00DB4626">
        <w:rPr>
          <w:szCs w:val="26"/>
        </w:rPr>
        <w:t>minh</w:t>
      </w:r>
      <w:proofErr w:type="spellEnd"/>
      <w:r w:rsidRPr="00DB4626">
        <w:rPr>
          <w:szCs w:val="26"/>
        </w:rPr>
        <w:t xml:space="preserve">. Tuy </w:t>
      </w:r>
      <w:proofErr w:type="spellStart"/>
      <w:r w:rsidRPr="00DB4626">
        <w:rPr>
          <w:szCs w:val="26"/>
        </w:rPr>
        <w:t>nhiên</w:t>
      </w:r>
      <w:proofErr w:type="spellEnd"/>
      <w:r w:rsidRPr="00DB4626">
        <w:rPr>
          <w:szCs w:val="26"/>
        </w:rPr>
        <w:t xml:space="preserve"> </w:t>
      </w:r>
      <w:proofErr w:type="spellStart"/>
      <w:r w:rsidRPr="00DB4626">
        <w:rPr>
          <w:szCs w:val="26"/>
        </w:rPr>
        <w:t>còn</w:t>
      </w:r>
      <w:proofErr w:type="spellEnd"/>
      <w:r w:rsidRPr="00DB4626">
        <w:rPr>
          <w:szCs w:val="26"/>
        </w:rPr>
        <w:t xml:space="preserve"> </w:t>
      </w:r>
      <w:proofErr w:type="spellStart"/>
      <w:r w:rsidRPr="00DB4626">
        <w:rPr>
          <w:szCs w:val="26"/>
        </w:rPr>
        <w:t>chưa</w:t>
      </w:r>
      <w:proofErr w:type="spellEnd"/>
      <w:r w:rsidRPr="00DB4626">
        <w:rPr>
          <w:szCs w:val="26"/>
        </w:rPr>
        <w:t xml:space="preserve"> </w:t>
      </w:r>
      <w:proofErr w:type="spellStart"/>
      <w:r w:rsidRPr="00DB4626">
        <w:rPr>
          <w:szCs w:val="26"/>
        </w:rPr>
        <w:t>ổn</w:t>
      </w:r>
      <w:proofErr w:type="spellEnd"/>
      <w:r w:rsidRPr="00DB4626">
        <w:rPr>
          <w:szCs w:val="26"/>
        </w:rPr>
        <w:t xml:space="preserve"> </w:t>
      </w:r>
      <w:proofErr w:type="spellStart"/>
      <w:r w:rsidRPr="00DB4626">
        <w:rPr>
          <w:szCs w:val="26"/>
        </w:rPr>
        <w:t>định</w:t>
      </w:r>
      <w:proofErr w:type="spellEnd"/>
      <w:r w:rsidR="00776A6D">
        <w:rPr>
          <w:szCs w:val="26"/>
        </w:rPr>
        <w:t>.</w:t>
      </w:r>
    </w:p>
    <w:p w14:paraId="69867298" w14:textId="1BD36A1A" w:rsidR="00EB3C99" w:rsidRPr="00DB4626" w:rsidRDefault="005A4E83" w:rsidP="00DB4626">
      <w:pPr>
        <w:pStyle w:val="ListParagraph"/>
        <w:widowControl w:val="0"/>
        <w:spacing w:line="360" w:lineRule="auto"/>
        <w:ind w:left="0" w:firstLine="567"/>
        <w:jc w:val="both"/>
        <w:rPr>
          <w:b/>
          <w:bCs/>
          <w:szCs w:val="26"/>
        </w:rPr>
      </w:pPr>
      <w:r w:rsidRPr="00DB4626">
        <w:rPr>
          <w:b/>
          <w:bCs/>
          <w:szCs w:val="26"/>
        </w:rPr>
        <w:t xml:space="preserve">+ </w:t>
      </w:r>
      <w:proofErr w:type="spellStart"/>
      <w:r w:rsidR="00EB3C99" w:rsidRPr="00DB4626">
        <w:rPr>
          <w:b/>
          <w:bCs/>
          <w:szCs w:val="26"/>
        </w:rPr>
        <w:t>Về</w:t>
      </w:r>
      <w:proofErr w:type="spellEnd"/>
      <w:r w:rsidR="00EB3C99" w:rsidRPr="00DB4626">
        <w:rPr>
          <w:b/>
          <w:bCs/>
          <w:szCs w:val="26"/>
        </w:rPr>
        <w:t xml:space="preserve"> </w:t>
      </w:r>
      <w:proofErr w:type="spellStart"/>
      <w:r w:rsidR="00EB3C99" w:rsidRPr="00DB4626">
        <w:rPr>
          <w:b/>
          <w:bCs/>
          <w:szCs w:val="26"/>
        </w:rPr>
        <w:t>kiến</w:t>
      </w:r>
      <w:proofErr w:type="spellEnd"/>
      <w:r w:rsidR="00EB3C99" w:rsidRPr="00DB4626">
        <w:rPr>
          <w:b/>
          <w:bCs/>
          <w:szCs w:val="26"/>
        </w:rPr>
        <w:t xml:space="preserve"> </w:t>
      </w:r>
      <w:proofErr w:type="spellStart"/>
      <w:r w:rsidR="00EB3C99" w:rsidRPr="00DB4626">
        <w:rPr>
          <w:b/>
          <w:bCs/>
          <w:szCs w:val="26"/>
        </w:rPr>
        <w:t>thức</w:t>
      </w:r>
      <w:proofErr w:type="spellEnd"/>
    </w:p>
    <w:p w14:paraId="5EC68360" w14:textId="29BC1264" w:rsidR="00147C6E" w:rsidRPr="00DB4626" w:rsidRDefault="00EB3C99" w:rsidP="005C3458">
      <w:pPr>
        <w:pStyle w:val="ListParagraph"/>
        <w:widowControl w:val="0"/>
        <w:spacing w:line="360" w:lineRule="auto"/>
        <w:ind w:left="0" w:firstLine="284"/>
        <w:jc w:val="both"/>
        <w:rPr>
          <w:szCs w:val="26"/>
        </w:rPr>
      </w:pPr>
      <w:proofErr w:type="spellStart"/>
      <w:r w:rsidRPr="00DB4626">
        <w:rPr>
          <w:szCs w:val="26"/>
        </w:rPr>
        <w:t>Sản</w:t>
      </w:r>
      <w:proofErr w:type="spellEnd"/>
      <w:r w:rsidRPr="00DB4626">
        <w:rPr>
          <w:szCs w:val="26"/>
        </w:rPr>
        <w:t xml:space="preserve"> </w:t>
      </w:r>
      <w:proofErr w:type="spellStart"/>
      <w:r w:rsidRPr="00DB4626">
        <w:rPr>
          <w:szCs w:val="26"/>
        </w:rPr>
        <w:t>phẩm</w:t>
      </w:r>
      <w:proofErr w:type="spellEnd"/>
      <w:r w:rsidRPr="00DB4626">
        <w:rPr>
          <w:szCs w:val="26"/>
        </w:rPr>
        <w:t xml:space="preserve"> </w:t>
      </w:r>
      <w:proofErr w:type="spellStart"/>
      <w:r w:rsidR="00A354B4" w:rsidRPr="00DB4626">
        <w:rPr>
          <w:szCs w:val="26"/>
        </w:rPr>
        <w:t>còn</w:t>
      </w:r>
      <w:proofErr w:type="spellEnd"/>
      <w:r w:rsidR="00A354B4" w:rsidRPr="00DB4626">
        <w:rPr>
          <w:szCs w:val="26"/>
        </w:rPr>
        <w:t xml:space="preserve"> </w:t>
      </w:r>
      <w:proofErr w:type="spellStart"/>
      <w:r w:rsidR="00A354B4" w:rsidRPr="00DB4626">
        <w:rPr>
          <w:szCs w:val="26"/>
        </w:rPr>
        <w:t>giúp</w:t>
      </w:r>
      <w:proofErr w:type="spellEnd"/>
      <w:r w:rsidR="00A354B4" w:rsidRPr="00DB4626">
        <w:rPr>
          <w:szCs w:val="26"/>
        </w:rPr>
        <w:t xml:space="preserve"> </w:t>
      </w:r>
      <w:proofErr w:type="spellStart"/>
      <w:r w:rsidR="00A354B4" w:rsidRPr="00DB4626">
        <w:rPr>
          <w:szCs w:val="26"/>
        </w:rPr>
        <w:t>các</w:t>
      </w:r>
      <w:proofErr w:type="spellEnd"/>
      <w:r w:rsidR="00A354B4" w:rsidRPr="00DB4626">
        <w:rPr>
          <w:szCs w:val="26"/>
        </w:rPr>
        <w:t xml:space="preserve"> </w:t>
      </w:r>
      <w:proofErr w:type="spellStart"/>
      <w:r w:rsidR="00A354B4" w:rsidRPr="00DB4626">
        <w:rPr>
          <w:szCs w:val="26"/>
        </w:rPr>
        <w:t>thành</w:t>
      </w:r>
      <w:proofErr w:type="spellEnd"/>
      <w:r w:rsidR="00A354B4" w:rsidRPr="00DB4626">
        <w:rPr>
          <w:szCs w:val="26"/>
        </w:rPr>
        <w:t xml:space="preserve"> </w:t>
      </w:r>
      <w:proofErr w:type="spellStart"/>
      <w:r w:rsidR="00A354B4" w:rsidRPr="00DB4626">
        <w:rPr>
          <w:szCs w:val="26"/>
        </w:rPr>
        <w:t>viên</w:t>
      </w:r>
      <w:proofErr w:type="spellEnd"/>
      <w:r w:rsidR="00A354B4" w:rsidRPr="00DB4626">
        <w:rPr>
          <w:szCs w:val="26"/>
        </w:rPr>
        <w:t xml:space="preserve"> </w:t>
      </w:r>
      <w:proofErr w:type="spellStart"/>
      <w:r w:rsidR="00A354B4" w:rsidRPr="00DB4626">
        <w:rPr>
          <w:szCs w:val="26"/>
        </w:rPr>
        <w:t>trong</w:t>
      </w:r>
      <w:proofErr w:type="spellEnd"/>
      <w:r w:rsidR="00A354B4" w:rsidRPr="00DB4626">
        <w:rPr>
          <w:szCs w:val="26"/>
        </w:rPr>
        <w:t xml:space="preserve"> </w:t>
      </w:r>
      <w:proofErr w:type="spellStart"/>
      <w:r w:rsidR="00A354B4" w:rsidRPr="00DB4626">
        <w:rPr>
          <w:szCs w:val="26"/>
        </w:rPr>
        <w:t>nhóm</w:t>
      </w:r>
      <w:proofErr w:type="spellEnd"/>
      <w:r w:rsidR="00A354B4" w:rsidRPr="00DB4626">
        <w:rPr>
          <w:szCs w:val="26"/>
        </w:rPr>
        <w:t xml:space="preserve"> </w:t>
      </w:r>
      <w:proofErr w:type="spellStart"/>
      <w:r w:rsidR="00A354B4" w:rsidRPr="00DB4626">
        <w:rPr>
          <w:szCs w:val="26"/>
        </w:rPr>
        <w:t>hiểu</w:t>
      </w:r>
      <w:proofErr w:type="spellEnd"/>
      <w:r w:rsidR="00A354B4" w:rsidRPr="00DB4626">
        <w:rPr>
          <w:szCs w:val="26"/>
        </w:rPr>
        <w:t xml:space="preserve"> </w:t>
      </w:r>
      <w:proofErr w:type="spellStart"/>
      <w:r w:rsidR="00A354B4" w:rsidRPr="00DB4626">
        <w:rPr>
          <w:szCs w:val="26"/>
        </w:rPr>
        <w:t>thêm</w:t>
      </w:r>
      <w:proofErr w:type="spellEnd"/>
      <w:r w:rsidR="00A354B4" w:rsidRPr="00DB4626">
        <w:rPr>
          <w:szCs w:val="26"/>
        </w:rPr>
        <w:t xml:space="preserve"> </w:t>
      </w:r>
      <w:proofErr w:type="spellStart"/>
      <w:r w:rsidR="00A354B4" w:rsidRPr="00DB4626">
        <w:rPr>
          <w:szCs w:val="26"/>
        </w:rPr>
        <w:t>về</w:t>
      </w:r>
      <w:proofErr w:type="spellEnd"/>
      <w:r w:rsidR="00A354B4" w:rsidRPr="00DB4626">
        <w:rPr>
          <w:szCs w:val="26"/>
        </w:rPr>
        <w:t xml:space="preserve"> </w:t>
      </w:r>
      <w:proofErr w:type="spellStart"/>
      <w:r w:rsidR="00A354B4" w:rsidRPr="00DB4626">
        <w:rPr>
          <w:szCs w:val="26"/>
        </w:rPr>
        <w:t>đặc</w:t>
      </w:r>
      <w:proofErr w:type="spellEnd"/>
      <w:r w:rsidR="00A354B4" w:rsidRPr="00DB4626">
        <w:rPr>
          <w:szCs w:val="26"/>
        </w:rPr>
        <w:t xml:space="preserve"> </w:t>
      </w:r>
      <w:proofErr w:type="spellStart"/>
      <w:r w:rsidR="00A354B4" w:rsidRPr="00DB4626">
        <w:rPr>
          <w:szCs w:val="26"/>
        </w:rPr>
        <w:t>điểm</w:t>
      </w:r>
      <w:proofErr w:type="spellEnd"/>
      <w:r w:rsidR="00A354B4" w:rsidRPr="00DB4626">
        <w:rPr>
          <w:szCs w:val="26"/>
        </w:rPr>
        <w:t xml:space="preserve"> </w:t>
      </w:r>
      <w:proofErr w:type="spellStart"/>
      <w:r w:rsidR="00A354B4" w:rsidRPr="00DB4626">
        <w:rPr>
          <w:szCs w:val="26"/>
        </w:rPr>
        <w:t>cấu</w:t>
      </w:r>
      <w:proofErr w:type="spellEnd"/>
      <w:r w:rsidR="00A354B4" w:rsidRPr="00DB4626">
        <w:rPr>
          <w:szCs w:val="26"/>
        </w:rPr>
        <w:t xml:space="preserve"> </w:t>
      </w:r>
      <w:proofErr w:type="spellStart"/>
      <w:r w:rsidR="00A354B4" w:rsidRPr="00DB4626">
        <w:rPr>
          <w:szCs w:val="26"/>
        </w:rPr>
        <w:t>tạo</w:t>
      </w:r>
      <w:proofErr w:type="spellEnd"/>
      <w:r w:rsidR="005A4E83" w:rsidRPr="00DB4626">
        <w:rPr>
          <w:szCs w:val="26"/>
        </w:rPr>
        <w:t xml:space="preserve">, </w:t>
      </w:r>
      <w:proofErr w:type="spellStart"/>
      <w:r w:rsidR="00A354B4" w:rsidRPr="00DB4626">
        <w:rPr>
          <w:szCs w:val="26"/>
        </w:rPr>
        <w:t>chức</w:t>
      </w:r>
      <w:proofErr w:type="spellEnd"/>
      <w:r w:rsidR="00A354B4" w:rsidRPr="00DB4626">
        <w:rPr>
          <w:szCs w:val="26"/>
        </w:rPr>
        <w:t xml:space="preserve"> </w:t>
      </w:r>
      <w:proofErr w:type="spellStart"/>
      <w:r w:rsidR="00A354B4" w:rsidRPr="00DB4626">
        <w:rPr>
          <w:szCs w:val="26"/>
        </w:rPr>
        <w:t>năng</w:t>
      </w:r>
      <w:proofErr w:type="spellEnd"/>
      <w:r w:rsidR="005A4E83" w:rsidRPr="00DB4626">
        <w:rPr>
          <w:szCs w:val="26"/>
        </w:rPr>
        <w:t xml:space="preserve">, </w:t>
      </w:r>
      <w:proofErr w:type="spellStart"/>
      <w:r w:rsidR="00A354B4" w:rsidRPr="00DB4626">
        <w:rPr>
          <w:szCs w:val="26"/>
        </w:rPr>
        <w:t>nguyên</w:t>
      </w:r>
      <w:proofErr w:type="spellEnd"/>
      <w:r w:rsidR="00A354B4" w:rsidRPr="00DB4626">
        <w:rPr>
          <w:szCs w:val="26"/>
        </w:rPr>
        <w:t xml:space="preserve"> </w:t>
      </w:r>
      <w:proofErr w:type="spellStart"/>
      <w:r w:rsidR="00A354B4" w:rsidRPr="00DB4626">
        <w:rPr>
          <w:szCs w:val="26"/>
        </w:rPr>
        <w:t>lý</w:t>
      </w:r>
      <w:proofErr w:type="spellEnd"/>
      <w:r w:rsidR="00A354B4" w:rsidRPr="00DB4626">
        <w:rPr>
          <w:szCs w:val="26"/>
        </w:rPr>
        <w:t xml:space="preserve"> </w:t>
      </w:r>
      <w:proofErr w:type="spellStart"/>
      <w:r w:rsidR="00A354B4" w:rsidRPr="00DB4626">
        <w:rPr>
          <w:szCs w:val="26"/>
        </w:rPr>
        <w:t>hoạt</w:t>
      </w:r>
      <w:proofErr w:type="spellEnd"/>
      <w:r w:rsidR="00A354B4" w:rsidRPr="00DB4626">
        <w:rPr>
          <w:szCs w:val="26"/>
        </w:rPr>
        <w:t xml:space="preserve"> </w:t>
      </w:r>
      <w:proofErr w:type="spellStart"/>
      <w:r w:rsidR="00A354B4" w:rsidRPr="00DB4626">
        <w:rPr>
          <w:szCs w:val="26"/>
        </w:rPr>
        <w:t>động</w:t>
      </w:r>
      <w:proofErr w:type="spellEnd"/>
      <w:r w:rsidR="00A354B4" w:rsidRPr="00DB4626">
        <w:rPr>
          <w:szCs w:val="26"/>
        </w:rPr>
        <w:t xml:space="preserve"> </w:t>
      </w:r>
      <w:proofErr w:type="spellStart"/>
      <w:r w:rsidR="00A354B4" w:rsidRPr="00DB4626">
        <w:rPr>
          <w:szCs w:val="26"/>
        </w:rPr>
        <w:t>của</w:t>
      </w:r>
      <w:proofErr w:type="spellEnd"/>
      <w:r w:rsidR="00A354B4" w:rsidRPr="00DB4626">
        <w:rPr>
          <w:szCs w:val="26"/>
        </w:rPr>
        <w:t xml:space="preserve"> </w:t>
      </w:r>
      <w:proofErr w:type="spellStart"/>
      <w:r w:rsidR="00A354B4" w:rsidRPr="00DB4626">
        <w:rPr>
          <w:szCs w:val="26"/>
        </w:rPr>
        <w:t>các</w:t>
      </w:r>
      <w:proofErr w:type="spellEnd"/>
      <w:r w:rsidR="00A354B4" w:rsidRPr="00DB4626">
        <w:rPr>
          <w:szCs w:val="26"/>
        </w:rPr>
        <w:t xml:space="preserve"> </w:t>
      </w:r>
      <w:proofErr w:type="spellStart"/>
      <w:r w:rsidR="00A354B4" w:rsidRPr="00DB4626">
        <w:rPr>
          <w:szCs w:val="26"/>
        </w:rPr>
        <w:t>loại</w:t>
      </w:r>
      <w:proofErr w:type="spellEnd"/>
      <w:r w:rsidR="00A354B4" w:rsidRPr="00DB4626">
        <w:rPr>
          <w:szCs w:val="26"/>
        </w:rPr>
        <w:t xml:space="preserve"> </w:t>
      </w:r>
      <w:proofErr w:type="spellStart"/>
      <w:r w:rsidR="00A354B4" w:rsidRPr="00DB4626">
        <w:rPr>
          <w:szCs w:val="26"/>
        </w:rPr>
        <w:t>linh</w:t>
      </w:r>
      <w:proofErr w:type="spellEnd"/>
      <w:r w:rsidR="00A354B4" w:rsidRPr="00DB4626">
        <w:rPr>
          <w:szCs w:val="26"/>
        </w:rPr>
        <w:t xml:space="preserve"> </w:t>
      </w:r>
      <w:proofErr w:type="spellStart"/>
      <w:r w:rsidR="00A354B4" w:rsidRPr="00DB4626">
        <w:rPr>
          <w:szCs w:val="26"/>
        </w:rPr>
        <w:t>kiện</w:t>
      </w:r>
      <w:proofErr w:type="spellEnd"/>
      <w:r w:rsidR="00A354B4" w:rsidRPr="00DB4626">
        <w:rPr>
          <w:szCs w:val="26"/>
        </w:rPr>
        <w:t xml:space="preserve"> </w:t>
      </w:r>
      <w:proofErr w:type="spellStart"/>
      <w:r w:rsidR="00A354B4" w:rsidRPr="00DB4626">
        <w:rPr>
          <w:szCs w:val="26"/>
        </w:rPr>
        <w:t>điện</w:t>
      </w:r>
      <w:proofErr w:type="spellEnd"/>
      <w:r w:rsidR="00A354B4" w:rsidRPr="00DB4626">
        <w:rPr>
          <w:szCs w:val="26"/>
        </w:rPr>
        <w:t xml:space="preserve"> </w:t>
      </w:r>
      <w:proofErr w:type="spellStart"/>
      <w:r w:rsidR="00A354B4" w:rsidRPr="00DB4626">
        <w:rPr>
          <w:szCs w:val="26"/>
        </w:rPr>
        <w:t>tử</w:t>
      </w:r>
      <w:proofErr w:type="spellEnd"/>
      <w:r w:rsidR="005A4E83" w:rsidRPr="00DB4626">
        <w:rPr>
          <w:szCs w:val="26"/>
        </w:rPr>
        <w:t xml:space="preserve">, </w:t>
      </w:r>
      <w:proofErr w:type="spellStart"/>
      <w:r w:rsidR="00A354B4" w:rsidRPr="00DB4626">
        <w:rPr>
          <w:szCs w:val="26"/>
        </w:rPr>
        <w:t>làm</w:t>
      </w:r>
      <w:proofErr w:type="spellEnd"/>
      <w:r w:rsidR="00A354B4" w:rsidRPr="00DB4626">
        <w:rPr>
          <w:szCs w:val="26"/>
        </w:rPr>
        <w:t xml:space="preserve"> </w:t>
      </w:r>
      <w:proofErr w:type="spellStart"/>
      <w:r w:rsidR="00A354B4" w:rsidRPr="00DB4626">
        <w:rPr>
          <w:szCs w:val="26"/>
        </w:rPr>
        <w:t>quen</w:t>
      </w:r>
      <w:proofErr w:type="spellEnd"/>
      <w:r w:rsidR="00A354B4" w:rsidRPr="00DB4626">
        <w:rPr>
          <w:szCs w:val="26"/>
        </w:rPr>
        <w:t xml:space="preserve"> </w:t>
      </w:r>
      <w:proofErr w:type="spellStart"/>
      <w:r w:rsidR="00A354B4" w:rsidRPr="00DB4626">
        <w:rPr>
          <w:szCs w:val="26"/>
        </w:rPr>
        <w:t>với</w:t>
      </w:r>
      <w:proofErr w:type="spellEnd"/>
      <w:r w:rsidR="00A354B4" w:rsidRPr="00DB4626">
        <w:rPr>
          <w:szCs w:val="26"/>
        </w:rPr>
        <w:t xml:space="preserve"> </w:t>
      </w:r>
      <w:proofErr w:type="spellStart"/>
      <w:r w:rsidR="00A354B4" w:rsidRPr="00DB4626">
        <w:rPr>
          <w:szCs w:val="26"/>
        </w:rPr>
        <w:t>các</w:t>
      </w:r>
      <w:proofErr w:type="spellEnd"/>
      <w:r w:rsidR="00A354B4" w:rsidRPr="00DB4626">
        <w:rPr>
          <w:szCs w:val="26"/>
        </w:rPr>
        <w:t xml:space="preserve"> </w:t>
      </w:r>
      <w:proofErr w:type="spellStart"/>
      <w:r w:rsidR="00A354B4" w:rsidRPr="00DB4626">
        <w:rPr>
          <w:szCs w:val="26"/>
        </w:rPr>
        <w:t>loại</w:t>
      </w:r>
      <w:proofErr w:type="spellEnd"/>
      <w:r w:rsidR="00A354B4" w:rsidRPr="00DB4626">
        <w:rPr>
          <w:szCs w:val="26"/>
        </w:rPr>
        <w:t xml:space="preserve"> </w:t>
      </w:r>
      <w:proofErr w:type="spellStart"/>
      <w:r w:rsidR="00A354B4" w:rsidRPr="00DB4626">
        <w:rPr>
          <w:szCs w:val="26"/>
        </w:rPr>
        <w:t>cảm</w:t>
      </w:r>
      <w:proofErr w:type="spellEnd"/>
      <w:r w:rsidR="00A354B4" w:rsidRPr="00DB4626">
        <w:rPr>
          <w:szCs w:val="26"/>
        </w:rPr>
        <w:t xml:space="preserve"> </w:t>
      </w:r>
      <w:proofErr w:type="spellStart"/>
      <w:r w:rsidR="00A354B4" w:rsidRPr="00DB4626">
        <w:rPr>
          <w:szCs w:val="26"/>
        </w:rPr>
        <w:t>biến</w:t>
      </w:r>
      <w:proofErr w:type="spellEnd"/>
      <w:r w:rsidR="005A4E83" w:rsidRPr="00DB4626">
        <w:rPr>
          <w:szCs w:val="26"/>
        </w:rPr>
        <w:t xml:space="preserve">, </w:t>
      </w:r>
      <w:proofErr w:type="spellStart"/>
      <w:r w:rsidR="00A354B4" w:rsidRPr="00DB4626">
        <w:rPr>
          <w:szCs w:val="26"/>
        </w:rPr>
        <w:t>rèn</w:t>
      </w:r>
      <w:proofErr w:type="spellEnd"/>
      <w:r w:rsidR="00A354B4" w:rsidRPr="00DB4626">
        <w:rPr>
          <w:szCs w:val="26"/>
        </w:rPr>
        <w:t xml:space="preserve"> </w:t>
      </w:r>
      <w:proofErr w:type="spellStart"/>
      <w:r w:rsidR="00A354B4" w:rsidRPr="00DB4626">
        <w:rPr>
          <w:szCs w:val="26"/>
        </w:rPr>
        <w:t>luyện</w:t>
      </w:r>
      <w:proofErr w:type="spellEnd"/>
      <w:r w:rsidR="00A354B4" w:rsidRPr="00DB4626">
        <w:rPr>
          <w:szCs w:val="26"/>
        </w:rPr>
        <w:t xml:space="preserve"> </w:t>
      </w:r>
      <w:proofErr w:type="spellStart"/>
      <w:r w:rsidR="00A354B4" w:rsidRPr="00DB4626">
        <w:rPr>
          <w:szCs w:val="26"/>
        </w:rPr>
        <w:t>kĩ</w:t>
      </w:r>
      <w:proofErr w:type="spellEnd"/>
      <w:r w:rsidR="00A354B4" w:rsidRPr="00DB4626">
        <w:rPr>
          <w:szCs w:val="26"/>
        </w:rPr>
        <w:t xml:space="preserve"> </w:t>
      </w:r>
      <w:proofErr w:type="spellStart"/>
      <w:r w:rsidR="00A354B4" w:rsidRPr="00DB4626">
        <w:rPr>
          <w:szCs w:val="26"/>
        </w:rPr>
        <w:t>năng</w:t>
      </w:r>
      <w:proofErr w:type="spellEnd"/>
      <w:r w:rsidR="00A354B4" w:rsidRPr="00DB4626">
        <w:rPr>
          <w:szCs w:val="26"/>
        </w:rPr>
        <w:t xml:space="preserve"> </w:t>
      </w:r>
      <w:proofErr w:type="spellStart"/>
      <w:r w:rsidR="00A354B4" w:rsidRPr="00DB4626">
        <w:rPr>
          <w:szCs w:val="26"/>
        </w:rPr>
        <w:t>đội</w:t>
      </w:r>
      <w:proofErr w:type="spellEnd"/>
      <w:r w:rsidR="00A354B4" w:rsidRPr="00DB4626">
        <w:rPr>
          <w:szCs w:val="26"/>
        </w:rPr>
        <w:t xml:space="preserve"> </w:t>
      </w:r>
      <w:proofErr w:type="spellStart"/>
      <w:r w:rsidR="00A354B4" w:rsidRPr="00DB4626">
        <w:rPr>
          <w:szCs w:val="26"/>
        </w:rPr>
        <w:t>nhóm</w:t>
      </w:r>
      <w:proofErr w:type="spellEnd"/>
      <w:r w:rsidR="005A4E83" w:rsidRPr="00DB4626">
        <w:rPr>
          <w:szCs w:val="26"/>
        </w:rPr>
        <w:t xml:space="preserve">, </w:t>
      </w:r>
      <w:proofErr w:type="spellStart"/>
      <w:r w:rsidR="00A354B4" w:rsidRPr="00DB4626">
        <w:rPr>
          <w:szCs w:val="26"/>
        </w:rPr>
        <w:t>kĩ</w:t>
      </w:r>
      <w:proofErr w:type="spellEnd"/>
      <w:r w:rsidR="00A354B4" w:rsidRPr="00DB4626">
        <w:rPr>
          <w:szCs w:val="26"/>
        </w:rPr>
        <w:t xml:space="preserve"> </w:t>
      </w:r>
      <w:proofErr w:type="spellStart"/>
      <w:r w:rsidR="00A354B4" w:rsidRPr="00DB4626">
        <w:rPr>
          <w:szCs w:val="26"/>
        </w:rPr>
        <w:t>năng</w:t>
      </w:r>
      <w:proofErr w:type="spellEnd"/>
      <w:r w:rsidR="00A354B4" w:rsidRPr="00DB4626">
        <w:rPr>
          <w:szCs w:val="26"/>
        </w:rPr>
        <w:t xml:space="preserve"> </w:t>
      </w:r>
      <w:proofErr w:type="spellStart"/>
      <w:r w:rsidR="00A354B4" w:rsidRPr="00DB4626">
        <w:rPr>
          <w:szCs w:val="26"/>
        </w:rPr>
        <w:t>thuyết</w:t>
      </w:r>
      <w:proofErr w:type="spellEnd"/>
      <w:r w:rsidR="00A354B4" w:rsidRPr="00DB4626">
        <w:rPr>
          <w:szCs w:val="26"/>
        </w:rPr>
        <w:t xml:space="preserve"> </w:t>
      </w:r>
      <w:proofErr w:type="spellStart"/>
      <w:r w:rsidR="00A354B4" w:rsidRPr="00DB4626">
        <w:rPr>
          <w:szCs w:val="26"/>
        </w:rPr>
        <w:t>trình</w:t>
      </w:r>
      <w:proofErr w:type="spellEnd"/>
      <w:r w:rsidR="005A4E83" w:rsidRPr="00DB4626">
        <w:rPr>
          <w:szCs w:val="26"/>
        </w:rPr>
        <w:t xml:space="preserve">, </w:t>
      </w:r>
      <w:proofErr w:type="spellStart"/>
      <w:r w:rsidR="00A354B4" w:rsidRPr="00DB4626">
        <w:rPr>
          <w:szCs w:val="26"/>
        </w:rPr>
        <w:t>kĩ</w:t>
      </w:r>
      <w:proofErr w:type="spellEnd"/>
      <w:r w:rsidR="00A354B4" w:rsidRPr="00DB4626">
        <w:rPr>
          <w:szCs w:val="26"/>
        </w:rPr>
        <w:t xml:space="preserve"> </w:t>
      </w:r>
      <w:proofErr w:type="spellStart"/>
      <w:r w:rsidR="00A354B4" w:rsidRPr="00DB4626">
        <w:rPr>
          <w:szCs w:val="26"/>
        </w:rPr>
        <w:t>năng</w:t>
      </w:r>
      <w:proofErr w:type="spellEnd"/>
      <w:r w:rsidR="00A354B4" w:rsidRPr="00DB4626">
        <w:rPr>
          <w:szCs w:val="26"/>
        </w:rPr>
        <w:t xml:space="preserve"> </w:t>
      </w:r>
      <w:proofErr w:type="spellStart"/>
      <w:r w:rsidR="00A354B4" w:rsidRPr="00DB4626">
        <w:rPr>
          <w:szCs w:val="26"/>
        </w:rPr>
        <w:t>tra</w:t>
      </w:r>
      <w:proofErr w:type="spellEnd"/>
      <w:r w:rsidR="00A354B4" w:rsidRPr="00DB4626">
        <w:rPr>
          <w:szCs w:val="26"/>
        </w:rPr>
        <w:t xml:space="preserve"> </w:t>
      </w:r>
      <w:proofErr w:type="spellStart"/>
      <w:r w:rsidR="00A354B4" w:rsidRPr="00DB4626">
        <w:rPr>
          <w:szCs w:val="26"/>
        </w:rPr>
        <w:t>cứu</w:t>
      </w:r>
      <w:proofErr w:type="spellEnd"/>
      <w:r w:rsidR="00A354B4" w:rsidRPr="00DB4626">
        <w:rPr>
          <w:szCs w:val="26"/>
        </w:rPr>
        <w:t xml:space="preserve"> </w:t>
      </w:r>
      <w:proofErr w:type="spellStart"/>
      <w:r w:rsidR="00A354B4" w:rsidRPr="00DB4626">
        <w:rPr>
          <w:szCs w:val="26"/>
        </w:rPr>
        <w:t>thông</w:t>
      </w:r>
      <w:proofErr w:type="spellEnd"/>
      <w:r w:rsidR="00A354B4" w:rsidRPr="00DB4626">
        <w:rPr>
          <w:szCs w:val="26"/>
        </w:rPr>
        <w:t xml:space="preserve"> tin</w:t>
      </w:r>
      <w:r w:rsidR="005A4E83" w:rsidRPr="00DB4626">
        <w:rPr>
          <w:szCs w:val="26"/>
        </w:rPr>
        <w:t xml:space="preserve">, </w:t>
      </w:r>
      <w:proofErr w:type="spellStart"/>
      <w:r w:rsidR="00A354B4" w:rsidRPr="00DB4626">
        <w:rPr>
          <w:szCs w:val="26"/>
        </w:rPr>
        <w:t>kĩ</w:t>
      </w:r>
      <w:proofErr w:type="spellEnd"/>
      <w:r w:rsidR="00A354B4" w:rsidRPr="00DB4626">
        <w:rPr>
          <w:szCs w:val="26"/>
        </w:rPr>
        <w:t xml:space="preserve"> </w:t>
      </w:r>
      <w:proofErr w:type="spellStart"/>
      <w:r w:rsidR="00A354B4" w:rsidRPr="00DB4626">
        <w:rPr>
          <w:szCs w:val="26"/>
        </w:rPr>
        <w:t>năng</w:t>
      </w:r>
      <w:proofErr w:type="spellEnd"/>
      <w:r w:rsidR="00A354B4" w:rsidRPr="00DB4626">
        <w:rPr>
          <w:szCs w:val="26"/>
        </w:rPr>
        <w:t xml:space="preserve"> </w:t>
      </w:r>
      <w:proofErr w:type="spellStart"/>
      <w:r w:rsidR="00A354B4" w:rsidRPr="00DB4626">
        <w:rPr>
          <w:szCs w:val="26"/>
        </w:rPr>
        <w:t>thiết</w:t>
      </w:r>
      <w:proofErr w:type="spellEnd"/>
      <w:r w:rsidR="00A354B4" w:rsidRPr="00DB4626">
        <w:rPr>
          <w:szCs w:val="26"/>
        </w:rPr>
        <w:t xml:space="preserve"> </w:t>
      </w:r>
      <w:proofErr w:type="spellStart"/>
      <w:r w:rsidR="00A354B4" w:rsidRPr="00DB4626">
        <w:rPr>
          <w:szCs w:val="26"/>
        </w:rPr>
        <w:t>kế</w:t>
      </w:r>
      <w:proofErr w:type="spellEnd"/>
      <w:r w:rsidR="00A354B4" w:rsidRPr="00DB4626">
        <w:rPr>
          <w:szCs w:val="26"/>
        </w:rPr>
        <w:t xml:space="preserve"> </w:t>
      </w:r>
      <w:proofErr w:type="spellStart"/>
      <w:r w:rsidR="00A354B4" w:rsidRPr="00DB4626">
        <w:rPr>
          <w:szCs w:val="26"/>
        </w:rPr>
        <w:t>và</w:t>
      </w:r>
      <w:proofErr w:type="spellEnd"/>
      <w:r w:rsidR="00A354B4" w:rsidRPr="00DB4626">
        <w:rPr>
          <w:szCs w:val="26"/>
        </w:rPr>
        <w:t xml:space="preserve"> </w:t>
      </w:r>
      <w:proofErr w:type="spellStart"/>
      <w:r w:rsidR="00A354B4" w:rsidRPr="00DB4626">
        <w:rPr>
          <w:szCs w:val="26"/>
        </w:rPr>
        <w:t>xây</w:t>
      </w:r>
      <w:proofErr w:type="spellEnd"/>
      <w:r w:rsidR="00A354B4" w:rsidRPr="00DB4626">
        <w:rPr>
          <w:szCs w:val="26"/>
        </w:rPr>
        <w:t xml:space="preserve"> </w:t>
      </w:r>
      <w:proofErr w:type="spellStart"/>
      <w:r w:rsidR="00A354B4" w:rsidRPr="00DB4626">
        <w:rPr>
          <w:szCs w:val="26"/>
        </w:rPr>
        <w:t>dựng</w:t>
      </w:r>
      <w:proofErr w:type="spellEnd"/>
      <w:r w:rsidR="00A354B4" w:rsidRPr="00DB4626">
        <w:rPr>
          <w:szCs w:val="26"/>
        </w:rPr>
        <w:t xml:space="preserve"> </w:t>
      </w:r>
      <w:proofErr w:type="spellStart"/>
      <w:r w:rsidR="00A354B4" w:rsidRPr="00DB4626">
        <w:rPr>
          <w:szCs w:val="26"/>
        </w:rPr>
        <w:t>một</w:t>
      </w:r>
      <w:proofErr w:type="spellEnd"/>
      <w:r w:rsidR="00A354B4" w:rsidRPr="00DB4626">
        <w:rPr>
          <w:szCs w:val="26"/>
        </w:rPr>
        <w:t xml:space="preserve"> </w:t>
      </w:r>
      <w:proofErr w:type="spellStart"/>
      <w:r w:rsidR="00A354B4" w:rsidRPr="00DB4626">
        <w:rPr>
          <w:szCs w:val="26"/>
        </w:rPr>
        <w:t>hệ</w:t>
      </w:r>
      <w:proofErr w:type="spellEnd"/>
      <w:r w:rsidR="00A354B4" w:rsidRPr="00DB4626">
        <w:rPr>
          <w:szCs w:val="26"/>
        </w:rPr>
        <w:t xml:space="preserve"> </w:t>
      </w:r>
      <w:proofErr w:type="spellStart"/>
      <w:r w:rsidR="00A354B4" w:rsidRPr="00DB4626">
        <w:rPr>
          <w:szCs w:val="26"/>
        </w:rPr>
        <w:t>thống</w:t>
      </w:r>
      <w:proofErr w:type="spellEnd"/>
      <w:r w:rsidR="00A354B4" w:rsidRPr="00DB4626">
        <w:rPr>
          <w:szCs w:val="26"/>
        </w:rPr>
        <w:t xml:space="preserve"> IOT</w:t>
      </w:r>
      <w:r w:rsidR="00776A6D">
        <w:rPr>
          <w:szCs w:val="26"/>
        </w:rPr>
        <w:t>.</w:t>
      </w:r>
    </w:p>
    <w:p w14:paraId="78E672CD" w14:textId="40D8F032" w:rsidR="00D4352B" w:rsidRPr="00DB4626" w:rsidRDefault="00D4352B" w:rsidP="00DB4626">
      <w:pPr>
        <w:pStyle w:val="ListParagraph"/>
        <w:widowControl w:val="0"/>
        <w:spacing w:line="360" w:lineRule="auto"/>
        <w:ind w:left="0" w:firstLine="567"/>
        <w:jc w:val="both"/>
        <w:rPr>
          <w:szCs w:val="26"/>
        </w:rPr>
      </w:pPr>
      <w:r w:rsidRPr="00DB4626">
        <w:rPr>
          <w:szCs w:val="26"/>
        </w:rPr>
        <w:t xml:space="preserve"> </w:t>
      </w:r>
    </w:p>
    <w:p w14:paraId="18B6A4AC" w14:textId="77777777" w:rsidR="00EA11EF" w:rsidRPr="00DB4626" w:rsidRDefault="00EA11EF" w:rsidP="00DB4626">
      <w:pPr>
        <w:widowControl w:val="0"/>
        <w:spacing w:line="360" w:lineRule="auto"/>
        <w:ind w:firstLine="567"/>
        <w:jc w:val="both"/>
        <w:rPr>
          <w:b/>
          <w:szCs w:val="26"/>
        </w:rPr>
      </w:pPr>
      <w:bookmarkStart w:id="215" w:name="_Toc6684120"/>
      <w:bookmarkStart w:id="216" w:name="_Toc6684181"/>
      <w:bookmarkStart w:id="217" w:name="_Toc6688671"/>
      <w:bookmarkStart w:id="218" w:name="_Toc7253416"/>
      <w:bookmarkStart w:id="219" w:name="_Toc7978935"/>
      <w:bookmarkStart w:id="220" w:name="_Toc8806047"/>
      <w:r w:rsidRPr="00DB4626">
        <w:rPr>
          <w:b/>
          <w:szCs w:val="26"/>
        </w:rPr>
        <w:br w:type="page"/>
      </w:r>
    </w:p>
    <w:p w14:paraId="25F9D8D4" w14:textId="77777777" w:rsidR="00D428F2" w:rsidRDefault="00D428F2" w:rsidP="003A4019">
      <w:pPr>
        <w:pStyle w:val="TOC1"/>
        <w:sectPr w:rsidR="00D428F2" w:rsidSect="00D428F2">
          <w:headerReference w:type="default" r:id="rId33"/>
          <w:footerReference w:type="default" r:id="rId34"/>
          <w:type w:val="continuous"/>
          <w:pgSz w:w="11907" w:h="16840" w:code="9"/>
          <w:pgMar w:top="1134" w:right="1134" w:bottom="1134" w:left="1701" w:header="720" w:footer="720" w:gutter="0"/>
          <w:cols w:space="720"/>
          <w:docGrid w:linePitch="381"/>
        </w:sectPr>
      </w:pPr>
      <w:bookmarkStart w:id="221" w:name="_Toc119329384"/>
    </w:p>
    <w:p w14:paraId="065FDD5E" w14:textId="154BD1A7" w:rsidR="003B64F0" w:rsidRPr="00DB4626" w:rsidRDefault="00147C6E" w:rsidP="003A4019">
      <w:pPr>
        <w:pStyle w:val="TOC1"/>
      </w:pPr>
      <w:bookmarkStart w:id="222" w:name="_Toc122707944"/>
      <w:bookmarkStart w:id="223" w:name="_Toc122777699"/>
      <w:r w:rsidRPr="00DB4626">
        <w:lastRenderedPageBreak/>
        <w:t>TÀI LIỆU THAM KHẢO</w:t>
      </w:r>
      <w:bookmarkEnd w:id="221"/>
      <w:bookmarkEnd w:id="222"/>
      <w:bookmarkEnd w:id="223"/>
    </w:p>
    <w:p w14:paraId="7095FC02" w14:textId="77777777" w:rsidR="006D343B" w:rsidRPr="00DB4626" w:rsidRDefault="006D343B" w:rsidP="00DB4626">
      <w:pPr>
        <w:pStyle w:val="ListParagraph"/>
        <w:widowControl w:val="0"/>
        <w:numPr>
          <w:ilvl w:val="0"/>
          <w:numId w:val="3"/>
        </w:numPr>
        <w:spacing w:line="360" w:lineRule="auto"/>
        <w:ind w:left="567" w:hanging="567"/>
        <w:jc w:val="both"/>
        <w:rPr>
          <w:b/>
          <w:szCs w:val="26"/>
        </w:rPr>
      </w:pPr>
      <w:proofErr w:type="spellStart"/>
      <w:r w:rsidRPr="00DB4626">
        <w:rPr>
          <w:b/>
          <w:szCs w:val="26"/>
        </w:rPr>
        <w:t>Ebook</w:t>
      </w:r>
      <w:proofErr w:type="spellEnd"/>
      <w:r w:rsidRPr="00DB4626">
        <w:rPr>
          <w:b/>
          <w:szCs w:val="26"/>
        </w:rPr>
        <w:t xml:space="preserve"> </w:t>
      </w:r>
    </w:p>
    <w:p w14:paraId="6D8FFDCC" w14:textId="44F1BDA8" w:rsidR="006D343B" w:rsidRPr="00DB4626" w:rsidRDefault="006D343B" w:rsidP="00DB4626">
      <w:pPr>
        <w:pStyle w:val="ListParagraph"/>
        <w:widowControl w:val="0"/>
        <w:numPr>
          <w:ilvl w:val="0"/>
          <w:numId w:val="2"/>
        </w:numPr>
        <w:spacing w:line="360" w:lineRule="auto"/>
        <w:ind w:left="567" w:hanging="567"/>
        <w:jc w:val="both"/>
        <w:rPr>
          <w:bCs/>
          <w:szCs w:val="26"/>
        </w:rPr>
      </w:pPr>
      <w:r w:rsidRPr="00DB4626">
        <w:rPr>
          <w:bCs/>
          <w:szCs w:val="26"/>
        </w:rPr>
        <w:t>Home Automation Using ESP8266 (4th Edition)</w:t>
      </w:r>
    </w:p>
    <w:p w14:paraId="0905A349" w14:textId="79534F31" w:rsidR="006D343B" w:rsidRPr="00DB4626" w:rsidRDefault="006D343B" w:rsidP="00DB4626">
      <w:pPr>
        <w:pStyle w:val="ListParagraph"/>
        <w:widowControl w:val="0"/>
        <w:numPr>
          <w:ilvl w:val="0"/>
          <w:numId w:val="2"/>
        </w:numPr>
        <w:spacing w:line="360" w:lineRule="auto"/>
        <w:ind w:left="567" w:hanging="567"/>
        <w:jc w:val="both"/>
        <w:rPr>
          <w:rStyle w:val="visible-contributors"/>
          <w:szCs w:val="26"/>
          <w:bdr w:val="none" w:sz="0" w:space="0" w:color="auto" w:frame="1"/>
          <w:shd w:val="clear" w:color="auto" w:fill="FFFFFF"/>
        </w:rPr>
      </w:pPr>
      <w:r w:rsidRPr="00DB4626">
        <w:rPr>
          <w:bCs/>
          <w:szCs w:val="26"/>
        </w:rPr>
        <w:t>Hands-On Internet of Things with Blynk</w:t>
      </w:r>
      <w:r w:rsidR="00D91DD5" w:rsidRPr="00DB4626">
        <w:rPr>
          <w:bCs/>
          <w:szCs w:val="26"/>
        </w:rPr>
        <w:t xml:space="preserve"> </w:t>
      </w:r>
      <w:r w:rsidR="00D91DD5" w:rsidRPr="00DB4626">
        <w:rPr>
          <w:rStyle w:val="contributor-name-prefix"/>
          <w:szCs w:val="26"/>
          <w:bdr w:val="none" w:sz="0" w:space="0" w:color="auto" w:frame="1"/>
          <w:shd w:val="clear" w:color="auto" w:fill="FFFFFF"/>
        </w:rPr>
        <w:t>by</w:t>
      </w:r>
      <w:r w:rsidR="00EA11EF" w:rsidRPr="00DB4626">
        <w:rPr>
          <w:szCs w:val="26"/>
          <w:shd w:val="clear" w:color="auto" w:fill="FFFFFF"/>
        </w:rPr>
        <w:t xml:space="preserve"> </w:t>
      </w:r>
      <w:hyperlink r:id="rId35" w:history="1">
        <w:proofErr w:type="spellStart"/>
        <w:r w:rsidR="00D91DD5" w:rsidRPr="00DB4626">
          <w:rPr>
            <w:rStyle w:val="Hyperlink"/>
            <w:b/>
            <w:bCs/>
            <w:color w:val="auto"/>
            <w:szCs w:val="26"/>
            <w:bdr w:val="none" w:sz="0" w:space="0" w:color="auto" w:frame="1"/>
            <w:shd w:val="clear" w:color="auto" w:fill="FFFFFF"/>
          </w:rPr>
          <w:t>Pradeeka</w:t>
        </w:r>
        <w:proofErr w:type="spellEnd"/>
        <w:r w:rsidR="00D91DD5" w:rsidRPr="00DB4626">
          <w:rPr>
            <w:rStyle w:val="Hyperlink"/>
            <w:b/>
            <w:bCs/>
            <w:color w:val="auto"/>
            <w:szCs w:val="26"/>
            <w:bdr w:val="none" w:sz="0" w:space="0" w:color="auto" w:frame="1"/>
            <w:shd w:val="clear" w:color="auto" w:fill="FFFFFF"/>
          </w:rPr>
          <w:t xml:space="preserve"> Seneviratne</w:t>
        </w:r>
      </w:hyperlink>
    </w:p>
    <w:p w14:paraId="1F4A67A1" w14:textId="77777777" w:rsidR="00D91DD5" w:rsidRPr="00DB4626" w:rsidRDefault="00D91DD5" w:rsidP="00DB4626">
      <w:pPr>
        <w:pStyle w:val="ListParagraph"/>
        <w:widowControl w:val="0"/>
        <w:numPr>
          <w:ilvl w:val="0"/>
          <w:numId w:val="3"/>
        </w:numPr>
        <w:spacing w:line="360" w:lineRule="auto"/>
        <w:ind w:left="567" w:hanging="567"/>
        <w:jc w:val="both"/>
        <w:rPr>
          <w:b/>
          <w:szCs w:val="26"/>
        </w:rPr>
      </w:pPr>
      <w:r w:rsidRPr="00DB4626">
        <w:rPr>
          <w:b/>
          <w:szCs w:val="26"/>
        </w:rPr>
        <w:t>Video</w:t>
      </w:r>
    </w:p>
    <w:p w14:paraId="0D55676C" w14:textId="6CAFB8EF" w:rsidR="00D91DD5" w:rsidRPr="00DB4626" w:rsidRDefault="00D91DD5" w:rsidP="001E23D9">
      <w:pPr>
        <w:pStyle w:val="ListParagraph"/>
        <w:widowControl w:val="0"/>
        <w:numPr>
          <w:ilvl w:val="0"/>
          <w:numId w:val="2"/>
        </w:numPr>
        <w:spacing w:line="360" w:lineRule="auto"/>
        <w:ind w:left="567" w:hanging="567"/>
        <w:rPr>
          <w:bCs/>
          <w:szCs w:val="26"/>
        </w:rPr>
      </w:pPr>
      <w:r w:rsidRPr="00DB4626">
        <w:rPr>
          <w:bCs/>
          <w:szCs w:val="26"/>
        </w:rPr>
        <w:t xml:space="preserve">Water tank level monitoring system with </w:t>
      </w:r>
      <w:proofErr w:type="spellStart"/>
      <w:r w:rsidRPr="00DB4626">
        <w:rPr>
          <w:bCs/>
          <w:szCs w:val="26"/>
        </w:rPr>
        <w:t>Nodemcu</w:t>
      </w:r>
      <w:proofErr w:type="spellEnd"/>
      <w:r w:rsidRPr="00DB4626">
        <w:rPr>
          <w:bCs/>
          <w:szCs w:val="26"/>
        </w:rPr>
        <w:t xml:space="preserve"> and Blynk application - [ESP8266</w:t>
      </w:r>
      <w:r w:rsidR="001E23D9">
        <w:rPr>
          <w:bCs/>
          <w:szCs w:val="26"/>
        </w:rPr>
        <w:t xml:space="preserve"> </w:t>
      </w:r>
      <w:r w:rsidRPr="00DB4626">
        <w:rPr>
          <w:bCs/>
          <w:szCs w:val="26"/>
        </w:rPr>
        <w:t>Project]</w:t>
      </w:r>
      <w:r w:rsidR="001E23D9">
        <w:rPr>
          <w:bCs/>
          <w:szCs w:val="26"/>
        </w:rPr>
        <w:t xml:space="preserve"> </w:t>
      </w:r>
      <w:r w:rsidRPr="00DB4626">
        <w:rPr>
          <w:bCs/>
          <w:szCs w:val="26"/>
        </w:rPr>
        <w:t>(</w:t>
      </w:r>
      <w:hyperlink r:id="rId36" w:history="1">
        <w:r w:rsidR="001E23D9" w:rsidRPr="00FA3CF7">
          <w:rPr>
            <w:rStyle w:val="Hyperlink"/>
            <w:bCs/>
            <w:szCs w:val="26"/>
          </w:rPr>
          <w:t>https://www.youtube.com/watch?v=Iuxl0k4lnqA&amp;t=264s</w:t>
        </w:r>
      </w:hyperlink>
      <w:r w:rsidRPr="00DB4626">
        <w:rPr>
          <w:bCs/>
          <w:szCs w:val="26"/>
        </w:rPr>
        <w:t xml:space="preserve">) </w:t>
      </w:r>
    </w:p>
    <w:p w14:paraId="2D84E3BE" w14:textId="773F0087" w:rsidR="00D91DD5" w:rsidRPr="00DB4626" w:rsidRDefault="00D91DD5" w:rsidP="00DB4626">
      <w:pPr>
        <w:pStyle w:val="ListParagraph"/>
        <w:widowControl w:val="0"/>
        <w:numPr>
          <w:ilvl w:val="0"/>
          <w:numId w:val="2"/>
        </w:numPr>
        <w:spacing w:line="360" w:lineRule="auto"/>
        <w:ind w:left="567" w:hanging="567"/>
        <w:jc w:val="both"/>
        <w:rPr>
          <w:bCs/>
          <w:szCs w:val="26"/>
        </w:rPr>
      </w:pPr>
      <w:r w:rsidRPr="00DB4626">
        <w:rPr>
          <w:bCs/>
          <w:szCs w:val="26"/>
        </w:rPr>
        <w:t>How to use Blynk app with ESP8266 | Step by step instructions</w:t>
      </w:r>
      <w:r w:rsidR="001E23D9">
        <w:rPr>
          <w:bCs/>
          <w:szCs w:val="26"/>
        </w:rPr>
        <w:t xml:space="preserve"> </w:t>
      </w:r>
      <w:r w:rsidRPr="00DB4626">
        <w:rPr>
          <w:bCs/>
          <w:szCs w:val="26"/>
        </w:rPr>
        <w:t>(</w:t>
      </w:r>
      <w:hyperlink w:history="1">
        <w:r w:rsidR="001E23D9" w:rsidRPr="00FA3CF7">
          <w:rPr>
            <w:rStyle w:val="Hyperlink"/>
            <w:bCs/>
            <w:szCs w:val="26"/>
          </w:rPr>
          <w:t>https://www.youtube. com/</w:t>
        </w:r>
        <w:proofErr w:type="spellStart"/>
        <w:r w:rsidR="001E23D9" w:rsidRPr="00FA3CF7">
          <w:rPr>
            <w:rStyle w:val="Hyperlink"/>
            <w:bCs/>
            <w:szCs w:val="26"/>
          </w:rPr>
          <w:t>watch?v</w:t>
        </w:r>
        <w:proofErr w:type="spellEnd"/>
        <w:r w:rsidR="001E23D9" w:rsidRPr="00FA3CF7">
          <w:rPr>
            <w:rStyle w:val="Hyperlink"/>
            <w:bCs/>
            <w:szCs w:val="26"/>
          </w:rPr>
          <w:t>=oernrRksrR4</w:t>
        </w:r>
      </w:hyperlink>
      <w:r w:rsidRPr="00DB4626">
        <w:rPr>
          <w:bCs/>
          <w:szCs w:val="26"/>
        </w:rPr>
        <w:t>)</w:t>
      </w:r>
    </w:p>
    <w:p w14:paraId="71333453" w14:textId="65492AFD" w:rsidR="004411FF" w:rsidRPr="00DB4626" w:rsidRDefault="004411FF" w:rsidP="00DB4626">
      <w:pPr>
        <w:pStyle w:val="ListParagraph"/>
        <w:widowControl w:val="0"/>
        <w:numPr>
          <w:ilvl w:val="0"/>
          <w:numId w:val="3"/>
        </w:numPr>
        <w:spacing w:line="360" w:lineRule="auto"/>
        <w:ind w:left="567" w:hanging="567"/>
        <w:jc w:val="both"/>
        <w:rPr>
          <w:b/>
          <w:szCs w:val="26"/>
        </w:rPr>
      </w:pPr>
      <w:r w:rsidRPr="00DB4626">
        <w:rPr>
          <w:b/>
          <w:szCs w:val="26"/>
        </w:rPr>
        <w:t>Website</w:t>
      </w:r>
    </w:p>
    <w:p w14:paraId="66A4410C" w14:textId="6F8312A2" w:rsidR="004411FF" w:rsidRPr="00DB4626" w:rsidRDefault="004411FF" w:rsidP="00DB4626">
      <w:pPr>
        <w:pStyle w:val="ListParagraph"/>
        <w:widowControl w:val="0"/>
        <w:numPr>
          <w:ilvl w:val="0"/>
          <w:numId w:val="2"/>
        </w:numPr>
        <w:spacing w:line="360" w:lineRule="auto"/>
        <w:ind w:left="567" w:hanging="567"/>
        <w:jc w:val="both"/>
        <w:rPr>
          <w:bCs/>
          <w:szCs w:val="26"/>
        </w:rPr>
      </w:pPr>
      <w:r w:rsidRPr="00DB4626">
        <w:rPr>
          <w:bCs/>
          <w:szCs w:val="26"/>
        </w:rPr>
        <w:t>Arduino – Home</w:t>
      </w:r>
      <w:r w:rsidR="001E23D9">
        <w:rPr>
          <w:bCs/>
          <w:szCs w:val="26"/>
        </w:rPr>
        <w:t xml:space="preserve"> </w:t>
      </w:r>
      <w:r w:rsidRPr="00DB4626">
        <w:rPr>
          <w:bCs/>
          <w:szCs w:val="26"/>
        </w:rPr>
        <w:t>(</w:t>
      </w:r>
      <w:hyperlink r:id="rId37" w:history="1">
        <w:r w:rsidRPr="00DB4626">
          <w:rPr>
            <w:rStyle w:val="Hyperlink"/>
            <w:bCs/>
            <w:color w:val="auto"/>
            <w:szCs w:val="26"/>
          </w:rPr>
          <w:t>https</w:t>
        </w:r>
        <w:r w:rsidR="005A4E83" w:rsidRPr="00DB4626">
          <w:rPr>
            <w:rStyle w:val="Hyperlink"/>
            <w:bCs/>
            <w:color w:val="auto"/>
            <w:szCs w:val="26"/>
          </w:rPr>
          <w:t xml:space="preserve">: </w:t>
        </w:r>
        <w:r w:rsidRPr="00DB4626">
          <w:rPr>
            <w:rStyle w:val="Hyperlink"/>
            <w:bCs/>
            <w:color w:val="auto"/>
            <w:szCs w:val="26"/>
          </w:rPr>
          <w:t>//www</w:t>
        </w:r>
        <w:r w:rsidR="005A4E83" w:rsidRPr="00DB4626">
          <w:rPr>
            <w:rStyle w:val="Hyperlink"/>
            <w:bCs/>
            <w:color w:val="auto"/>
            <w:szCs w:val="26"/>
          </w:rPr>
          <w:t xml:space="preserve">. </w:t>
        </w:r>
        <w:proofErr w:type="spellStart"/>
        <w:r w:rsidRPr="00DB4626">
          <w:rPr>
            <w:rStyle w:val="Hyperlink"/>
            <w:bCs/>
            <w:color w:val="auto"/>
            <w:szCs w:val="26"/>
          </w:rPr>
          <w:t>arduino</w:t>
        </w:r>
        <w:proofErr w:type="spellEnd"/>
        <w:r w:rsidR="005A4E83" w:rsidRPr="00DB4626">
          <w:rPr>
            <w:rStyle w:val="Hyperlink"/>
            <w:bCs/>
            <w:color w:val="auto"/>
            <w:szCs w:val="26"/>
          </w:rPr>
          <w:t xml:space="preserve">. </w:t>
        </w:r>
        <w:r w:rsidRPr="00DB4626">
          <w:rPr>
            <w:rStyle w:val="Hyperlink"/>
            <w:bCs/>
            <w:color w:val="auto"/>
            <w:szCs w:val="26"/>
          </w:rPr>
          <w:t>cc/</w:t>
        </w:r>
      </w:hyperlink>
      <w:r w:rsidRPr="00DB4626">
        <w:rPr>
          <w:bCs/>
          <w:szCs w:val="26"/>
        </w:rPr>
        <w:t>)</w:t>
      </w:r>
    </w:p>
    <w:p w14:paraId="2830A5A5" w14:textId="77777777" w:rsidR="004411FF" w:rsidRPr="00DB4626" w:rsidRDefault="004411FF" w:rsidP="00DB4626">
      <w:pPr>
        <w:widowControl w:val="0"/>
        <w:spacing w:line="360" w:lineRule="auto"/>
        <w:ind w:firstLine="567"/>
        <w:jc w:val="both"/>
        <w:rPr>
          <w:bCs/>
          <w:szCs w:val="26"/>
        </w:rPr>
      </w:pPr>
    </w:p>
    <w:p w14:paraId="497AF6A8" w14:textId="77777777" w:rsidR="00D91DD5" w:rsidRPr="00DB4626" w:rsidRDefault="00D91DD5" w:rsidP="00DB4626">
      <w:pPr>
        <w:widowControl w:val="0"/>
        <w:spacing w:line="360" w:lineRule="auto"/>
        <w:ind w:firstLine="567"/>
        <w:jc w:val="both"/>
        <w:rPr>
          <w:bCs/>
          <w:szCs w:val="26"/>
        </w:rPr>
      </w:pPr>
    </w:p>
    <w:bookmarkEnd w:id="0"/>
    <w:bookmarkEnd w:id="215"/>
    <w:bookmarkEnd w:id="216"/>
    <w:bookmarkEnd w:id="217"/>
    <w:bookmarkEnd w:id="218"/>
    <w:bookmarkEnd w:id="219"/>
    <w:bookmarkEnd w:id="220"/>
    <w:p w14:paraId="34DCFFE0" w14:textId="77777777" w:rsidR="00374A79" w:rsidRPr="00DB4626" w:rsidRDefault="00374A79" w:rsidP="00DB4626">
      <w:pPr>
        <w:pStyle w:val="Bibliography"/>
        <w:widowControl w:val="0"/>
        <w:spacing w:line="360" w:lineRule="auto"/>
        <w:ind w:firstLine="567"/>
        <w:jc w:val="both"/>
        <w:rPr>
          <w:szCs w:val="26"/>
        </w:rPr>
      </w:pPr>
    </w:p>
    <w:bookmarkEnd w:id="1"/>
    <w:p w14:paraId="2A758F10" w14:textId="6DD3F75D" w:rsidR="008F59D8" w:rsidRDefault="008F59D8">
      <w:pPr>
        <w:spacing w:after="160" w:line="259" w:lineRule="auto"/>
        <w:rPr>
          <w:szCs w:val="26"/>
        </w:rPr>
      </w:pPr>
      <w:r>
        <w:rPr>
          <w:szCs w:val="26"/>
        </w:rPr>
        <w:br w:type="page"/>
      </w:r>
    </w:p>
    <w:p w14:paraId="0ADC35FA" w14:textId="7748C25B" w:rsidR="008F59D8" w:rsidRPr="00DB4626" w:rsidRDefault="008F59D8" w:rsidP="008F59D8">
      <w:pPr>
        <w:pStyle w:val="TOC1"/>
      </w:pPr>
      <w:bookmarkStart w:id="224" w:name="_Toc122777700"/>
      <w:r>
        <w:lastRenderedPageBreak/>
        <w:t>PHỤ LỤC</w:t>
      </w:r>
      <w:bookmarkEnd w:id="224"/>
    </w:p>
    <w:p w14:paraId="77C5AEE1" w14:textId="45BB8A26" w:rsidR="00362394" w:rsidRPr="008F59D8" w:rsidRDefault="008F59D8" w:rsidP="00FB2C83">
      <w:pPr>
        <w:pStyle w:val="Bibliography"/>
        <w:widowControl w:val="0"/>
        <w:spacing w:line="360" w:lineRule="auto"/>
        <w:jc w:val="both"/>
        <w:outlineLvl w:val="1"/>
        <w:rPr>
          <w:b/>
          <w:bCs/>
          <w:szCs w:val="26"/>
        </w:rPr>
      </w:pPr>
      <w:bookmarkStart w:id="225" w:name="_Toc122777701"/>
      <w:proofErr w:type="spellStart"/>
      <w:r w:rsidRPr="008F59D8">
        <w:rPr>
          <w:b/>
          <w:bCs/>
          <w:szCs w:val="26"/>
        </w:rPr>
        <w:t>Phụ</w:t>
      </w:r>
      <w:proofErr w:type="spellEnd"/>
      <w:r w:rsidRPr="008F59D8">
        <w:rPr>
          <w:b/>
          <w:bCs/>
          <w:szCs w:val="26"/>
        </w:rPr>
        <w:t xml:space="preserve"> </w:t>
      </w:r>
      <w:proofErr w:type="spellStart"/>
      <w:r w:rsidRPr="008F59D8">
        <w:rPr>
          <w:b/>
          <w:bCs/>
          <w:szCs w:val="26"/>
        </w:rPr>
        <w:t>lục</w:t>
      </w:r>
      <w:proofErr w:type="spellEnd"/>
      <w:r w:rsidRPr="008F59D8">
        <w:rPr>
          <w:b/>
          <w:bCs/>
          <w:szCs w:val="26"/>
        </w:rPr>
        <w:t xml:space="preserve"> 1: </w:t>
      </w:r>
      <w:proofErr w:type="spellStart"/>
      <w:r w:rsidRPr="008F59D8">
        <w:rPr>
          <w:b/>
          <w:bCs/>
          <w:szCs w:val="26"/>
        </w:rPr>
        <w:t>Chương</w:t>
      </w:r>
      <w:proofErr w:type="spellEnd"/>
      <w:r w:rsidRPr="008F59D8">
        <w:rPr>
          <w:b/>
          <w:bCs/>
          <w:szCs w:val="26"/>
        </w:rPr>
        <w:t xml:space="preserve"> </w:t>
      </w:r>
      <w:proofErr w:type="spellStart"/>
      <w:r w:rsidRPr="008F59D8">
        <w:rPr>
          <w:b/>
          <w:bCs/>
          <w:szCs w:val="26"/>
        </w:rPr>
        <w:t>trình</w:t>
      </w:r>
      <w:proofErr w:type="spellEnd"/>
      <w:r w:rsidRPr="008F59D8">
        <w:rPr>
          <w:b/>
          <w:bCs/>
          <w:szCs w:val="26"/>
        </w:rPr>
        <w:t xml:space="preserve"> </w:t>
      </w:r>
      <w:proofErr w:type="spellStart"/>
      <w:r w:rsidRPr="008F59D8">
        <w:rPr>
          <w:b/>
          <w:bCs/>
          <w:szCs w:val="26"/>
        </w:rPr>
        <w:t>cho</w:t>
      </w:r>
      <w:proofErr w:type="spellEnd"/>
      <w:r w:rsidRPr="008F59D8">
        <w:rPr>
          <w:b/>
          <w:bCs/>
          <w:szCs w:val="26"/>
        </w:rPr>
        <w:t xml:space="preserve"> PIC16F887</w:t>
      </w:r>
      <w:bookmarkEnd w:id="225"/>
    </w:p>
    <w:p w14:paraId="5DCD9722" w14:textId="77777777" w:rsidR="008F59D8" w:rsidRDefault="008F59D8" w:rsidP="008F59D8">
      <w:r>
        <w:t>/*</w:t>
      </w:r>
    </w:p>
    <w:p w14:paraId="332BD9EE" w14:textId="77777777" w:rsidR="008F59D8" w:rsidRDefault="008F59D8" w:rsidP="008F59D8">
      <w:r>
        <w:t xml:space="preserve"> * File:   </w:t>
      </w:r>
      <w:proofErr w:type="spellStart"/>
      <w:r>
        <w:t>newmain.c</w:t>
      </w:r>
      <w:proofErr w:type="spellEnd"/>
    </w:p>
    <w:p w14:paraId="34544C7D" w14:textId="77777777" w:rsidR="008F59D8" w:rsidRDefault="008F59D8" w:rsidP="008F59D8">
      <w:r>
        <w:t xml:space="preserve"> * Author: </w:t>
      </w:r>
      <w:proofErr w:type="spellStart"/>
      <w:r>
        <w:t>tranv</w:t>
      </w:r>
      <w:proofErr w:type="spellEnd"/>
    </w:p>
    <w:p w14:paraId="210726C3" w14:textId="77777777" w:rsidR="008F59D8" w:rsidRDefault="008F59D8" w:rsidP="008F59D8">
      <w:r>
        <w:t xml:space="preserve"> *</w:t>
      </w:r>
    </w:p>
    <w:p w14:paraId="2A66C807" w14:textId="77777777" w:rsidR="008F59D8" w:rsidRDefault="008F59D8" w:rsidP="008F59D8">
      <w:r>
        <w:t xml:space="preserve"> * Created on July 7, 2022, 2:11 PM</w:t>
      </w:r>
    </w:p>
    <w:p w14:paraId="44148F6E" w14:textId="77777777" w:rsidR="008F59D8" w:rsidRDefault="008F59D8" w:rsidP="008F59D8">
      <w:r>
        <w:t xml:space="preserve"> */</w:t>
      </w:r>
    </w:p>
    <w:p w14:paraId="63CF5576" w14:textId="77777777" w:rsidR="008F59D8" w:rsidRDefault="008F59D8" w:rsidP="008F59D8">
      <w:r>
        <w:t>#</w:t>
      </w:r>
      <w:proofErr w:type="gramStart"/>
      <w:r>
        <w:t>pragma</w:t>
      </w:r>
      <w:proofErr w:type="gramEnd"/>
      <w:r>
        <w:t xml:space="preserve"> config FOSC = HS </w:t>
      </w:r>
    </w:p>
    <w:p w14:paraId="240E7C4A" w14:textId="77777777" w:rsidR="008F59D8" w:rsidRDefault="008F59D8" w:rsidP="008F59D8">
      <w:r>
        <w:t>#</w:t>
      </w:r>
      <w:proofErr w:type="gramStart"/>
      <w:r>
        <w:t>pragma</w:t>
      </w:r>
      <w:proofErr w:type="gramEnd"/>
      <w:r>
        <w:t xml:space="preserve"> config WDTE = OFF </w:t>
      </w:r>
    </w:p>
    <w:p w14:paraId="5AC2F65A" w14:textId="77777777" w:rsidR="008F59D8" w:rsidRDefault="008F59D8" w:rsidP="008F59D8">
      <w:r>
        <w:t>#</w:t>
      </w:r>
      <w:proofErr w:type="gramStart"/>
      <w:r>
        <w:t>pragma</w:t>
      </w:r>
      <w:proofErr w:type="gramEnd"/>
      <w:r>
        <w:t xml:space="preserve"> config PWRTE = OFF</w:t>
      </w:r>
    </w:p>
    <w:p w14:paraId="0471C1E0" w14:textId="77777777" w:rsidR="008F59D8" w:rsidRDefault="008F59D8" w:rsidP="008F59D8">
      <w:r>
        <w:t>#</w:t>
      </w:r>
      <w:proofErr w:type="gramStart"/>
      <w:r>
        <w:t>pragma</w:t>
      </w:r>
      <w:proofErr w:type="gramEnd"/>
      <w:r>
        <w:t xml:space="preserve"> config BOREN = ON </w:t>
      </w:r>
    </w:p>
    <w:p w14:paraId="1B27666D" w14:textId="77777777" w:rsidR="008F59D8" w:rsidRDefault="008F59D8" w:rsidP="008F59D8">
      <w:r>
        <w:t>#</w:t>
      </w:r>
      <w:proofErr w:type="gramStart"/>
      <w:r>
        <w:t>pragma</w:t>
      </w:r>
      <w:proofErr w:type="gramEnd"/>
      <w:r>
        <w:t xml:space="preserve"> config LVP = OFF </w:t>
      </w:r>
    </w:p>
    <w:p w14:paraId="519111FA" w14:textId="77777777" w:rsidR="008F59D8" w:rsidRDefault="008F59D8" w:rsidP="008F59D8">
      <w:r>
        <w:t>#</w:t>
      </w:r>
      <w:proofErr w:type="gramStart"/>
      <w:r>
        <w:t>pragma</w:t>
      </w:r>
      <w:proofErr w:type="gramEnd"/>
      <w:r>
        <w:t xml:space="preserve"> config CPD = OFF </w:t>
      </w:r>
    </w:p>
    <w:p w14:paraId="456B8E5E" w14:textId="77777777" w:rsidR="008F59D8" w:rsidRDefault="008F59D8" w:rsidP="008F59D8">
      <w:r>
        <w:t>#</w:t>
      </w:r>
      <w:proofErr w:type="gramStart"/>
      <w:r>
        <w:t>pragma</w:t>
      </w:r>
      <w:proofErr w:type="gramEnd"/>
      <w:r>
        <w:t xml:space="preserve"> config WRT = OFF</w:t>
      </w:r>
    </w:p>
    <w:p w14:paraId="4A41913A" w14:textId="77777777" w:rsidR="008F59D8" w:rsidRDefault="008F59D8" w:rsidP="008F59D8">
      <w:r>
        <w:t>#</w:t>
      </w:r>
      <w:proofErr w:type="gramStart"/>
      <w:r>
        <w:t>pragma</w:t>
      </w:r>
      <w:proofErr w:type="gramEnd"/>
      <w:r>
        <w:t xml:space="preserve"> config CP = OFF</w:t>
      </w:r>
    </w:p>
    <w:p w14:paraId="506D392F" w14:textId="77777777" w:rsidR="008F59D8" w:rsidRDefault="008F59D8" w:rsidP="008F59D8"/>
    <w:p w14:paraId="0937951F" w14:textId="77777777" w:rsidR="008F59D8" w:rsidRDefault="008F59D8" w:rsidP="008F59D8">
      <w:r>
        <w:t>#include &lt;</w:t>
      </w:r>
      <w:proofErr w:type="spellStart"/>
      <w:r>
        <w:t>xc.h</w:t>
      </w:r>
      <w:proofErr w:type="spellEnd"/>
      <w:r>
        <w:t>&gt;</w:t>
      </w:r>
    </w:p>
    <w:p w14:paraId="34607FF5" w14:textId="77777777" w:rsidR="008F59D8" w:rsidRDefault="008F59D8" w:rsidP="008F59D8">
      <w:r>
        <w:t>#</w:t>
      </w:r>
      <w:proofErr w:type="gramStart"/>
      <w:r>
        <w:t>define</w:t>
      </w:r>
      <w:proofErr w:type="gramEnd"/>
      <w:r>
        <w:t xml:space="preserve"> _XTAL_FREQ 8000000</w:t>
      </w:r>
    </w:p>
    <w:p w14:paraId="7519AE98" w14:textId="77777777" w:rsidR="008F59D8" w:rsidRDefault="008F59D8" w:rsidP="008F59D8">
      <w:r>
        <w:t>#include &lt;</w:t>
      </w:r>
      <w:proofErr w:type="spellStart"/>
      <w:r>
        <w:t>stdbool.h</w:t>
      </w:r>
      <w:proofErr w:type="spellEnd"/>
      <w:r>
        <w:t>&gt;</w:t>
      </w:r>
    </w:p>
    <w:p w14:paraId="754C0031" w14:textId="77777777" w:rsidR="008F59D8" w:rsidRDefault="008F59D8" w:rsidP="008F59D8">
      <w:r>
        <w:t>#include &lt;</w:t>
      </w:r>
      <w:proofErr w:type="spellStart"/>
      <w:r>
        <w:t>stdio.h</w:t>
      </w:r>
      <w:proofErr w:type="spellEnd"/>
      <w:r>
        <w:t>&gt;</w:t>
      </w:r>
    </w:p>
    <w:p w14:paraId="7FB0451E" w14:textId="77777777" w:rsidR="008F59D8" w:rsidRDefault="008F59D8" w:rsidP="008F59D8">
      <w:r>
        <w:t>#include &lt;pic16f887.h&gt;</w:t>
      </w:r>
    </w:p>
    <w:p w14:paraId="285890B4" w14:textId="77777777" w:rsidR="008F59D8" w:rsidRDefault="008F59D8" w:rsidP="008F59D8">
      <w:r>
        <w:t xml:space="preserve">bool </w:t>
      </w:r>
      <w:proofErr w:type="spellStart"/>
      <w:r>
        <w:t>on_off</w:t>
      </w:r>
      <w:proofErr w:type="spellEnd"/>
      <w:r>
        <w:t xml:space="preserve"> = true;</w:t>
      </w:r>
    </w:p>
    <w:p w14:paraId="68B40628" w14:textId="77777777" w:rsidR="008F59D8" w:rsidRDefault="008F59D8" w:rsidP="008F59D8">
      <w:r>
        <w:t xml:space="preserve">bool </w:t>
      </w:r>
      <w:proofErr w:type="spellStart"/>
      <w:r>
        <w:t>check_auto</w:t>
      </w:r>
      <w:proofErr w:type="spellEnd"/>
      <w:r>
        <w:t xml:space="preserve"> = true;</w:t>
      </w:r>
    </w:p>
    <w:p w14:paraId="5D5D1248" w14:textId="77777777" w:rsidR="008F59D8" w:rsidRDefault="008F59D8" w:rsidP="008F59D8">
      <w:proofErr w:type="spellStart"/>
      <w:r>
        <w:t>ADC_</w:t>
      </w:r>
      <w:proofErr w:type="gramStart"/>
      <w:r>
        <w:t>Init</w:t>
      </w:r>
      <w:proofErr w:type="spellEnd"/>
      <w:r>
        <w:t>(</w:t>
      </w:r>
      <w:proofErr w:type="gramEnd"/>
      <w:r>
        <w:t>){</w:t>
      </w:r>
    </w:p>
    <w:p w14:paraId="5693479F" w14:textId="77777777" w:rsidR="008F59D8" w:rsidRDefault="008F59D8" w:rsidP="008F59D8">
      <w:r>
        <w:t xml:space="preserve">    ADCON0 =0x41;</w:t>
      </w:r>
    </w:p>
    <w:p w14:paraId="6B2F7514" w14:textId="77777777" w:rsidR="008F59D8" w:rsidRDefault="008F59D8" w:rsidP="008F59D8">
      <w:r>
        <w:t xml:space="preserve">    ADFM = 1;</w:t>
      </w:r>
    </w:p>
    <w:p w14:paraId="16AB63B3" w14:textId="77777777" w:rsidR="008F59D8" w:rsidRDefault="008F59D8" w:rsidP="008F59D8">
      <w:r>
        <w:t xml:space="preserve">    VCFG0 = 0;</w:t>
      </w:r>
    </w:p>
    <w:p w14:paraId="481C7F00" w14:textId="77777777" w:rsidR="008F59D8" w:rsidRDefault="008F59D8" w:rsidP="008F59D8">
      <w:r>
        <w:t xml:space="preserve">    VCFG1 = 0;</w:t>
      </w:r>
    </w:p>
    <w:p w14:paraId="08410CF4" w14:textId="77777777" w:rsidR="008F59D8" w:rsidRDefault="008F59D8" w:rsidP="008F59D8">
      <w:r>
        <w:t>}</w:t>
      </w:r>
    </w:p>
    <w:p w14:paraId="429A99F9" w14:textId="77777777" w:rsidR="008F59D8" w:rsidRDefault="008F59D8" w:rsidP="008F59D8"/>
    <w:p w14:paraId="4011BB2D" w14:textId="77777777" w:rsidR="008F59D8" w:rsidRDefault="008F59D8" w:rsidP="008F59D8">
      <w:r>
        <w:t xml:space="preserve">void </w:t>
      </w:r>
      <w:proofErr w:type="spellStart"/>
      <w:r>
        <w:t>UART_</w:t>
      </w:r>
      <w:proofErr w:type="gramStart"/>
      <w:r>
        <w:t>init</w:t>
      </w:r>
      <w:proofErr w:type="spellEnd"/>
      <w:r>
        <w:t>(</w:t>
      </w:r>
      <w:proofErr w:type="gramEnd"/>
      <w:r>
        <w:t>){</w:t>
      </w:r>
    </w:p>
    <w:p w14:paraId="03467F66" w14:textId="77777777" w:rsidR="008F59D8" w:rsidRDefault="008F59D8" w:rsidP="008F59D8">
      <w:r>
        <w:t xml:space="preserve">    TRISC7 = 1; //RX-&gt;input</w:t>
      </w:r>
    </w:p>
    <w:p w14:paraId="42921B8F" w14:textId="77777777" w:rsidR="008F59D8" w:rsidRDefault="008F59D8" w:rsidP="008F59D8">
      <w:r>
        <w:t xml:space="preserve">    TRISC6 = 0; //TX-&gt;output</w:t>
      </w:r>
    </w:p>
    <w:p w14:paraId="7A381CEE" w14:textId="77777777" w:rsidR="008F59D8" w:rsidRDefault="008F59D8" w:rsidP="008F59D8">
      <w:r>
        <w:t xml:space="preserve">    SPBRG = 51; // F/(16*</w:t>
      </w:r>
      <w:proofErr w:type="spellStart"/>
      <w:r>
        <w:t>baudrate</w:t>
      </w:r>
      <w:proofErr w:type="spellEnd"/>
      <w:r>
        <w:t>)-1</w:t>
      </w:r>
    </w:p>
    <w:p w14:paraId="55BAE174" w14:textId="77777777" w:rsidR="008F59D8" w:rsidRDefault="008F59D8" w:rsidP="008F59D8">
      <w:r>
        <w:t xml:space="preserve">    BRG16 = 0;</w:t>
      </w:r>
    </w:p>
    <w:p w14:paraId="7D67F6E1" w14:textId="77777777" w:rsidR="008F59D8" w:rsidRDefault="008F59D8" w:rsidP="008F59D8">
      <w:r>
        <w:t xml:space="preserve">    BRGH = 1;// </w:t>
      </w:r>
      <w:proofErr w:type="spellStart"/>
      <w:r>
        <w:t>baudrate</w:t>
      </w:r>
      <w:proofErr w:type="spellEnd"/>
      <w:r>
        <w:t xml:space="preserve"> toc do </w:t>
      </w:r>
      <w:proofErr w:type="spellStart"/>
      <w:r>
        <w:t>cao</w:t>
      </w:r>
      <w:proofErr w:type="spellEnd"/>
    </w:p>
    <w:p w14:paraId="18770A7B" w14:textId="77777777" w:rsidR="008F59D8" w:rsidRDefault="008F59D8" w:rsidP="008F59D8">
      <w:r>
        <w:t xml:space="preserve">    SYNC = 0; // </w:t>
      </w:r>
      <w:proofErr w:type="spellStart"/>
      <w:r>
        <w:t>che</w:t>
      </w:r>
      <w:proofErr w:type="spellEnd"/>
      <w:r>
        <w:t xml:space="preserve"> do </w:t>
      </w:r>
      <w:proofErr w:type="spellStart"/>
      <w:r>
        <w:t>khong</w:t>
      </w:r>
      <w:proofErr w:type="spellEnd"/>
      <w:r>
        <w:t xml:space="preserve"> </w:t>
      </w:r>
      <w:proofErr w:type="gramStart"/>
      <w:r>
        <w:t>dong</w:t>
      </w:r>
      <w:proofErr w:type="gramEnd"/>
      <w:r>
        <w:t xml:space="preserve"> </w:t>
      </w:r>
      <w:proofErr w:type="spellStart"/>
      <w:r>
        <w:t>bo</w:t>
      </w:r>
      <w:proofErr w:type="spellEnd"/>
    </w:p>
    <w:p w14:paraId="29D9C429" w14:textId="77777777" w:rsidR="008F59D8" w:rsidRDefault="008F59D8" w:rsidP="008F59D8">
      <w:r>
        <w:t xml:space="preserve">    SPEN = 1; // </w:t>
      </w:r>
      <w:proofErr w:type="spellStart"/>
      <w:r>
        <w:t>truyen</w:t>
      </w:r>
      <w:proofErr w:type="spellEnd"/>
      <w:r>
        <w:t xml:space="preserve"> du lieu </w:t>
      </w:r>
      <w:proofErr w:type="spellStart"/>
      <w:r>
        <w:t>noi</w:t>
      </w:r>
      <w:proofErr w:type="spellEnd"/>
      <w:r>
        <w:t xml:space="preserve"> </w:t>
      </w:r>
      <w:proofErr w:type="spellStart"/>
      <w:r>
        <w:t>tiep</w:t>
      </w:r>
      <w:proofErr w:type="spellEnd"/>
    </w:p>
    <w:p w14:paraId="22472A92" w14:textId="77777777" w:rsidR="008F59D8" w:rsidRDefault="008F59D8" w:rsidP="008F59D8">
      <w:r>
        <w:t xml:space="preserve">    CREN = 1;</w:t>
      </w:r>
    </w:p>
    <w:p w14:paraId="1F38D611" w14:textId="77777777" w:rsidR="008F59D8" w:rsidRDefault="008F59D8" w:rsidP="008F59D8">
      <w:r>
        <w:t xml:space="preserve">    TXEN = 1; // </w:t>
      </w:r>
      <w:proofErr w:type="spellStart"/>
      <w:r>
        <w:t>cho</w:t>
      </w:r>
      <w:proofErr w:type="spellEnd"/>
      <w:r>
        <w:t xml:space="preserve"> </w:t>
      </w:r>
      <w:proofErr w:type="spellStart"/>
      <w:r>
        <w:t>phep</w:t>
      </w:r>
      <w:proofErr w:type="spellEnd"/>
      <w:r>
        <w:t xml:space="preserve"> </w:t>
      </w:r>
      <w:proofErr w:type="spellStart"/>
      <w:r>
        <w:t>truyen</w:t>
      </w:r>
      <w:proofErr w:type="spellEnd"/>
      <w:r>
        <w:t xml:space="preserve"> du lieu</w:t>
      </w:r>
    </w:p>
    <w:p w14:paraId="62791866" w14:textId="77777777" w:rsidR="008F59D8" w:rsidRDefault="008F59D8" w:rsidP="008F59D8">
      <w:r>
        <w:t xml:space="preserve">    RX9 = 0;</w:t>
      </w:r>
    </w:p>
    <w:p w14:paraId="5AA9F32B" w14:textId="77777777" w:rsidR="008F59D8" w:rsidRDefault="008F59D8" w:rsidP="008F59D8">
      <w:r>
        <w:t xml:space="preserve">    TX9 = 0; // </w:t>
      </w:r>
      <w:proofErr w:type="spellStart"/>
      <w:r>
        <w:t>truyen</w:t>
      </w:r>
      <w:proofErr w:type="spellEnd"/>
      <w:r>
        <w:t xml:space="preserve"> 8bit</w:t>
      </w:r>
    </w:p>
    <w:p w14:paraId="44E2AAF6" w14:textId="77777777" w:rsidR="008F59D8" w:rsidRDefault="008F59D8" w:rsidP="008F59D8">
      <w:r>
        <w:t>}</w:t>
      </w:r>
    </w:p>
    <w:p w14:paraId="46C58040" w14:textId="77777777" w:rsidR="008F59D8" w:rsidRDefault="008F59D8" w:rsidP="008F59D8"/>
    <w:p w14:paraId="21D5EBC5" w14:textId="77777777" w:rsidR="008F59D8" w:rsidRDefault="008F59D8" w:rsidP="008F59D8">
      <w:r>
        <w:t xml:space="preserve">float </w:t>
      </w:r>
      <w:proofErr w:type="spellStart"/>
      <w:r>
        <w:t>ADC_</w:t>
      </w:r>
      <w:proofErr w:type="gramStart"/>
      <w:r>
        <w:t>read</w:t>
      </w:r>
      <w:proofErr w:type="spellEnd"/>
      <w:r>
        <w:t>(</w:t>
      </w:r>
      <w:proofErr w:type="gramEnd"/>
      <w:r>
        <w:t>){</w:t>
      </w:r>
    </w:p>
    <w:p w14:paraId="26C2BA36" w14:textId="77777777" w:rsidR="008F59D8" w:rsidRDefault="008F59D8" w:rsidP="008F59D8">
      <w:r>
        <w:lastRenderedPageBreak/>
        <w:t xml:space="preserve">    CHS3 = 0;</w:t>
      </w:r>
    </w:p>
    <w:p w14:paraId="176E74B3" w14:textId="77777777" w:rsidR="008F59D8" w:rsidRDefault="008F59D8" w:rsidP="008F59D8">
      <w:r>
        <w:t xml:space="preserve">    CHS2 = 0;</w:t>
      </w:r>
    </w:p>
    <w:p w14:paraId="037FAAA8" w14:textId="77777777" w:rsidR="008F59D8" w:rsidRDefault="008F59D8" w:rsidP="008F59D8">
      <w:r>
        <w:t xml:space="preserve">    CHS1 = 0;</w:t>
      </w:r>
    </w:p>
    <w:p w14:paraId="53C2A847" w14:textId="77777777" w:rsidR="008F59D8" w:rsidRDefault="008F59D8" w:rsidP="008F59D8">
      <w:r>
        <w:t xml:space="preserve">    CHS0 = 0;</w:t>
      </w:r>
    </w:p>
    <w:p w14:paraId="6DBE7CF0" w14:textId="77777777" w:rsidR="008F59D8" w:rsidRDefault="008F59D8" w:rsidP="008F59D8">
      <w:r>
        <w:t xml:space="preserve">    ADCON0bits.GO_DONE = 1; // bat </w:t>
      </w:r>
      <w:proofErr w:type="spellStart"/>
      <w:r>
        <w:t>dau</w:t>
      </w:r>
      <w:proofErr w:type="spellEnd"/>
      <w:r>
        <w:t xml:space="preserve"> </w:t>
      </w:r>
      <w:proofErr w:type="spellStart"/>
      <w:r>
        <w:t>chuyen</w:t>
      </w:r>
      <w:proofErr w:type="spellEnd"/>
      <w:r>
        <w:t xml:space="preserve"> </w:t>
      </w:r>
      <w:proofErr w:type="spellStart"/>
      <w:r>
        <w:t>doi</w:t>
      </w:r>
      <w:proofErr w:type="spellEnd"/>
      <w:r>
        <w:t xml:space="preserve"> ADC</w:t>
      </w:r>
    </w:p>
    <w:p w14:paraId="3FCBF887" w14:textId="77777777" w:rsidR="008F59D8" w:rsidRDefault="008F59D8" w:rsidP="008F59D8">
      <w:r>
        <w:t xml:space="preserve">    while (ADCON0bits.GO_DONE); //</w:t>
      </w:r>
      <w:proofErr w:type="spellStart"/>
      <w:r>
        <w:t>cho</w:t>
      </w:r>
      <w:proofErr w:type="spellEnd"/>
      <w:r>
        <w:t xml:space="preserve"> </w:t>
      </w:r>
      <w:proofErr w:type="spellStart"/>
      <w:r>
        <w:t>chuyen</w:t>
      </w:r>
      <w:proofErr w:type="spellEnd"/>
      <w:r>
        <w:t xml:space="preserve"> </w:t>
      </w:r>
      <w:proofErr w:type="spellStart"/>
      <w:r>
        <w:t>doi</w:t>
      </w:r>
      <w:proofErr w:type="spellEnd"/>
      <w:r>
        <w:t xml:space="preserve"> </w:t>
      </w:r>
      <w:proofErr w:type="spellStart"/>
      <w:r>
        <w:t>ket</w:t>
      </w:r>
      <w:proofErr w:type="spellEnd"/>
      <w:r>
        <w:t xml:space="preserve"> </w:t>
      </w:r>
      <w:proofErr w:type="spellStart"/>
      <w:r>
        <w:t>thuc</w:t>
      </w:r>
      <w:proofErr w:type="spellEnd"/>
    </w:p>
    <w:p w14:paraId="0F0A17E8" w14:textId="77777777" w:rsidR="008F59D8" w:rsidRDefault="008F59D8" w:rsidP="008F59D8">
      <w:r>
        <w:t xml:space="preserve">    return ((ADRESH &lt;&lt; 8) + ADRESL); // return </w:t>
      </w:r>
      <w:proofErr w:type="spellStart"/>
      <w:r>
        <w:t>gia</w:t>
      </w:r>
      <w:proofErr w:type="spellEnd"/>
      <w:r>
        <w:t xml:space="preserve"> tri</w:t>
      </w:r>
    </w:p>
    <w:p w14:paraId="1143CFFD" w14:textId="77777777" w:rsidR="008F59D8" w:rsidRDefault="008F59D8" w:rsidP="008F59D8">
      <w:r>
        <w:t>}</w:t>
      </w:r>
    </w:p>
    <w:p w14:paraId="718ED2EE" w14:textId="77777777" w:rsidR="008F59D8" w:rsidRDefault="008F59D8" w:rsidP="008F59D8"/>
    <w:p w14:paraId="0F3EF33E" w14:textId="77777777" w:rsidR="008F59D8" w:rsidRDefault="008F59D8" w:rsidP="008F59D8">
      <w:r>
        <w:t xml:space="preserve">void </w:t>
      </w:r>
      <w:proofErr w:type="spellStart"/>
      <w:r>
        <w:t>UART_</w:t>
      </w:r>
      <w:proofErr w:type="gramStart"/>
      <w:r>
        <w:t>sendChar</w:t>
      </w:r>
      <w:proofErr w:type="spellEnd"/>
      <w:r>
        <w:t>(</w:t>
      </w:r>
      <w:proofErr w:type="gramEnd"/>
      <w:r>
        <w:t xml:space="preserve">char </w:t>
      </w:r>
      <w:proofErr w:type="spellStart"/>
      <w:r>
        <w:t>bt</w:t>
      </w:r>
      <w:proofErr w:type="spellEnd"/>
      <w:r>
        <w:t xml:space="preserve">) </w:t>
      </w:r>
    </w:p>
    <w:p w14:paraId="7D0651E2" w14:textId="77777777" w:rsidR="008F59D8" w:rsidRDefault="008F59D8" w:rsidP="008F59D8">
      <w:r>
        <w:t>{</w:t>
      </w:r>
    </w:p>
    <w:p w14:paraId="76804C6D" w14:textId="77777777" w:rsidR="008F59D8" w:rsidRDefault="008F59D8" w:rsidP="008F59D8">
      <w:r>
        <w:t xml:space="preserve">   while (TXIF==0); //lam </w:t>
      </w:r>
      <w:proofErr w:type="spellStart"/>
      <w:r>
        <w:t>tre</w:t>
      </w:r>
      <w:proofErr w:type="spellEnd"/>
      <w:r>
        <w:t xml:space="preserve"> he thong </w:t>
      </w:r>
      <w:proofErr w:type="spellStart"/>
      <w:r>
        <w:t>khi</w:t>
      </w:r>
      <w:proofErr w:type="spellEnd"/>
      <w:r>
        <w:t xml:space="preserve"> </w:t>
      </w:r>
      <w:proofErr w:type="spellStart"/>
      <w:r>
        <w:t>bo</w:t>
      </w:r>
      <w:proofErr w:type="spellEnd"/>
      <w:r>
        <w:t xml:space="preserve"> dem TX dang </w:t>
      </w:r>
      <w:proofErr w:type="spellStart"/>
      <w:r>
        <w:t>trong</w:t>
      </w:r>
      <w:proofErr w:type="spellEnd"/>
    </w:p>
    <w:p w14:paraId="3300DF38" w14:textId="77777777" w:rsidR="008F59D8" w:rsidRDefault="008F59D8" w:rsidP="008F59D8">
      <w:r>
        <w:t xml:space="preserve">   TXREG = </w:t>
      </w:r>
      <w:proofErr w:type="spellStart"/>
      <w:r>
        <w:t>bt</w:t>
      </w:r>
      <w:proofErr w:type="spellEnd"/>
      <w:r>
        <w:t xml:space="preserve">; // </w:t>
      </w:r>
      <w:proofErr w:type="spellStart"/>
      <w:r>
        <w:t>ghi</w:t>
      </w:r>
      <w:proofErr w:type="spellEnd"/>
      <w:r>
        <w:t xml:space="preserve"> </w:t>
      </w:r>
      <w:proofErr w:type="spellStart"/>
      <w:r>
        <w:t>gia</w:t>
      </w:r>
      <w:proofErr w:type="spellEnd"/>
      <w:r>
        <w:t xml:space="preserve"> tri </w:t>
      </w:r>
      <w:proofErr w:type="spellStart"/>
      <w:r>
        <w:t>truyen</w:t>
      </w:r>
      <w:proofErr w:type="spellEnd"/>
      <w:r>
        <w:t xml:space="preserve"> </w:t>
      </w:r>
      <w:proofErr w:type="spellStart"/>
      <w:r>
        <w:t>vao</w:t>
      </w:r>
      <w:proofErr w:type="spellEnd"/>
      <w:r>
        <w:t xml:space="preserve"> </w:t>
      </w:r>
      <w:proofErr w:type="spellStart"/>
      <w:r>
        <w:t>thanh</w:t>
      </w:r>
      <w:proofErr w:type="spellEnd"/>
      <w:r>
        <w:t xml:space="preserve"> </w:t>
      </w:r>
      <w:proofErr w:type="spellStart"/>
      <w:r>
        <w:t>ghi</w:t>
      </w:r>
      <w:proofErr w:type="spellEnd"/>
      <w:r>
        <w:t xml:space="preserve"> TXREG</w:t>
      </w:r>
    </w:p>
    <w:p w14:paraId="4380374B" w14:textId="77777777" w:rsidR="008F59D8" w:rsidRDefault="008F59D8" w:rsidP="008F59D8">
      <w:r>
        <w:t xml:space="preserve">//   </w:t>
      </w:r>
    </w:p>
    <w:p w14:paraId="28D60AD2" w14:textId="77777777" w:rsidR="008F59D8" w:rsidRDefault="008F59D8" w:rsidP="008F59D8"/>
    <w:p w14:paraId="3669D436" w14:textId="77777777" w:rsidR="008F59D8" w:rsidRDefault="008F59D8" w:rsidP="008F59D8">
      <w:r>
        <w:t>}</w:t>
      </w:r>
    </w:p>
    <w:p w14:paraId="14FEDEC2" w14:textId="77777777" w:rsidR="008F59D8" w:rsidRDefault="008F59D8" w:rsidP="008F59D8">
      <w:r>
        <w:t xml:space="preserve">void </w:t>
      </w:r>
      <w:proofErr w:type="spellStart"/>
      <w:r>
        <w:t>UART_</w:t>
      </w:r>
      <w:proofErr w:type="gramStart"/>
      <w:r>
        <w:t>sendString</w:t>
      </w:r>
      <w:proofErr w:type="spellEnd"/>
      <w:r>
        <w:t>(</w:t>
      </w:r>
      <w:proofErr w:type="gramEnd"/>
      <w:r>
        <w:t xml:space="preserve">char* str) </w:t>
      </w:r>
    </w:p>
    <w:p w14:paraId="10B4625D" w14:textId="77777777" w:rsidR="008F59D8" w:rsidRDefault="008F59D8" w:rsidP="008F59D8">
      <w:r>
        <w:t>{</w:t>
      </w:r>
    </w:p>
    <w:p w14:paraId="732E51DD" w14:textId="77777777" w:rsidR="008F59D8" w:rsidRDefault="008F59D8" w:rsidP="008F59D8">
      <w:r>
        <w:t xml:space="preserve">    while (*str) </w:t>
      </w:r>
    </w:p>
    <w:p w14:paraId="53078172" w14:textId="77777777" w:rsidR="008F59D8" w:rsidRDefault="008F59D8" w:rsidP="008F59D8">
      <w:r>
        <w:t xml:space="preserve">    {</w:t>
      </w:r>
    </w:p>
    <w:p w14:paraId="61FDDD7C" w14:textId="77777777" w:rsidR="008F59D8" w:rsidRDefault="008F59D8" w:rsidP="008F59D8">
      <w:r>
        <w:t xml:space="preserve">      </w:t>
      </w:r>
      <w:proofErr w:type="spellStart"/>
      <w:r>
        <w:t>UART_sendChar</w:t>
      </w:r>
      <w:proofErr w:type="spellEnd"/>
      <w:r>
        <w:t>(*str++);</w:t>
      </w:r>
    </w:p>
    <w:p w14:paraId="6326CD8A" w14:textId="77777777" w:rsidR="008F59D8" w:rsidRDefault="008F59D8" w:rsidP="008F59D8">
      <w:r>
        <w:t xml:space="preserve">    }</w:t>
      </w:r>
    </w:p>
    <w:p w14:paraId="62A80BC2" w14:textId="77777777" w:rsidR="008F59D8" w:rsidRDefault="008F59D8" w:rsidP="008F59D8">
      <w:r>
        <w:t>}</w:t>
      </w:r>
    </w:p>
    <w:p w14:paraId="63D80F81" w14:textId="77777777" w:rsidR="008F59D8" w:rsidRDefault="008F59D8" w:rsidP="008F59D8"/>
    <w:p w14:paraId="72D7B5A1" w14:textId="77777777" w:rsidR="008F59D8" w:rsidRDefault="008F59D8" w:rsidP="008F59D8"/>
    <w:p w14:paraId="585FE5A9" w14:textId="77777777" w:rsidR="008F59D8" w:rsidRDefault="008F59D8" w:rsidP="008F59D8">
      <w:r>
        <w:t xml:space="preserve">void </w:t>
      </w:r>
      <w:proofErr w:type="gramStart"/>
      <w:r>
        <w:t>Auto(</w:t>
      </w:r>
      <w:proofErr w:type="gramEnd"/>
      <w:r>
        <w:t>){</w:t>
      </w:r>
    </w:p>
    <w:p w14:paraId="71FA6E1E" w14:textId="77777777" w:rsidR="008F59D8" w:rsidRDefault="008F59D8" w:rsidP="008F59D8">
      <w:r>
        <w:t xml:space="preserve">     float temp;</w:t>
      </w:r>
    </w:p>
    <w:p w14:paraId="2F5F5A0E" w14:textId="77777777" w:rsidR="008F59D8" w:rsidRDefault="008F59D8" w:rsidP="008F59D8">
      <w:r>
        <w:t xml:space="preserve">    int temp2;</w:t>
      </w:r>
    </w:p>
    <w:p w14:paraId="780E86F3" w14:textId="77777777" w:rsidR="008F59D8" w:rsidRDefault="008F59D8" w:rsidP="008F59D8">
      <w:r>
        <w:t xml:space="preserve">    char temp3[10</w:t>
      </w:r>
      <w:proofErr w:type="gramStart"/>
      <w:r>
        <w:t>],*</w:t>
      </w:r>
      <w:proofErr w:type="gramEnd"/>
      <w:r>
        <w:t>p;</w:t>
      </w:r>
    </w:p>
    <w:p w14:paraId="605C1D80" w14:textId="77777777" w:rsidR="008F59D8" w:rsidRDefault="008F59D8" w:rsidP="008F59D8">
      <w:r>
        <w:t xml:space="preserve">    float value = </w:t>
      </w:r>
      <w:proofErr w:type="spellStart"/>
      <w:r>
        <w:t>ADC_</w:t>
      </w:r>
      <w:proofErr w:type="gramStart"/>
      <w:r>
        <w:t>read</w:t>
      </w:r>
      <w:proofErr w:type="spellEnd"/>
      <w:r>
        <w:t>(</w:t>
      </w:r>
      <w:proofErr w:type="gramEnd"/>
      <w:r>
        <w:t>);</w:t>
      </w:r>
    </w:p>
    <w:p w14:paraId="48E48FD7" w14:textId="77777777" w:rsidR="008F59D8" w:rsidRDefault="008F59D8" w:rsidP="008F59D8">
      <w:r>
        <w:t xml:space="preserve">    temp = (value*5000)</w:t>
      </w:r>
      <w:proofErr w:type="gramStart"/>
      <w:r>
        <w:t>/(</w:t>
      </w:r>
      <w:proofErr w:type="gramEnd"/>
      <w:r>
        <w:t>1023*10);</w:t>
      </w:r>
    </w:p>
    <w:p w14:paraId="036F0ADE" w14:textId="77777777" w:rsidR="008F59D8" w:rsidRDefault="008F59D8" w:rsidP="008F59D8">
      <w:r>
        <w:t xml:space="preserve">    if(temp&gt;30) RB0 = 1;</w:t>
      </w:r>
    </w:p>
    <w:p w14:paraId="56009F5E" w14:textId="77777777" w:rsidR="008F59D8" w:rsidRDefault="008F59D8" w:rsidP="008F59D8">
      <w:r>
        <w:t xml:space="preserve">    else if(temp&lt;30) RB0 = 0;</w:t>
      </w:r>
    </w:p>
    <w:p w14:paraId="70EEC63E" w14:textId="77777777" w:rsidR="008F59D8" w:rsidRDefault="008F59D8" w:rsidP="008F59D8">
      <w:r>
        <w:t xml:space="preserve">    temp2 = (int)temp;</w:t>
      </w:r>
    </w:p>
    <w:p w14:paraId="13382459" w14:textId="77777777" w:rsidR="008F59D8" w:rsidRDefault="008F59D8" w:rsidP="008F59D8">
      <w:r>
        <w:t xml:space="preserve">    </w:t>
      </w:r>
      <w:proofErr w:type="spellStart"/>
      <w:proofErr w:type="gramStart"/>
      <w:r>
        <w:t>sprintf</w:t>
      </w:r>
      <w:proofErr w:type="spellEnd"/>
      <w:r>
        <w:t>(</w:t>
      </w:r>
      <w:proofErr w:type="gramEnd"/>
      <w:r>
        <w:t>temp3, "%d", temp2);</w:t>
      </w:r>
    </w:p>
    <w:p w14:paraId="6BD72C7E" w14:textId="77777777" w:rsidR="008F59D8" w:rsidRDefault="008F59D8" w:rsidP="008F59D8">
      <w:r>
        <w:t xml:space="preserve">    p = temp3;</w:t>
      </w:r>
    </w:p>
    <w:p w14:paraId="38D2C686" w14:textId="77777777" w:rsidR="008F59D8" w:rsidRDefault="008F59D8" w:rsidP="008F59D8">
      <w:r>
        <w:t xml:space="preserve">    </w:t>
      </w:r>
      <w:proofErr w:type="spellStart"/>
      <w:r>
        <w:t>UART_sendString</w:t>
      </w:r>
      <w:proofErr w:type="spellEnd"/>
      <w:r>
        <w:t>(p);</w:t>
      </w:r>
    </w:p>
    <w:p w14:paraId="0916DA20" w14:textId="77777777" w:rsidR="008F59D8" w:rsidRDefault="008F59D8" w:rsidP="008F59D8">
      <w:r>
        <w:t>}</w:t>
      </w:r>
    </w:p>
    <w:p w14:paraId="4CBAB020" w14:textId="77777777" w:rsidR="008F59D8" w:rsidRDefault="008F59D8" w:rsidP="008F59D8"/>
    <w:p w14:paraId="3103A5CD" w14:textId="77777777" w:rsidR="008F59D8" w:rsidRDefault="008F59D8" w:rsidP="008F59D8">
      <w:r>
        <w:t xml:space="preserve">int </w:t>
      </w:r>
      <w:proofErr w:type="spellStart"/>
      <w:r>
        <w:t>interup</w:t>
      </w:r>
      <w:proofErr w:type="spellEnd"/>
      <w:r>
        <w:t xml:space="preserve"> = 0;</w:t>
      </w:r>
    </w:p>
    <w:p w14:paraId="73FC6BB5" w14:textId="77777777" w:rsidR="008F59D8" w:rsidRDefault="008F59D8" w:rsidP="008F59D8">
      <w:r>
        <w:t>void __</w:t>
      </w:r>
      <w:proofErr w:type="gramStart"/>
      <w:r>
        <w:t>interrupt(</w:t>
      </w:r>
      <w:proofErr w:type="gramEnd"/>
      <w:r>
        <w:t>) ISR(){</w:t>
      </w:r>
    </w:p>
    <w:p w14:paraId="35BCEE79" w14:textId="77777777" w:rsidR="008F59D8" w:rsidRDefault="008F59D8" w:rsidP="008F59D8">
      <w:r>
        <w:t xml:space="preserve">    </w:t>
      </w:r>
      <w:proofErr w:type="gramStart"/>
      <w:r>
        <w:t>if(</w:t>
      </w:r>
      <w:proofErr w:type="gramEnd"/>
      <w:r>
        <w:t>RCIF == 1){</w:t>
      </w:r>
    </w:p>
    <w:p w14:paraId="2C156B34" w14:textId="77777777" w:rsidR="008F59D8" w:rsidRDefault="008F59D8" w:rsidP="008F59D8">
      <w:r>
        <w:t xml:space="preserve">        </w:t>
      </w:r>
      <w:proofErr w:type="gramStart"/>
      <w:r>
        <w:t>if(</w:t>
      </w:r>
      <w:proofErr w:type="gramEnd"/>
      <w:r>
        <w:t>OERR==1){//</w:t>
      </w:r>
      <w:proofErr w:type="spellStart"/>
      <w:r>
        <w:t>kiem</w:t>
      </w:r>
      <w:proofErr w:type="spellEnd"/>
      <w:r>
        <w:t xml:space="preserve"> </w:t>
      </w:r>
      <w:proofErr w:type="spellStart"/>
      <w:r>
        <w:t>tra</w:t>
      </w:r>
      <w:proofErr w:type="spellEnd"/>
      <w:r>
        <w:t xml:space="preserve"> </w:t>
      </w:r>
      <w:proofErr w:type="spellStart"/>
      <w:r>
        <w:t>loi</w:t>
      </w:r>
      <w:proofErr w:type="spellEnd"/>
      <w:r>
        <w:t xml:space="preserve"> </w:t>
      </w:r>
      <w:proofErr w:type="spellStart"/>
      <w:r>
        <w:t>tran</w:t>
      </w:r>
      <w:proofErr w:type="spellEnd"/>
    </w:p>
    <w:p w14:paraId="4CBE7C29" w14:textId="77777777" w:rsidR="008F59D8" w:rsidRDefault="008F59D8" w:rsidP="008F59D8">
      <w:r>
        <w:t xml:space="preserve">           CREN = 0;</w:t>
      </w:r>
    </w:p>
    <w:p w14:paraId="42AE1BAB" w14:textId="77777777" w:rsidR="008F59D8" w:rsidRDefault="008F59D8" w:rsidP="008F59D8">
      <w:r>
        <w:t xml:space="preserve">           CREN = 1;</w:t>
      </w:r>
    </w:p>
    <w:p w14:paraId="2C6842BE" w14:textId="77777777" w:rsidR="008F59D8" w:rsidRDefault="008F59D8" w:rsidP="008F59D8">
      <w:r>
        <w:t xml:space="preserve">        }</w:t>
      </w:r>
    </w:p>
    <w:p w14:paraId="36D541C6" w14:textId="77777777" w:rsidR="008F59D8" w:rsidRDefault="008F59D8" w:rsidP="008F59D8">
      <w:r>
        <w:t xml:space="preserve">        </w:t>
      </w:r>
      <w:proofErr w:type="gramStart"/>
      <w:r>
        <w:t>if(</w:t>
      </w:r>
      <w:proofErr w:type="gramEnd"/>
      <w:r>
        <w:t>RCREG == 'T'){</w:t>
      </w:r>
    </w:p>
    <w:p w14:paraId="2E491F19" w14:textId="77777777" w:rsidR="008F59D8" w:rsidRDefault="008F59D8" w:rsidP="008F59D8">
      <w:r>
        <w:t xml:space="preserve">            T0IE = 1;</w:t>
      </w:r>
    </w:p>
    <w:p w14:paraId="463AD793" w14:textId="77777777" w:rsidR="008F59D8" w:rsidRDefault="008F59D8" w:rsidP="008F59D8">
      <w:r>
        <w:lastRenderedPageBreak/>
        <w:t xml:space="preserve">            </w:t>
      </w:r>
      <w:proofErr w:type="spellStart"/>
      <w:r>
        <w:t>check_auto</w:t>
      </w:r>
      <w:proofErr w:type="spellEnd"/>
      <w:r>
        <w:t xml:space="preserve"> = true;</w:t>
      </w:r>
    </w:p>
    <w:p w14:paraId="5A6D05E8" w14:textId="77777777" w:rsidR="008F59D8" w:rsidRDefault="008F59D8" w:rsidP="008F59D8">
      <w:r>
        <w:t xml:space="preserve">        }</w:t>
      </w:r>
    </w:p>
    <w:p w14:paraId="23887784" w14:textId="77777777" w:rsidR="008F59D8" w:rsidRDefault="008F59D8" w:rsidP="008F59D8">
      <w:r>
        <w:t xml:space="preserve">        else </w:t>
      </w:r>
      <w:proofErr w:type="gramStart"/>
      <w:r>
        <w:t>if(</w:t>
      </w:r>
      <w:proofErr w:type="gramEnd"/>
      <w:r>
        <w:t>RCREG == 'F'){</w:t>
      </w:r>
    </w:p>
    <w:p w14:paraId="455DBB73" w14:textId="77777777" w:rsidR="008F59D8" w:rsidRDefault="008F59D8" w:rsidP="008F59D8">
      <w:r>
        <w:t xml:space="preserve">            T0IE = 0;</w:t>
      </w:r>
    </w:p>
    <w:p w14:paraId="37ED02F8" w14:textId="77777777" w:rsidR="008F59D8" w:rsidRDefault="008F59D8" w:rsidP="008F59D8">
      <w:r>
        <w:t xml:space="preserve">            </w:t>
      </w:r>
      <w:proofErr w:type="spellStart"/>
      <w:r>
        <w:t>check_auto</w:t>
      </w:r>
      <w:proofErr w:type="spellEnd"/>
      <w:r>
        <w:t xml:space="preserve"> = false;</w:t>
      </w:r>
    </w:p>
    <w:p w14:paraId="1A97B5EB" w14:textId="77777777" w:rsidR="008F59D8" w:rsidRDefault="008F59D8" w:rsidP="008F59D8">
      <w:r>
        <w:t xml:space="preserve">        }</w:t>
      </w:r>
    </w:p>
    <w:p w14:paraId="492AB955" w14:textId="77777777" w:rsidR="008F59D8" w:rsidRDefault="008F59D8" w:rsidP="008F59D8">
      <w:r>
        <w:t xml:space="preserve">        else </w:t>
      </w:r>
      <w:proofErr w:type="gramStart"/>
      <w:r>
        <w:t>if(</w:t>
      </w:r>
      <w:proofErr w:type="spellStart"/>
      <w:proofErr w:type="gramEnd"/>
      <w:r>
        <w:t>check_auto</w:t>
      </w:r>
      <w:proofErr w:type="spellEnd"/>
      <w:r>
        <w:t xml:space="preserve"> == false){</w:t>
      </w:r>
    </w:p>
    <w:p w14:paraId="0714DE3B" w14:textId="77777777" w:rsidR="008F59D8" w:rsidRDefault="008F59D8" w:rsidP="008F59D8">
      <w:r>
        <w:t xml:space="preserve">           </w:t>
      </w:r>
      <w:proofErr w:type="gramStart"/>
      <w:r>
        <w:t>if(</w:t>
      </w:r>
      <w:proofErr w:type="gramEnd"/>
      <w:r>
        <w:t xml:space="preserve">RCREG == '1') </w:t>
      </w:r>
      <w:proofErr w:type="spellStart"/>
      <w:r>
        <w:t>on_off</w:t>
      </w:r>
      <w:proofErr w:type="spellEnd"/>
      <w:r>
        <w:t xml:space="preserve"> = true;</w:t>
      </w:r>
    </w:p>
    <w:p w14:paraId="469E2392" w14:textId="77777777" w:rsidR="008F59D8" w:rsidRDefault="008F59D8" w:rsidP="008F59D8">
      <w:r>
        <w:t xml:space="preserve">           else </w:t>
      </w:r>
      <w:proofErr w:type="gramStart"/>
      <w:r>
        <w:t>if(</w:t>
      </w:r>
      <w:proofErr w:type="gramEnd"/>
      <w:r>
        <w:t xml:space="preserve">RCREG == '0') </w:t>
      </w:r>
      <w:proofErr w:type="spellStart"/>
      <w:r>
        <w:t>on_off</w:t>
      </w:r>
      <w:proofErr w:type="spellEnd"/>
      <w:r>
        <w:t xml:space="preserve"> = false;</w:t>
      </w:r>
    </w:p>
    <w:p w14:paraId="3BC78356" w14:textId="77777777" w:rsidR="008F59D8" w:rsidRDefault="008F59D8" w:rsidP="008F59D8">
      <w:r>
        <w:t xml:space="preserve">        }</w:t>
      </w:r>
    </w:p>
    <w:p w14:paraId="70065846" w14:textId="77777777" w:rsidR="008F59D8" w:rsidRDefault="008F59D8" w:rsidP="008F59D8">
      <w:r>
        <w:t xml:space="preserve">        RCIF=0;</w:t>
      </w:r>
    </w:p>
    <w:p w14:paraId="3E75740F" w14:textId="77777777" w:rsidR="008F59D8" w:rsidRDefault="008F59D8" w:rsidP="008F59D8">
      <w:r>
        <w:t xml:space="preserve">    }</w:t>
      </w:r>
    </w:p>
    <w:p w14:paraId="3AF23C64" w14:textId="77777777" w:rsidR="008F59D8" w:rsidRDefault="008F59D8" w:rsidP="008F59D8">
      <w:r>
        <w:t xml:space="preserve">    </w:t>
      </w:r>
      <w:proofErr w:type="gramStart"/>
      <w:r>
        <w:t>if(</w:t>
      </w:r>
      <w:proofErr w:type="gramEnd"/>
      <w:r>
        <w:t>T0IF == 1){</w:t>
      </w:r>
    </w:p>
    <w:p w14:paraId="7A03931A" w14:textId="77777777" w:rsidR="008F59D8" w:rsidRDefault="008F59D8" w:rsidP="008F59D8">
      <w:r>
        <w:t xml:space="preserve">        TMR0 = 5;</w:t>
      </w:r>
    </w:p>
    <w:p w14:paraId="762F5749" w14:textId="77777777" w:rsidR="008F59D8" w:rsidRDefault="008F59D8" w:rsidP="008F59D8">
      <w:r>
        <w:t xml:space="preserve">        T0IF = 0;</w:t>
      </w:r>
    </w:p>
    <w:p w14:paraId="11347BB1" w14:textId="77777777" w:rsidR="008F59D8" w:rsidRDefault="008F59D8" w:rsidP="008F59D8">
      <w:r>
        <w:t xml:space="preserve">        </w:t>
      </w:r>
      <w:proofErr w:type="spellStart"/>
      <w:r>
        <w:t>interup</w:t>
      </w:r>
      <w:proofErr w:type="spellEnd"/>
      <w:r>
        <w:t>++;</w:t>
      </w:r>
    </w:p>
    <w:p w14:paraId="2579E5A2" w14:textId="77777777" w:rsidR="008F59D8" w:rsidRDefault="008F59D8" w:rsidP="008F59D8">
      <w:r>
        <w:t xml:space="preserve">        if(</w:t>
      </w:r>
      <w:proofErr w:type="spellStart"/>
      <w:r>
        <w:t>interup</w:t>
      </w:r>
      <w:proofErr w:type="spellEnd"/>
      <w:r>
        <w:t>==</w:t>
      </w:r>
      <w:proofErr w:type="gramStart"/>
      <w:r>
        <w:t>5000){</w:t>
      </w:r>
      <w:proofErr w:type="gramEnd"/>
    </w:p>
    <w:p w14:paraId="506B3165" w14:textId="77777777" w:rsidR="008F59D8" w:rsidRDefault="008F59D8" w:rsidP="008F59D8">
      <w:r>
        <w:t xml:space="preserve">           </w:t>
      </w:r>
      <w:proofErr w:type="gramStart"/>
      <w:r>
        <w:t>Auto(</w:t>
      </w:r>
      <w:proofErr w:type="gramEnd"/>
      <w:r>
        <w:t xml:space="preserve">); </w:t>
      </w:r>
    </w:p>
    <w:p w14:paraId="3B52DCB6" w14:textId="77777777" w:rsidR="008F59D8" w:rsidRDefault="008F59D8" w:rsidP="008F59D8">
      <w:r>
        <w:t xml:space="preserve">           </w:t>
      </w:r>
      <w:proofErr w:type="spellStart"/>
      <w:r>
        <w:t>interup</w:t>
      </w:r>
      <w:proofErr w:type="spellEnd"/>
      <w:r>
        <w:t xml:space="preserve"> = 0;</w:t>
      </w:r>
    </w:p>
    <w:p w14:paraId="74EA16F8" w14:textId="77777777" w:rsidR="008F59D8" w:rsidRDefault="008F59D8" w:rsidP="008F59D8">
      <w:r>
        <w:t xml:space="preserve">        }</w:t>
      </w:r>
    </w:p>
    <w:p w14:paraId="538014AA" w14:textId="77777777" w:rsidR="008F59D8" w:rsidRDefault="008F59D8" w:rsidP="008F59D8">
      <w:r>
        <w:t xml:space="preserve">    }</w:t>
      </w:r>
    </w:p>
    <w:p w14:paraId="73A59F3D" w14:textId="77777777" w:rsidR="008F59D8" w:rsidRDefault="008F59D8" w:rsidP="008F59D8">
      <w:r>
        <w:t>}</w:t>
      </w:r>
    </w:p>
    <w:p w14:paraId="33DACD10" w14:textId="77777777" w:rsidR="008F59D8" w:rsidRDefault="008F59D8" w:rsidP="008F59D8">
      <w:r>
        <w:t>void main(void) {</w:t>
      </w:r>
    </w:p>
    <w:p w14:paraId="6BF9B9D9" w14:textId="77777777" w:rsidR="008F59D8" w:rsidRDefault="008F59D8" w:rsidP="008F59D8">
      <w:r>
        <w:t xml:space="preserve">    __</w:t>
      </w:r>
      <w:proofErr w:type="spellStart"/>
      <w:r>
        <w:t>delay_</w:t>
      </w:r>
      <w:proofErr w:type="gramStart"/>
      <w:r>
        <w:t>ms</w:t>
      </w:r>
      <w:proofErr w:type="spellEnd"/>
      <w:r>
        <w:t>(</w:t>
      </w:r>
      <w:proofErr w:type="gramEnd"/>
      <w:r>
        <w:t>3000);</w:t>
      </w:r>
    </w:p>
    <w:p w14:paraId="665BAE45" w14:textId="77777777" w:rsidR="008F59D8" w:rsidRDefault="008F59D8" w:rsidP="008F59D8">
      <w:r>
        <w:t xml:space="preserve">    GIE = </w:t>
      </w:r>
      <w:proofErr w:type="gramStart"/>
      <w:r>
        <w:t>1;  /</w:t>
      </w:r>
      <w:proofErr w:type="gramEnd"/>
      <w:r>
        <w:t>/</w:t>
      </w:r>
      <w:proofErr w:type="spellStart"/>
      <w:r>
        <w:t>Ngat</w:t>
      </w:r>
      <w:proofErr w:type="spellEnd"/>
      <w:r>
        <w:t xml:space="preserve"> </w:t>
      </w:r>
      <w:proofErr w:type="spellStart"/>
      <w:r>
        <w:t>toan</w:t>
      </w:r>
      <w:proofErr w:type="spellEnd"/>
      <w:r>
        <w:t xml:space="preserve"> </w:t>
      </w:r>
      <w:proofErr w:type="spellStart"/>
      <w:r>
        <w:t>cuc</w:t>
      </w:r>
      <w:proofErr w:type="spellEnd"/>
    </w:p>
    <w:p w14:paraId="66397165" w14:textId="77777777" w:rsidR="008F59D8" w:rsidRDefault="008F59D8" w:rsidP="008F59D8">
      <w:r>
        <w:t xml:space="preserve">    PEIE = 1; //</w:t>
      </w:r>
      <w:proofErr w:type="spellStart"/>
      <w:r>
        <w:t>Ngat</w:t>
      </w:r>
      <w:proofErr w:type="spellEnd"/>
      <w:r>
        <w:t xml:space="preserve"> </w:t>
      </w:r>
      <w:proofErr w:type="spellStart"/>
      <w:r>
        <w:t>ngoai</w:t>
      </w:r>
      <w:proofErr w:type="spellEnd"/>
      <w:r>
        <w:t xml:space="preserve"> vi</w:t>
      </w:r>
    </w:p>
    <w:p w14:paraId="44C011D9" w14:textId="77777777" w:rsidR="008F59D8" w:rsidRDefault="008F59D8" w:rsidP="008F59D8">
      <w:r>
        <w:t xml:space="preserve">    RCIE = 1; // Bat </w:t>
      </w:r>
      <w:proofErr w:type="spellStart"/>
      <w:r>
        <w:t>ngat</w:t>
      </w:r>
      <w:proofErr w:type="spellEnd"/>
      <w:r>
        <w:t xml:space="preserve"> </w:t>
      </w:r>
      <w:proofErr w:type="spellStart"/>
      <w:r>
        <w:t>nhan</w:t>
      </w:r>
      <w:proofErr w:type="spellEnd"/>
      <w:r>
        <w:t xml:space="preserve"> UART</w:t>
      </w:r>
    </w:p>
    <w:p w14:paraId="177989BA" w14:textId="77777777" w:rsidR="008F59D8" w:rsidRDefault="008F59D8" w:rsidP="008F59D8">
      <w:r>
        <w:t xml:space="preserve">    RCIF = 0; // </w:t>
      </w:r>
      <w:proofErr w:type="spellStart"/>
      <w:r>
        <w:t>trang</w:t>
      </w:r>
      <w:proofErr w:type="spellEnd"/>
      <w:r>
        <w:t xml:space="preserve"> </w:t>
      </w:r>
      <w:proofErr w:type="spellStart"/>
      <w:r>
        <w:t>thai</w:t>
      </w:r>
      <w:proofErr w:type="spellEnd"/>
      <w:r>
        <w:t xml:space="preserve"> </w:t>
      </w:r>
      <w:proofErr w:type="spellStart"/>
      <w:r>
        <w:t>thanh</w:t>
      </w:r>
      <w:proofErr w:type="spellEnd"/>
      <w:r>
        <w:t xml:space="preserve"> </w:t>
      </w:r>
      <w:proofErr w:type="spellStart"/>
      <w:r>
        <w:t>ghi</w:t>
      </w:r>
      <w:proofErr w:type="spellEnd"/>
      <w:r>
        <w:t xml:space="preserve"> </w:t>
      </w:r>
      <w:proofErr w:type="spellStart"/>
      <w:r>
        <w:t>rcreg</w:t>
      </w:r>
      <w:proofErr w:type="spellEnd"/>
    </w:p>
    <w:p w14:paraId="2CA55A85" w14:textId="77777777" w:rsidR="008F59D8" w:rsidRDefault="008F59D8" w:rsidP="008F59D8">
      <w:r>
        <w:t xml:space="preserve">    </w:t>
      </w:r>
    </w:p>
    <w:p w14:paraId="5E8E71C3" w14:textId="77777777" w:rsidR="008F59D8" w:rsidRDefault="008F59D8" w:rsidP="008F59D8">
      <w:r>
        <w:t xml:space="preserve">    PSA = 0; // </w:t>
      </w:r>
      <w:proofErr w:type="spellStart"/>
      <w:r>
        <w:t>gan</w:t>
      </w:r>
      <w:proofErr w:type="spellEnd"/>
      <w:r>
        <w:t xml:space="preserve"> </w:t>
      </w:r>
      <w:proofErr w:type="spellStart"/>
      <w:r>
        <w:t>Prescaler</w:t>
      </w:r>
      <w:proofErr w:type="spellEnd"/>
      <w:r>
        <w:t xml:space="preserve"> </w:t>
      </w:r>
      <w:proofErr w:type="spellStart"/>
      <w:r>
        <w:t>cho</w:t>
      </w:r>
      <w:proofErr w:type="spellEnd"/>
      <w:r>
        <w:t xml:space="preserve"> Timer0</w:t>
      </w:r>
    </w:p>
    <w:p w14:paraId="19AF30B1" w14:textId="77777777" w:rsidR="008F59D8" w:rsidRDefault="008F59D8" w:rsidP="008F59D8">
      <w:r>
        <w:t xml:space="preserve">    PS2 = 0; </w:t>
      </w:r>
    </w:p>
    <w:p w14:paraId="70EBAA86" w14:textId="77777777" w:rsidR="008F59D8" w:rsidRDefault="008F59D8" w:rsidP="008F59D8">
      <w:r>
        <w:t xml:space="preserve">    PS1 = 1; </w:t>
      </w:r>
    </w:p>
    <w:p w14:paraId="1BF9C7AD" w14:textId="77777777" w:rsidR="008F59D8" w:rsidRDefault="008F59D8" w:rsidP="008F59D8">
      <w:r>
        <w:t xml:space="preserve">    PS0 = 0; // chon </w:t>
      </w:r>
      <w:proofErr w:type="spellStart"/>
      <w:r>
        <w:t>bo</w:t>
      </w:r>
      <w:proofErr w:type="spellEnd"/>
      <w:r>
        <w:t xml:space="preserve"> chia 8 PS2-PS1</w:t>
      </w:r>
    </w:p>
    <w:p w14:paraId="586DE806" w14:textId="77777777" w:rsidR="008F59D8" w:rsidRDefault="008F59D8" w:rsidP="008F59D8">
      <w:r>
        <w:t xml:space="preserve">    T0CS = 0;</w:t>
      </w:r>
    </w:p>
    <w:p w14:paraId="0B6B2685" w14:textId="77777777" w:rsidR="008F59D8" w:rsidRDefault="008F59D8" w:rsidP="008F59D8">
      <w:r>
        <w:t xml:space="preserve">    T0IF = 0;        </w:t>
      </w:r>
    </w:p>
    <w:p w14:paraId="28B164DB" w14:textId="77777777" w:rsidR="008F59D8" w:rsidRDefault="008F59D8" w:rsidP="008F59D8">
      <w:r>
        <w:t xml:space="preserve">    T0IE = 1; </w:t>
      </w:r>
    </w:p>
    <w:p w14:paraId="3876E34D" w14:textId="77777777" w:rsidR="008F59D8" w:rsidRDefault="008F59D8" w:rsidP="008F59D8">
      <w:r>
        <w:t xml:space="preserve">    </w:t>
      </w:r>
    </w:p>
    <w:p w14:paraId="43FACE39" w14:textId="77777777" w:rsidR="008F59D8" w:rsidRDefault="008F59D8" w:rsidP="008F59D8">
      <w:r>
        <w:t xml:space="preserve">    TRISB = 0;</w:t>
      </w:r>
    </w:p>
    <w:p w14:paraId="07C644F7" w14:textId="77777777" w:rsidR="008F59D8" w:rsidRDefault="008F59D8" w:rsidP="008F59D8">
      <w:r>
        <w:t xml:space="preserve">    TRISD = 0;</w:t>
      </w:r>
    </w:p>
    <w:p w14:paraId="5C506C8E" w14:textId="77777777" w:rsidR="008F59D8" w:rsidRDefault="008F59D8" w:rsidP="008F59D8">
      <w:r>
        <w:t xml:space="preserve">    PORTD = 0xff;</w:t>
      </w:r>
    </w:p>
    <w:p w14:paraId="14615F9A" w14:textId="77777777" w:rsidR="008F59D8" w:rsidRDefault="008F59D8" w:rsidP="008F59D8">
      <w:r>
        <w:t xml:space="preserve">    RB0=1;</w:t>
      </w:r>
    </w:p>
    <w:p w14:paraId="769D4C84" w14:textId="77777777" w:rsidR="008F59D8" w:rsidRDefault="008F59D8" w:rsidP="008F59D8">
      <w:r>
        <w:t xml:space="preserve">    </w:t>
      </w:r>
      <w:proofErr w:type="spellStart"/>
      <w:r>
        <w:t>UART_</w:t>
      </w:r>
      <w:proofErr w:type="gramStart"/>
      <w:r>
        <w:t>init</w:t>
      </w:r>
      <w:proofErr w:type="spellEnd"/>
      <w:r>
        <w:t>(</w:t>
      </w:r>
      <w:proofErr w:type="gramEnd"/>
      <w:r>
        <w:t>);</w:t>
      </w:r>
    </w:p>
    <w:p w14:paraId="0B8D5F4A" w14:textId="77777777" w:rsidR="008F59D8" w:rsidRDefault="008F59D8" w:rsidP="008F59D8">
      <w:r>
        <w:t xml:space="preserve">    </w:t>
      </w:r>
      <w:proofErr w:type="spellStart"/>
      <w:r>
        <w:t>ADC_</w:t>
      </w:r>
      <w:proofErr w:type="gramStart"/>
      <w:r>
        <w:t>Init</w:t>
      </w:r>
      <w:proofErr w:type="spellEnd"/>
      <w:r>
        <w:t>(</w:t>
      </w:r>
      <w:proofErr w:type="gramEnd"/>
      <w:r>
        <w:t>);</w:t>
      </w:r>
    </w:p>
    <w:p w14:paraId="498D4CC2" w14:textId="77777777" w:rsidR="008F59D8" w:rsidRDefault="008F59D8" w:rsidP="008F59D8">
      <w:r>
        <w:t xml:space="preserve">    </w:t>
      </w:r>
      <w:proofErr w:type="gramStart"/>
      <w:r>
        <w:t>while(</w:t>
      </w:r>
      <w:proofErr w:type="gramEnd"/>
      <w:r>
        <w:t>1){</w:t>
      </w:r>
    </w:p>
    <w:p w14:paraId="4CC69521" w14:textId="77777777" w:rsidR="008F59D8" w:rsidRDefault="008F59D8" w:rsidP="008F59D8">
      <w:r>
        <w:t xml:space="preserve">        </w:t>
      </w:r>
      <w:proofErr w:type="gramStart"/>
      <w:r>
        <w:t>if(</w:t>
      </w:r>
      <w:proofErr w:type="spellStart"/>
      <w:proofErr w:type="gramEnd"/>
      <w:r>
        <w:t>check_auto</w:t>
      </w:r>
      <w:proofErr w:type="spellEnd"/>
      <w:r>
        <w:t xml:space="preserve"> == true){</w:t>
      </w:r>
    </w:p>
    <w:p w14:paraId="7953E6FB" w14:textId="77777777" w:rsidR="008F59D8" w:rsidRDefault="008F59D8" w:rsidP="008F59D8">
      <w:r>
        <w:t xml:space="preserve">//            float value = </w:t>
      </w:r>
      <w:proofErr w:type="spellStart"/>
      <w:r>
        <w:t>ADC_</w:t>
      </w:r>
      <w:proofErr w:type="gramStart"/>
      <w:r>
        <w:t>read</w:t>
      </w:r>
      <w:proofErr w:type="spellEnd"/>
      <w:r>
        <w:t>(</w:t>
      </w:r>
      <w:proofErr w:type="gramEnd"/>
      <w:r>
        <w:t>);</w:t>
      </w:r>
    </w:p>
    <w:p w14:paraId="22D11CC7" w14:textId="77777777" w:rsidR="008F59D8" w:rsidRDefault="008F59D8" w:rsidP="008F59D8">
      <w:r>
        <w:t>//            temp = (value*5000)</w:t>
      </w:r>
      <w:proofErr w:type="gramStart"/>
      <w:r>
        <w:t>/(</w:t>
      </w:r>
      <w:proofErr w:type="gramEnd"/>
      <w:r>
        <w:t>1023*10);</w:t>
      </w:r>
    </w:p>
    <w:p w14:paraId="4B49BFDB" w14:textId="77777777" w:rsidR="008F59D8" w:rsidRDefault="008F59D8" w:rsidP="008F59D8">
      <w:r>
        <w:t>////            if(temp&gt;30) RB0 = 1;</w:t>
      </w:r>
    </w:p>
    <w:p w14:paraId="67520BEC" w14:textId="77777777" w:rsidR="008F59D8" w:rsidRDefault="008F59D8" w:rsidP="008F59D8">
      <w:r>
        <w:lastRenderedPageBreak/>
        <w:t>////            else if(temp&lt;30) RB0 = 0;</w:t>
      </w:r>
    </w:p>
    <w:p w14:paraId="51A054FE" w14:textId="77777777" w:rsidR="008F59D8" w:rsidRDefault="008F59D8" w:rsidP="008F59D8">
      <w:r>
        <w:t>//            temp2 = (int)temp;</w:t>
      </w:r>
    </w:p>
    <w:p w14:paraId="0EE98292" w14:textId="77777777" w:rsidR="008F59D8" w:rsidRDefault="008F59D8" w:rsidP="008F59D8">
      <w:r>
        <w:t xml:space="preserve">//            </w:t>
      </w:r>
      <w:proofErr w:type="spellStart"/>
      <w:proofErr w:type="gramStart"/>
      <w:r>
        <w:t>sprintf</w:t>
      </w:r>
      <w:proofErr w:type="spellEnd"/>
      <w:r>
        <w:t>(</w:t>
      </w:r>
      <w:proofErr w:type="gramEnd"/>
      <w:r>
        <w:t>temp3, "%d", temp2);</w:t>
      </w:r>
    </w:p>
    <w:p w14:paraId="2F42DCE7" w14:textId="77777777" w:rsidR="008F59D8" w:rsidRDefault="008F59D8" w:rsidP="008F59D8">
      <w:r>
        <w:t>//            p = temp3;</w:t>
      </w:r>
    </w:p>
    <w:p w14:paraId="332156CC" w14:textId="77777777" w:rsidR="008F59D8" w:rsidRDefault="008F59D8" w:rsidP="008F59D8">
      <w:r>
        <w:t xml:space="preserve">//            </w:t>
      </w:r>
      <w:proofErr w:type="spellStart"/>
      <w:r>
        <w:t>UART_sendString</w:t>
      </w:r>
      <w:proofErr w:type="spellEnd"/>
      <w:r>
        <w:t>(p);</w:t>
      </w:r>
    </w:p>
    <w:p w14:paraId="210B9186" w14:textId="77777777" w:rsidR="008F59D8" w:rsidRDefault="008F59D8" w:rsidP="008F59D8">
      <w:r>
        <w:t xml:space="preserve">        }</w:t>
      </w:r>
    </w:p>
    <w:p w14:paraId="53DA8B1C" w14:textId="77777777" w:rsidR="008F59D8" w:rsidRDefault="008F59D8" w:rsidP="008F59D8">
      <w:r>
        <w:t xml:space="preserve">        else </w:t>
      </w:r>
      <w:proofErr w:type="gramStart"/>
      <w:r>
        <w:t>if(</w:t>
      </w:r>
      <w:proofErr w:type="spellStart"/>
      <w:proofErr w:type="gramEnd"/>
      <w:r>
        <w:t>check_auto</w:t>
      </w:r>
      <w:proofErr w:type="spellEnd"/>
      <w:r>
        <w:t xml:space="preserve"> == false){</w:t>
      </w:r>
    </w:p>
    <w:p w14:paraId="02178B51" w14:textId="77777777" w:rsidR="008F59D8" w:rsidRDefault="008F59D8" w:rsidP="008F59D8">
      <w:r>
        <w:t xml:space="preserve">            </w:t>
      </w:r>
      <w:proofErr w:type="gramStart"/>
      <w:r>
        <w:t>if(</w:t>
      </w:r>
      <w:proofErr w:type="spellStart"/>
      <w:proofErr w:type="gramEnd"/>
      <w:r>
        <w:t>on_off</w:t>
      </w:r>
      <w:proofErr w:type="spellEnd"/>
      <w:r>
        <w:t xml:space="preserve"> == true) RB0 = 1;</w:t>
      </w:r>
    </w:p>
    <w:p w14:paraId="5C48433E" w14:textId="77777777" w:rsidR="008F59D8" w:rsidRDefault="008F59D8" w:rsidP="008F59D8">
      <w:r>
        <w:t xml:space="preserve">            else </w:t>
      </w:r>
      <w:proofErr w:type="gramStart"/>
      <w:r>
        <w:t>if(</w:t>
      </w:r>
      <w:proofErr w:type="spellStart"/>
      <w:proofErr w:type="gramEnd"/>
      <w:r>
        <w:t>on_off</w:t>
      </w:r>
      <w:proofErr w:type="spellEnd"/>
      <w:r>
        <w:t xml:space="preserve"> == false)RB0 = 0;</w:t>
      </w:r>
    </w:p>
    <w:p w14:paraId="5B4890CB" w14:textId="77777777" w:rsidR="008F59D8" w:rsidRDefault="008F59D8" w:rsidP="008F59D8">
      <w:r>
        <w:t xml:space="preserve">        }</w:t>
      </w:r>
    </w:p>
    <w:p w14:paraId="09E7A27A" w14:textId="77777777" w:rsidR="008F59D8" w:rsidRDefault="008F59D8" w:rsidP="008F59D8">
      <w:r>
        <w:t xml:space="preserve">    }</w:t>
      </w:r>
    </w:p>
    <w:p w14:paraId="1650D6EC" w14:textId="77777777" w:rsidR="008F59D8" w:rsidRDefault="008F59D8" w:rsidP="008F59D8">
      <w:r>
        <w:t xml:space="preserve">    return;</w:t>
      </w:r>
    </w:p>
    <w:p w14:paraId="46AFAD32" w14:textId="61A879AF" w:rsidR="008F59D8" w:rsidRPr="008F59D8" w:rsidRDefault="008F59D8" w:rsidP="008F59D8">
      <w:r>
        <w:t>}</w:t>
      </w:r>
    </w:p>
    <w:p w14:paraId="31FFD741" w14:textId="7E783A67" w:rsidR="008F59D8" w:rsidRDefault="008F59D8" w:rsidP="00FB2C83">
      <w:pPr>
        <w:pStyle w:val="Heading2"/>
        <w:numPr>
          <w:ilvl w:val="0"/>
          <w:numId w:val="0"/>
        </w:numPr>
        <w:spacing w:line="360" w:lineRule="auto"/>
      </w:pPr>
      <w:bookmarkStart w:id="226" w:name="_Toc122777702"/>
      <w:proofErr w:type="spellStart"/>
      <w:r>
        <w:t>Phụ</w:t>
      </w:r>
      <w:proofErr w:type="spellEnd"/>
      <w:r>
        <w:t xml:space="preserve"> </w:t>
      </w:r>
      <w:proofErr w:type="spellStart"/>
      <w:r>
        <w:t>lục</w:t>
      </w:r>
      <w:proofErr w:type="spellEnd"/>
      <w:r>
        <w:t xml:space="preserve"> 2: </w:t>
      </w:r>
      <w:proofErr w:type="spellStart"/>
      <w:r>
        <w:t>Chương</w:t>
      </w:r>
      <w:proofErr w:type="spellEnd"/>
      <w:r>
        <w:t xml:space="preserve"> </w:t>
      </w:r>
      <w:proofErr w:type="spellStart"/>
      <w:r>
        <w:t>trình</w:t>
      </w:r>
      <w:proofErr w:type="spellEnd"/>
      <w:r>
        <w:t xml:space="preserve"> </w:t>
      </w:r>
      <w:proofErr w:type="spellStart"/>
      <w:r>
        <w:t>cho</w:t>
      </w:r>
      <w:proofErr w:type="spellEnd"/>
      <w:r>
        <w:t xml:space="preserve"> module ESP8266</w:t>
      </w:r>
      <w:bookmarkEnd w:id="226"/>
    </w:p>
    <w:p w14:paraId="535EB69D"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#include &lt;ESP8266WiFi.h&gt;</w:t>
      </w:r>
    </w:p>
    <w:p w14:paraId="739096A0"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#include "</w:t>
      </w:r>
      <w:proofErr w:type="spellStart"/>
      <w:r w:rsidRPr="008F59D8">
        <w:rPr>
          <w:rFonts w:eastAsia="Times New Roman"/>
          <w:color w:val="000000" w:themeColor="text1"/>
          <w:spacing w:val="0"/>
          <w:szCs w:val="26"/>
        </w:rPr>
        <w:t>Adafruit_MQTT.h</w:t>
      </w:r>
      <w:proofErr w:type="spellEnd"/>
      <w:r w:rsidRPr="008F59D8">
        <w:rPr>
          <w:rFonts w:eastAsia="Times New Roman"/>
          <w:color w:val="000000" w:themeColor="text1"/>
          <w:spacing w:val="0"/>
          <w:szCs w:val="26"/>
        </w:rPr>
        <w:t>"</w:t>
      </w:r>
    </w:p>
    <w:p w14:paraId="0CEF600E"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#include "</w:t>
      </w:r>
      <w:proofErr w:type="spellStart"/>
      <w:r w:rsidRPr="008F59D8">
        <w:rPr>
          <w:rFonts w:eastAsia="Times New Roman"/>
          <w:color w:val="000000" w:themeColor="text1"/>
          <w:spacing w:val="0"/>
          <w:szCs w:val="26"/>
        </w:rPr>
        <w:t>Adafruit_MQTT_Client.h</w:t>
      </w:r>
      <w:proofErr w:type="spellEnd"/>
      <w:r w:rsidRPr="008F59D8">
        <w:rPr>
          <w:rFonts w:eastAsia="Times New Roman"/>
          <w:color w:val="000000" w:themeColor="text1"/>
          <w:spacing w:val="0"/>
          <w:szCs w:val="26"/>
        </w:rPr>
        <w:t>"</w:t>
      </w:r>
    </w:p>
    <w:p w14:paraId="5644AA2A"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#include&lt;SoftwareSerial.h&gt;</w:t>
      </w:r>
    </w:p>
    <w:p w14:paraId="2340E620" w14:textId="77777777" w:rsidR="008F59D8" w:rsidRPr="008F59D8" w:rsidRDefault="008F59D8" w:rsidP="008F59D8">
      <w:pPr>
        <w:shd w:val="clear" w:color="auto" w:fill="FFFFFF"/>
        <w:spacing w:line="240" w:lineRule="atLeast"/>
        <w:rPr>
          <w:rFonts w:eastAsia="Times New Roman"/>
          <w:color w:val="000000" w:themeColor="text1"/>
          <w:spacing w:val="0"/>
          <w:szCs w:val="26"/>
        </w:rPr>
      </w:pPr>
    </w:p>
    <w:p w14:paraId="0BC91D70"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w:t>
      </w:r>
      <w:proofErr w:type="spellStart"/>
      <w:r w:rsidRPr="008F59D8">
        <w:rPr>
          <w:rFonts w:eastAsia="Times New Roman"/>
          <w:color w:val="000000" w:themeColor="text1"/>
          <w:spacing w:val="0"/>
          <w:szCs w:val="26"/>
        </w:rPr>
        <w:t>WiFi</w:t>
      </w:r>
      <w:proofErr w:type="spellEnd"/>
      <w:r w:rsidRPr="008F59D8">
        <w:rPr>
          <w:rFonts w:eastAsia="Times New Roman"/>
          <w:color w:val="000000" w:themeColor="text1"/>
          <w:spacing w:val="0"/>
          <w:szCs w:val="26"/>
        </w:rPr>
        <w:t xml:space="preserve"> Access Point *********************************/</w:t>
      </w:r>
    </w:p>
    <w:p w14:paraId="3D7B13ED" w14:textId="77777777" w:rsidR="008F59D8" w:rsidRPr="008F59D8" w:rsidRDefault="008F59D8" w:rsidP="008F59D8">
      <w:pPr>
        <w:shd w:val="clear" w:color="auto" w:fill="FFFFFF"/>
        <w:spacing w:line="240" w:lineRule="atLeast"/>
        <w:rPr>
          <w:rFonts w:eastAsia="Times New Roman"/>
          <w:color w:val="000000" w:themeColor="text1"/>
          <w:spacing w:val="0"/>
          <w:szCs w:val="26"/>
        </w:rPr>
      </w:pPr>
    </w:p>
    <w:p w14:paraId="35B83474"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w:t>
      </w:r>
      <w:proofErr w:type="gramStart"/>
      <w:r w:rsidRPr="008F59D8">
        <w:rPr>
          <w:rFonts w:eastAsia="Times New Roman"/>
          <w:color w:val="000000" w:themeColor="text1"/>
          <w:spacing w:val="0"/>
          <w:szCs w:val="26"/>
        </w:rPr>
        <w:t>define</w:t>
      </w:r>
      <w:proofErr w:type="gramEnd"/>
      <w:r w:rsidRPr="008F59D8">
        <w:rPr>
          <w:rFonts w:eastAsia="Times New Roman"/>
          <w:color w:val="000000" w:themeColor="text1"/>
          <w:spacing w:val="0"/>
          <w:szCs w:val="26"/>
        </w:rPr>
        <w:t xml:space="preserve"> WLAN_SSID       "</w:t>
      </w:r>
      <w:proofErr w:type="spellStart"/>
      <w:r w:rsidRPr="008F59D8">
        <w:rPr>
          <w:rFonts w:eastAsia="Times New Roman"/>
          <w:color w:val="000000" w:themeColor="text1"/>
          <w:spacing w:val="0"/>
          <w:szCs w:val="26"/>
        </w:rPr>
        <w:t>Thanhcoder</w:t>
      </w:r>
      <w:proofErr w:type="spellEnd"/>
      <w:r w:rsidRPr="008F59D8">
        <w:rPr>
          <w:rFonts w:eastAsia="Times New Roman"/>
          <w:color w:val="000000" w:themeColor="text1"/>
          <w:spacing w:val="0"/>
          <w:szCs w:val="26"/>
        </w:rPr>
        <w:t>"</w:t>
      </w:r>
    </w:p>
    <w:p w14:paraId="76C1194F"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w:t>
      </w:r>
      <w:proofErr w:type="gramStart"/>
      <w:r w:rsidRPr="008F59D8">
        <w:rPr>
          <w:rFonts w:eastAsia="Times New Roman"/>
          <w:color w:val="000000" w:themeColor="text1"/>
          <w:spacing w:val="0"/>
          <w:szCs w:val="26"/>
        </w:rPr>
        <w:t>define</w:t>
      </w:r>
      <w:proofErr w:type="gramEnd"/>
      <w:r w:rsidRPr="008F59D8">
        <w:rPr>
          <w:rFonts w:eastAsia="Times New Roman"/>
          <w:color w:val="000000" w:themeColor="text1"/>
          <w:spacing w:val="0"/>
          <w:szCs w:val="26"/>
        </w:rPr>
        <w:t xml:space="preserve"> WLAN_PASS       "88888888"</w:t>
      </w:r>
    </w:p>
    <w:p w14:paraId="68F4DD5D" w14:textId="77777777" w:rsidR="008F59D8" w:rsidRPr="008F59D8" w:rsidRDefault="008F59D8" w:rsidP="008F59D8">
      <w:pPr>
        <w:shd w:val="clear" w:color="auto" w:fill="FFFFFF"/>
        <w:spacing w:line="240" w:lineRule="atLeast"/>
        <w:rPr>
          <w:rFonts w:eastAsia="Times New Roman"/>
          <w:color w:val="000000" w:themeColor="text1"/>
          <w:spacing w:val="0"/>
          <w:szCs w:val="26"/>
        </w:rPr>
      </w:pPr>
    </w:p>
    <w:p w14:paraId="14DD27C2"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Adafruit.io Setup *********************************/</w:t>
      </w:r>
    </w:p>
    <w:p w14:paraId="034AF155" w14:textId="77777777" w:rsidR="008F59D8" w:rsidRPr="008F59D8" w:rsidRDefault="008F59D8" w:rsidP="008F59D8">
      <w:pPr>
        <w:shd w:val="clear" w:color="auto" w:fill="FFFFFF"/>
        <w:spacing w:line="240" w:lineRule="atLeast"/>
        <w:rPr>
          <w:rFonts w:eastAsia="Times New Roman"/>
          <w:color w:val="000000" w:themeColor="text1"/>
          <w:spacing w:val="0"/>
          <w:szCs w:val="26"/>
        </w:rPr>
      </w:pPr>
    </w:p>
    <w:p w14:paraId="6D18F1AA"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w:t>
      </w:r>
      <w:proofErr w:type="gramStart"/>
      <w:r w:rsidRPr="008F59D8">
        <w:rPr>
          <w:rFonts w:eastAsia="Times New Roman"/>
          <w:color w:val="000000" w:themeColor="text1"/>
          <w:spacing w:val="0"/>
          <w:szCs w:val="26"/>
        </w:rPr>
        <w:t>define</w:t>
      </w:r>
      <w:proofErr w:type="gramEnd"/>
      <w:r w:rsidRPr="008F59D8">
        <w:rPr>
          <w:rFonts w:eastAsia="Times New Roman"/>
          <w:color w:val="000000" w:themeColor="text1"/>
          <w:spacing w:val="0"/>
          <w:szCs w:val="26"/>
        </w:rPr>
        <w:t xml:space="preserve"> AIO_SERVER      "io.adafruit.com"</w:t>
      </w:r>
    </w:p>
    <w:p w14:paraId="70FBF1E8"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w:t>
      </w:r>
      <w:proofErr w:type="gramStart"/>
      <w:r w:rsidRPr="008F59D8">
        <w:rPr>
          <w:rFonts w:eastAsia="Times New Roman"/>
          <w:color w:val="000000" w:themeColor="text1"/>
          <w:spacing w:val="0"/>
          <w:szCs w:val="26"/>
        </w:rPr>
        <w:t>define</w:t>
      </w:r>
      <w:proofErr w:type="gramEnd"/>
      <w:r w:rsidRPr="008F59D8">
        <w:rPr>
          <w:rFonts w:eastAsia="Times New Roman"/>
          <w:color w:val="000000" w:themeColor="text1"/>
          <w:spacing w:val="0"/>
          <w:szCs w:val="26"/>
        </w:rPr>
        <w:t xml:space="preserve"> AIO_SERVERPORT  1883                   // use 8883 for SSL</w:t>
      </w:r>
    </w:p>
    <w:p w14:paraId="0C7C3876"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w:t>
      </w:r>
      <w:proofErr w:type="gramStart"/>
      <w:r w:rsidRPr="008F59D8">
        <w:rPr>
          <w:rFonts w:eastAsia="Times New Roman"/>
          <w:color w:val="000000" w:themeColor="text1"/>
          <w:spacing w:val="0"/>
          <w:szCs w:val="26"/>
        </w:rPr>
        <w:t>define</w:t>
      </w:r>
      <w:proofErr w:type="gramEnd"/>
      <w:r w:rsidRPr="008F59D8">
        <w:rPr>
          <w:rFonts w:eastAsia="Times New Roman"/>
          <w:color w:val="000000" w:themeColor="text1"/>
          <w:spacing w:val="0"/>
          <w:szCs w:val="26"/>
        </w:rPr>
        <w:t xml:space="preserve"> AIO_USERNAME    "thanh123"</w:t>
      </w:r>
    </w:p>
    <w:p w14:paraId="148EBEFE"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w:t>
      </w:r>
      <w:proofErr w:type="gramStart"/>
      <w:r w:rsidRPr="008F59D8">
        <w:rPr>
          <w:rFonts w:eastAsia="Times New Roman"/>
          <w:color w:val="000000" w:themeColor="text1"/>
          <w:spacing w:val="0"/>
          <w:szCs w:val="26"/>
        </w:rPr>
        <w:t>define</w:t>
      </w:r>
      <w:proofErr w:type="gramEnd"/>
      <w:r w:rsidRPr="008F59D8">
        <w:rPr>
          <w:rFonts w:eastAsia="Times New Roman"/>
          <w:color w:val="000000" w:themeColor="text1"/>
          <w:spacing w:val="0"/>
          <w:szCs w:val="26"/>
        </w:rPr>
        <w:t xml:space="preserve"> AIO_KEY         "aio_yflm55hm9sog25UKVKVTqtCIXAKj"</w:t>
      </w:r>
    </w:p>
    <w:p w14:paraId="4341CB9F"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Global State (you don't need to change this!) ******************/</w:t>
      </w:r>
    </w:p>
    <w:p w14:paraId="4E2D7930"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Create an ESP8266 </w:t>
      </w:r>
      <w:proofErr w:type="spellStart"/>
      <w:r w:rsidRPr="008F59D8">
        <w:rPr>
          <w:rFonts w:eastAsia="Times New Roman"/>
          <w:color w:val="000000" w:themeColor="text1"/>
          <w:spacing w:val="0"/>
          <w:szCs w:val="26"/>
        </w:rPr>
        <w:t>WiFiClient</w:t>
      </w:r>
      <w:proofErr w:type="spellEnd"/>
      <w:r w:rsidRPr="008F59D8">
        <w:rPr>
          <w:rFonts w:eastAsia="Times New Roman"/>
          <w:color w:val="000000" w:themeColor="text1"/>
          <w:spacing w:val="0"/>
          <w:szCs w:val="26"/>
        </w:rPr>
        <w:t xml:space="preserve"> class to connect to the MQTT server.</w:t>
      </w:r>
    </w:p>
    <w:p w14:paraId="418F0BE4" w14:textId="77777777" w:rsidR="008F59D8" w:rsidRPr="008F59D8" w:rsidRDefault="008F59D8" w:rsidP="008F59D8">
      <w:pPr>
        <w:shd w:val="clear" w:color="auto" w:fill="FFFFFF"/>
        <w:spacing w:line="240" w:lineRule="atLeast"/>
        <w:rPr>
          <w:rFonts w:eastAsia="Times New Roman"/>
          <w:color w:val="000000" w:themeColor="text1"/>
          <w:spacing w:val="0"/>
          <w:szCs w:val="26"/>
        </w:rPr>
      </w:pPr>
      <w:proofErr w:type="spellStart"/>
      <w:r w:rsidRPr="008F59D8">
        <w:rPr>
          <w:rFonts w:eastAsia="Times New Roman"/>
          <w:color w:val="000000" w:themeColor="text1"/>
          <w:spacing w:val="0"/>
          <w:szCs w:val="26"/>
        </w:rPr>
        <w:t>WiFiClient</w:t>
      </w:r>
      <w:proofErr w:type="spellEnd"/>
      <w:r w:rsidRPr="008F59D8">
        <w:rPr>
          <w:rFonts w:eastAsia="Times New Roman"/>
          <w:color w:val="000000" w:themeColor="text1"/>
          <w:spacing w:val="0"/>
          <w:szCs w:val="26"/>
        </w:rPr>
        <w:t xml:space="preserve"> client;</w:t>
      </w:r>
    </w:p>
    <w:p w14:paraId="27C8016C"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or... use </w:t>
      </w:r>
      <w:proofErr w:type="spellStart"/>
      <w:r w:rsidRPr="008F59D8">
        <w:rPr>
          <w:rFonts w:eastAsia="Times New Roman"/>
          <w:color w:val="000000" w:themeColor="text1"/>
          <w:spacing w:val="0"/>
          <w:szCs w:val="26"/>
        </w:rPr>
        <w:t>WiFiClientSecure</w:t>
      </w:r>
      <w:proofErr w:type="spellEnd"/>
      <w:r w:rsidRPr="008F59D8">
        <w:rPr>
          <w:rFonts w:eastAsia="Times New Roman"/>
          <w:color w:val="000000" w:themeColor="text1"/>
          <w:spacing w:val="0"/>
          <w:szCs w:val="26"/>
        </w:rPr>
        <w:t xml:space="preserve"> for SSL</w:t>
      </w:r>
    </w:p>
    <w:p w14:paraId="3EEB4CAC"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w:t>
      </w:r>
      <w:proofErr w:type="spellStart"/>
      <w:r w:rsidRPr="008F59D8">
        <w:rPr>
          <w:rFonts w:eastAsia="Times New Roman"/>
          <w:color w:val="000000" w:themeColor="text1"/>
          <w:spacing w:val="0"/>
          <w:szCs w:val="26"/>
        </w:rPr>
        <w:t>WiFiClientSecure</w:t>
      </w:r>
      <w:proofErr w:type="spellEnd"/>
      <w:r w:rsidRPr="008F59D8">
        <w:rPr>
          <w:rFonts w:eastAsia="Times New Roman"/>
          <w:color w:val="000000" w:themeColor="text1"/>
          <w:spacing w:val="0"/>
          <w:szCs w:val="26"/>
        </w:rPr>
        <w:t xml:space="preserve"> client;</w:t>
      </w:r>
    </w:p>
    <w:p w14:paraId="63E9446A"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Setup the MQTT client class by passing in the </w:t>
      </w:r>
      <w:proofErr w:type="spellStart"/>
      <w:r w:rsidRPr="008F59D8">
        <w:rPr>
          <w:rFonts w:eastAsia="Times New Roman"/>
          <w:color w:val="000000" w:themeColor="text1"/>
          <w:spacing w:val="0"/>
          <w:szCs w:val="26"/>
        </w:rPr>
        <w:t>WiFi</w:t>
      </w:r>
      <w:proofErr w:type="spellEnd"/>
      <w:r w:rsidRPr="008F59D8">
        <w:rPr>
          <w:rFonts w:eastAsia="Times New Roman"/>
          <w:color w:val="000000" w:themeColor="text1"/>
          <w:spacing w:val="0"/>
          <w:szCs w:val="26"/>
        </w:rPr>
        <w:t xml:space="preserve"> client and MQTT server and login details.</w:t>
      </w:r>
    </w:p>
    <w:p w14:paraId="06F27FDC" w14:textId="77777777" w:rsidR="008F59D8" w:rsidRPr="008F59D8" w:rsidRDefault="008F59D8" w:rsidP="008F59D8">
      <w:pPr>
        <w:shd w:val="clear" w:color="auto" w:fill="FFFFFF"/>
        <w:spacing w:line="240" w:lineRule="atLeast"/>
        <w:rPr>
          <w:rFonts w:eastAsia="Times New Roman"/>
          <w:color w:val="000000" w:themeColor="text1"/>
          <w:spacing w:val="0"/>
          <w:szCs w:val="26"/>
        </w:rPr>
      </w:pPr>
      <w:proofErr w:type="spellStart"/>
      <w:r w:rsidRPr="008F59D8">
        <w:rPr>
          <w:rFonts w:eastAsia="Times New Roman"/>
          <w:color w:val="000000" w:themeColor="text1"/>
          <w:spacing w:val="0"/>
          <w:szCs w:val="26"/>
        </w:rPr>
        <w:t>Adafruit_MQTT_Client</w:t>
      </w:r>
      <w:proofErr w:type="spellEnd"/>
      <w:r w:rsidRPr="008F59D8">
        <w:rPr>
          <w:rFonts w:eastAsia="Times New Roman"/>
          <w:color w:val="000000" w:themeColor="text1"/>
          <w:spacing w:val="0"/>
          <w:szCs w:val="26"/>
        </w:rPr>
        <w:t xml:space="preserve"> </w:t>
      </w:r>
      <w:proofErr w:type="spellStart"/>
      <w:proofErr w:type="gramStart"/>
      <w:r w:rsidRPr="008F59D8">
        <w:rPr>
          <w:rFonts w:eastAsia="Times New Roman"/>
          <w:color w:val="000000" w:themeColor="text1"/>
          <w:spacing w:val="0"/>
          <w:szCs w:val="26"/>
        </w:rPr>
        <w:t>mqtt</w:t>
      </w:r>
      <w:proofErr w:type="spellEnd"/>
      <w:r w:rsidRPr="008F59D8">
        <w:rPr>
          <w:rFonts w:eastAsia="Times New Roman"/>
          <w:color w:val="000000" w:themeColor="text1"/>
          <w:spacing w:val="0"/>
          <w:szCs w:val="26"/>
        </w:rPr>
        <w:t>(</w:t>
      </w:r>
      <w:proofErr w:type="gramEnd"/>
      <w:r w:rsidRPr="008F59D8">
        <w:rPr>
          <w:rFonts w:eastAsia="Times New Roman"/>
          <w:color w:val="000000" w:themeColor="text1"/>
          <w:spacing w:val="0"/>
          <w:szCs w:val="26"/>
        </w:rPr>
        <w:t>&amp;client, AIO_SERVER, AIO_SERVERPORT, AIO_USERNAME, AIO_KEY);</w:t>
      </w:r>
    </w:p>
    <w:p w14:paraId="201FDD3C"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Setup a feed called 'photocell' for publishing.</w:t>
      </w:r>
    </w:p>
    <w:p w14:paraId="01771720"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Notice MQTT paths for AIO follow the form: &lt;username&gt;/feeds/&lt;</w:t>
      </w:r>
      <w:proofErr w:type="spellStart"/>
      <w:r w:rsidRPr="008F59D8">
        <w:rPr>
          <w:rFonts w:eastAsia="Times New Roman"/>
          <w:color w:val="000000" w:themeColor="text1"/>
          <w:spacing w:val="0"/>
          <w:szCs w:val="26"/>
        </w:rPr>
        <w:t>feedname</w:t>
      </w:r>
      <w:proofErr w:type="spellEnd"/>
      <w:r w:rsidRPr="008F59D8">
        <w:rPr>
          <w:rFonts w:eastAsia="Times New Roman"/>
          <w:color w:val="000000" w:themeColor="text1"/>
          <w:spacing w:val="0"/>
          <w:szCs w:val="26"/>
        </w:rPr>
        <w:t>&gt;</w:t>
      </w:r>
    </w:p>
    <w:p w14:paraId="50BECF4F" w14:textId="77777777" w:rsidR="008F59D8" w:rsidRPr="008F59D8" w:rsidRDefault="008F59D8" w:rsidP="008F59D8">
      <w:pPr>
        <w:shd w:val="clear" w:color="auto" w:fill="FFFFFF"/>
        <w:spacing w:line="240" w:lineRule="atLeast"/>
        <w:rPr>
          <w:rFonts w:eastAsia="Times New Roman"/>
          <w:color w:val="000000" w:themeColor="text1"/>
          <w:spacing w:val="0"/>
          <w:szCs w:val="26"/>
        </w:rPr>
      </w:pPr>
      <w:proofErr w:type="spellStart"/>
      <w:r w:rsidRPr="008F59D8">
        <w:rPr>
          <w:rFonts w:eastAsia="Times New Roman"/>
          <w:color w:val="000000" w:themeColor="text1"/>
          <w:spacing w:val="0"/>
          <w:szCs w:val="26"/>
        </w:rPr>
        <w:t>Adafruit_MQTT_Publish</w:t>
      </w:r>
      <w:proofErr w:type="spellEnd"/>
      <w:r w:rsidRPr="008F59D8">
        <w:rPr>
          <w:rFonts w:eastAsia="Times New Roman"/>
          <w:color w:val="000000" w:themeColor="text1"/>
          <w:spacing w:val="0"/>
          <w:szCs w:val="26"/>
        </w:rPr>
        <w:t xml:space="preserve"> </w:t>
      </w:r>
      <w:proofErr w:type="spellStart"/>
      <w:r w:rsidRPr="008F59D8">
        <w:rPr>
          <w:rFonts w:eastAsia="Times New Roman"/>
          <w:color w:val="000000" w:themeColor="text1"/>
          <w:spacing w:val="0"/>
          <w:szCs w:val="26"/>
        </w:rPr>
        <w:t>publish_Temp</w:t>
      </w:r>
      <w:proofErr w:type="spellEnd"/>
      <w:r w:rsidRPr="008F59D8">
        <w:rPr>
          <w:rFonts w:eastAsia="Times New Roman"/>
          <w:color w:val="000000" w:themeColor="text1"/>
          <w:spacing w:val="0"/>
          <w:szCs w:val="26"/>
        </w:rPr>
        <w:t xml:space="preserve"> = </w:t>
      </w:r>
      <w:proofErr w:type="spellStart"/>
      <w:r w:rsidRPr="008F59D8">
        <w:rPr>
          <w:rFonts w:eastAsia="Times New Roman"/>
          <w:color w:val="000000" w:themeColor="text1"/>
          <w:spacing w:val="0"/>
          <w:szCs w:val="26"/>
        </w:rPr>
        <w:t>Adafruit_MQTT_</w:t>
      </w:r>
      <w:proofErr w:type="gramStart"/>
      <w:r w:rsidRPr="008F59D8">
        <w:rPr>
          <w:rFonts w:eastAsia="Times New Roman"/>
          <w:color w:val="000000" w:themeColor="text1"/>
          <w:spacing w:val="0"/>
          <w:szCs w:val="26"/>
        </w:rPr>
        <w:t>Publish</w:t>
      </w:r>
      <w:proofErr w:type="spellEnd"/>
      <w:r w:rsidRPr="008F59D8">
        <w:rPr>
          <w:rFonts w:eastAsia="Times New Roman"/>
          <w:color w:val="000000" w:themeColor="text1"/>
          <w:spacing w:val="0"/>
          <w:szCs w:val="26"/>
        </w:rPr>
        <w:t>(</w:t>
      </w:r>
      <w:proofErr w:type="gramEnd"/>
      <w:r w:rsidRPr="008F59D8">
        <w:rPr>
          <w:rFonts w:eastAsia="Times New Roman"/>
          <w:color w:val="000000" w:themeColor="text1"/>
          <w:spacing w:val="0"/>
          <w:szCs w:val="26"/>
        </w:rPr>
        <w:t>&amp;</w:t>
      </w:r>
      <w:proofErr w:type="spellStart"/>
      <w:r w:rsidRPr="008F59D8">
        <w:rPr>
          <w:rFonts w:eastAsia="Times New Roman"/>
          <w:color w:val="000000" w:themeColor="text1"/>
          <w:spacing w:val="0"/>
          <w:szCs w:val="26"/>
        </w:rPr>
        <w:t>mqtt</w:t>
      </w:r>
      <w:proofErr w:type="spellEnd"/>
      <w:r w:rsidRPr="008F59D8">
        <w:rPr>
          <w:rFonts w:eastAsia="Times New Roman"/>
          <w:color w:val="000000" w:themeColor="text1"/>
          <w:spacing w:val="0"/>
          <w:szCs w:val="26"/>
        </w:rPr>
        <w:t>, AIO_USERNAME "/feeds/Temp");</w:t>
      </w:r>
    </w:p>
    <w:p w14:paraId="4323FBBE" w14:textId="77777777" w:rsidR="008F59D8" w:rsidRPr="008F59D8" w:rsidRDefault="008F59D8" w:rsidP="008F59D8">
      <w:pPr>
        <w:shd w:val="clear" w:color="auto" w:fill="FFFFFF"/>
        <w:spacing w:line="240" w:lineRule="atLeast"/>
        <w:rPr>
          <w:rFonts w:eastAsia="Times New Roman"/>
          <w:color w:val="000000" w:themeColor="text1"/>
          <w:spacing w:val="0"/>
          <w:szCs w:val="26"/>
        </w:rPr>
      </w:pPr>
    </w:p>
    <w:p w14:paraId="567D787F"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Setup a feed called '</w:t>
      </w:r>
      <w:proofErr w:type="spellStart"/>
      <w:r w:rsidRPr="008F59D8">
        <w:rPr>
          <w:rFonts w:eastAsia="Times New Roman"/>
          <w:color w:val="000000" w:themeColor="text1"/>
          <w:spacing w:val="0"/>
          <w:szCs w:val="26"/>
        </w:rPr>
        <w:t>onoff</w:t>
      </w:r>
      <w:proofErr w:type="spellEnd"/>
      <w:r w:rsidRPr="008F59D8">
        <w:rPr>
          <w:rFonts w:eastAsia="Times New Roman"/>
          <w:color w:val="000000" w:themeColor="text1"/>
          <w:spacing w:val="0"/>
          <w:szCs w:val="26"/>
        </w:rPr>
        <w:t>' for subscribing to changes.</w:t>
      </w:r>
    </w:p>
    <w:p w14:paraId="26847D20" w14:textId="77777777" w:rsidR="008F59D8" w:rsidRPr="008F59D8" w:rsidRDefault="008F59D8" w:rsidP="008F59D8">
      <w:pPr>
        <w:shd w:val="clear" w:color="auto" w:fill="FFFFFF"/>
        <w:spacing w:line="240" w:lineRule="atLeast"/>
        <w:rPr>
          <w:rFonts w:eastAsia="Times New Roman"/>
          <w:color w:val="000000" w:themeColor="text1"/>
          <w:spacing w:val="0"/>
          <w:szCs w:val="26"/>
        </w:rPr>
      </w:pPr>
      <w:proofErr w:type="spellStart"/>
      <w:r w:rsidRPr="008F59D8">
        <w:rPr>
          <w:rFonts w:eastAsia="Times New Roman"/>
          <w:color w:val="000000" w:themeColor="text1"/>
          <w:spacing w:val="0"/>
          <w:szCs w:val="26"/>
        </w:rPr>
        <w:lastRenderedPageBreak/>
        <w:t>Adafruit_MQTT_Subscribe</w:t>
      </w:r>
      <w:proofErr w:type="spellEnd"/>
      <w:r w:rsidRPr="008F59D8">
        <w:rPr>
          <w:rFonts w:eastAsia="Times New Roman"/>
          <w:color w:val="000000" w:themeColor="text1"/>
          <w:spacing w:val="0"/>
          <w:szCs w:val="26"/>
        </w:rPr>
        <w:t xml:space="preserve"> </w:t>
      </w:r>
      <w:proofErr w:type="spellStart"/>
      <w:r w:rsidRPr="008F59D8">
        <w:rPr>
          <w:rFonts w:eastAsia="Times New Roman"/>
          <w:color w:val="000000" w:themeColor="text1"/>
          <w:spacing w:val="0"/>
          <w:szCs w:val="26"/>
        </w:rPr>
        <w:t>onoffbutton</w:t>
      </w:r>
      <w:proofErr w:type="spellEnd"/>
      <w:r w:rsidRPr="008F59D8">
        <w:rPr>
          <w:rFonts w:eastAsia="Times New Roman"/>
          <w:color w:val="000000" w:themeColor="text1"/>
          <w:spacing w:val="0"/>
          <w:szCs w:val="26"/>
        </w:rPr>
        <w:t xml:space="preserve"> = </w:t>
      </w:r>
      <w:proofErr w:type="spellStart"/>
      <w:r w:rsidRPr="008F59D8">
        <w:rPr>
          <w:rFonts w:eastAsia="Times New Roman"/>
          <w:color w:val="000000" w:themeColor="text1"/>
          <w:spacing w:val="0"/>
          <w:szCs w:val="26"/>
        </w:rPr>
        <w:t>Adafruit_MQTT_</w:t>
      </w:r>
      <w:proofErr w:type="gramStart"/>
      <w:r w:rsidRPr="008F59D8">
        <w:rPr>
          <w:rFonts w:eastAsia="Times New Roman"/>
          <w:color w:val="000000" w:themeColor="text1"/>
          <w:spacing w:val="0"/>
          <w:szCs w:val="26"/>
        </w:rPr>
        <w:t>Subscribe</w:t>
      </w:r>
      <w:proofErr w:type="spellEnd"/>
      <w:r w:rsidRPr="008F59D8">
        <w:rPr>
          <w:rFonts w:eastAsia="Times New Roman"/>
          <w:color w:val="000000" w:themeColor="text1"/>
          <w:spacing w:val="0"/>
          <w:szCs w:val="26"/>
        </w:rPr>
        <w:t>(</w:t>
      </w:r>
      <w:proofErr w:type="gramEnd"/>
      <w:r w:rsidRPr="008F59D8">
        <w:rPr>
          <w:rFonts w:eastAsia="Times New Roman"/>
          <w:color w:val="000000" w:themeColor="text1"/>
          <w:spacing w:val="0"/>
          <w:szCs w:val="26"/>
        </w:rPr>
        <w:t>&amp;</w:t>
      </w:r>
      <w:proofErr w:type="spellStart"/>
      <w:r w:rsidRPr="008F59D8">
        <w:rPr>
          <w:rFonts w:eastAsia="Times New Roman"/>
          <w:color w:val="000000" w:themeColor="text1"/>
          <w:spacing w:val="0"/>
          <w:szCs w:val="26"/>
        </w:rPr>
        <w:t>mqtt</w:t>
      </w:r>
      <w:proofErr w:type="spellEnd"/>
      <w:r w:rsidRPr="008F59D8">
        <w:rPr>
          <w:rFonts w:eastAsia="Times New Roman"/>
          <w:color w:val="000000" w:themeColor="text1"/>
          <w:spacing w:val="0"/>
          <w:szCs w:val="26"/>
        </w:rPr>
        <w:t>, AIO_USERNAME "/feeds/</w:t>
      </w:r>
      <w:proofErr w:type="spellStart"/>
      <w:r w:rsidRPr="008F59D8">
        <w:rPr>
          <w:rFonts w:eastAsia="Times New Roman"/>
          <w:color w:val="000000" w:themeColor="text1"/>
          <w:spacing w:val="0"/>
          <w:szCs w:val="26"/>
        </w:rPr>
        <w:t>Control_quat</w:t>
      </w:r>
      <w:proofErr w:type="spellEnd"/>
      <w:r w:rsidRPr="008F59D8">
        <w:rPr>
          <w:rFonts w:eastAsia="Times New Roman"/>
          <w:color w:val="000000" w:themeColor="text1"/>
          <w:spacing w:val="0"/>
          <w:szCs w:val="26"/>
        </w:rPr>
        <w:t>");</w:t>
      </w:r>
    </w:p>
    <w:p w14:paraId="43C0F810" w14:textId="77777777" w:rsidR="008F59D8" w:rsidRPr="008F59D8" w:rsidRDefault="008F59D8" w:rsidP="008F59D8">
      <w:pPr>
        <w:shd w:val="clear" w:color="auto" w:fill="FFFFFF"/>
        <w:spacing w:line="240" w:lineRule="atLeast"/>
        <w:rPr>
          <w:rFonts w:eastAsia="Times New Roman"/>
          <w:color w:val="000000" w:themeColor="text1"/>
          <w:spacing w:val="0"/>
          <w:szCs w:val="26"/>
        </w:rPr>
      </w:pPr>
    </w:p>
    <w:p w14:paraId="5CF94392"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Sketch Code ************************************/</w:t>
      </w:r>
    </w:p>
    <w:p w14:paraId="61A215FF" w14:textId="77777777" w:rsidR="008F59D8" w:rsidRPr="008F59D8" w:rsidRDefault="008F59D8" w:rsidP="008F59D8">
      <w:pPr>
        <w:shd w:val="clear" w:color="auto" w:fill="FFFFFF"/>
        <w:spacing w:line="240" w:lineRule="atLeast"/>
        <w:rPr>
          <w:rFonts w:eastAsia="Times New Roman"/>
          <w:color w:val="000000" w:themeColor="text1"/>
          <w:spacing w:val="0"/>
          <w:szCs w:val="26"/>
        </w:rPr>
      </w:pPr>
    </w:p>
    <w:p w14:paraId="2232CF4D"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Bug workaround for Arduino 1.6.6, it seems to need a function declaration</w:t>
      </w:r>
    </w:p>
    <w:p w14:paraId="12477386"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for some reason (only affects ESP8266, likely an </w:t>
      </w:r>
      <w:proofErr w:type="spellStart"/>
      <w:r w:rsidRPr="008F59D8">
        <w:rPr>
          <w:rFonts w:eastAsia="Times New Roman"/>
          <w:color w:val="000000" w:themeColor="text1"/>
          <w:spacing w:val="0"/>
          <w:szCs w:val="26"/>
        </w:rPr>
        <w:t>arduino</w:t>
      </w:r>
      <w:proofErr w:type="spellEnd"/>
      <w:r w:rsidRPr="008F59D8">
        <w:rPr>
          <w:rFonts w:eastAsia="Times New Roman"/>
          <w:color w:val="000000" w:themeColor="text1"/>
          <w:spacing w:val="0"/>
          <w:szCs w:val="26"/>
        </w:rPr>
        <w:t>-builder bug).</w:t>
      </w:r>
    </w:p>
    <w:p w14:paraId="5A279825"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void </w:t>
      </w:r>
      <w:proofErr w:type="spellStart"/>
      <w:r w:rsidRPr="008F59D8">
        <w:rPr>
          <w:rFonts w:eastAsia="Times New Roman"/>
          <w:color w:val="000000" w:themeColor="text1"/>
          <w:spacing w:val="0"/>
          <w:szCs w:val="26"/>
        </w:rPr>
        <w:t>MQTT_</w:t>
      </w:r>
      <w:proofErr w:type="gramStart"/>
      <w:r w:rsidRPr="008F59D8">
        <w:rPr>
          <w:rFonts w:eastAsia="Times New Roman"/>
          <w:color w:val="000000" w:themeColor="text1"/>
          <w:spacing w:val="0"/>
          <w:szCs w:val="26"/>
        </w:rPr>
        <w:t>connect</w:t>
      </w:r>
      <w:proofErr w:type="spellEnd"/>
      <w:r w:rsidRPr="008F59D8">
        <w:rPr>
          <w:rFonts w:eastAsia="Times New Roman"/>
          <w:color w:val="000000" w:themeColor="text1"/>
          <w:spacing w:val="0"/>
          <w:szCs w:val="26"/>
        </w:rPr>
        <w:t>(</w:t>
      </w:r>
      <w:proofErr w:type="gramEnd"/>
      <w:r w:rsidRPr="008F59D8">
        <w:rPr>
          <w:rFonts w:eastAsia="Times New Roman"/>
          <w:color w:val="000000" w:themeColor="text1"/>
          <w:spacing w:val="0"/>
          <w:szCs w:val="26"/>
        </w:rPr>
        <w:t>);</w:t>
      </w:r>
    </w:p>
    <w:p w14:paraId="3C04B3AF"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void </w:t>
      </w:r>
      <w:proofErr w:type="gramStart"/>
      <w:r w:rsidRPr="008F59D8">
        <w:rPr>
          <w:rFonts w:eastAsia="Times New Roman"/>
          <w:color w:val="000000" w:themeColor="text1"/>
          <w:spacing w:val="0"/>
          <w:szCs w:val="26"/>
        </w:rPr>
        <w:t>setup(</w:t>
      </w:r>
      <w:proofErr w:type="gramEnd"/>
      <w:r w:rsidRPr="008F59D8">
        <w:rPr>
          <w:rFonts w:eastAsia="Times New Roman"/>
          <w:color w:val="000000" w:themeColor="text1"/>
          <w:spacing w:val="0"/>
          <w:szCs w:val="26"/>
        </w:rPr>
        <w:t>) {</w:t>
      </w:r>
    </w:p>
    <w:p w14:paraId="1B6E1E2A"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w:t>
      </w:r>
      <w:proofErr w:type="spellStart"/>
      <w:proofErr w:type="gramStart"/>
      <w:r w:rsidRPr="008F59D8">
        <w:rPr>
          <w:rFonts w:eastAsia="Times New Roman"/>
          <w:color w:val="000000" w:themeColor="text1"/>
          <w:spacing w:val="0"/>
          <w:szCs w:val="26"/>
        </w:rPr>
        <w:t>pinMode</w:t>
      </w:r>
      <w:proofErr w:type="spellEnd"/>
      <w:r w:rsidRPr="008F59D8">
        <w:rPr>
          <w:rFonts w:eastAsia="Times New Roman"/>
          <w:color w:val="000000" w:themeColor="text1"/>
          <w:spacing w:val="0"/>
          <w:szCs w:val="26"/>
        </w:rPr>
        <w:t>(</w:t>
      </w:r>
      <w:proofErr w:type="gramEnd"/>
      <w:r w:rsidRPr="008F59D8">
        <w:rPr>
          <w:rFonts w:eastAsia="Times New Roman"/>
          <w:color w:val="000000" w:themeColor="text1"/>
          <w:spacing w:val="0"/>
          <w:szCs w:val="26"/>
        </w:rPr>
        <w:t>D11, OUTPUT);</w:t>
      </w:r>
    </w:p>
    <w:p w14:paraId="6A87DFB6"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w:t>
      </w:r>
      <w:proofErr w:type="spellStart"/>
      <w:proofErr w:type="gramStart"/>
      <w:r w:rsidRPr="008F59D8">
        <w:rPr>
          <w:rFonts w:eastAsia="Times New Roman"/>
          <w:color w:val="000000" w:themeColor="text1"/>
          <w:spacing w:val="0"/>
          <w:szCs w:val="26"/>
        </w:rPr>
        <w:t>digitalWrite</w:t>
      </w:r>
      <w:proofErr w:type="spellEnd"/>
      <w:r w:rsidRPr="008F59D8">
        <w:rPr>
          <w:rFonts w:eastAsia="Times New Roman"/>
          <w:color w:val="000000" w:themeColor="text1"/>
          <w:spacing w:val="0"/>
          <w:szCs w:val="26"/>
        </w:rPr>
        <w:t>(</w:t>
      </w:r>
      <w:proofErr w:type="gramEnd"/>
      <w:r w:rsidRPr="008F59D8">
        <w:rPr>
          <w:rFonts w:eastAsia="Times New Roman"/>
          <w:color w:val="000000" w:themeColor="text1"/>
          <w:spacing w:val="0"/>
          <w:szCs w:val="26"/>
        </w:rPr>
        <w:t>D11, LOW);   // turn the LED on (HIGH is the voltage level)</w:t>
      </w:r>
    </w:p>
    <w:p w14:paraId="799E3AA1"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w:t>
      </w:r>
      <w:proofErr w:type="spellStart"/>
      <w:r w:rsidRPr="008F59D8">
        <w:rPr>
          <w:rFonts w:eastAsia="Times New Roman"/>
          <w:color w:val="000000" w:themeColor="text1"/>
          <w:spacing w:val="0"/>
          <w:szCs w:val="26"/>
        </w:rPr>
        <w:t>Serial.begin</w:t>
      </w:r>
      <w:proofErr w:type="spellEnd"/>
      <w:r w:rsidRPr="008F59D8">
        <w:rPr>
          <w:rFonts w:eastAsia="Times New Roman"/>
          <w:color w:val="000000" w:themeColor="text1"/>
          <w:spacing w:val="0"/>
          <w:szCs w:val="26"/>
        </w:rPr>
        <w:t>(9600);</w:t>
      </w:r>
    </w:p>
    <w:p w14:paraId="463C39CF"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w:t>
      </w:r>
      <w:proofErr w:type="gramStart"/>
      <w:r w:rsidRPr="008F59D8">
        <w:rPr>
          <w:rFonts w:eastAsia="Times New Roman"/>
          <w:color w:val="000000" w:themeColor="text1"/>
          <w:spacing w:val="0"/>
          <w:szCs w:val="26"/>
        </w:rPr>
        <w:t>delay(</w:t>
      </w:r>
      <w:proofErr w:type="gramEnd"/>
      <w:r w:rsidRPr="008F59D8">
        <w:rPr>
          <w:rFonts w:eastAsia="Times New Roman"/>
          <w:color w:val="000000" w:themeColor="text1"/>
          <w:spacing w:val="0"/>
          <w:szCs w:val="26"/>
        </w:rPr>
        <w:t>10);</w:t>
      </w:r>
    </w:p>
    <w:p w14:paraId="0F8295D7"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w:t>
      </w:r>
      <w:proofErr w:type="spellStart"/>
      <w:r w:rsidRPr="008F59D8">
        <w:rPr>
          <w:rFonts w:eastAsia="Times New Roman"/>
          <w:color w:val="000000" w:themeColor="text1"/>
          <w:spacing w:val="0"/>
          <w:szCs w:val="26"/>
        </w:rPr>
        <w:t>Serial.println</w:t>
      </w:r>
      <w:proofErr w:type="spellEnd"/>
      <w:r w:rsidRPr="008F59D8">
        <w:rPr>
          <w:rFonts w:eastAsia="Times New Roman"/>
          <w:color w:val="000000" w:themeColor="text1"/>
          <w:spacing w:val="0"/>
          <w:szCs w:val="26"/>
        </w:rPr>
        <w:t>(</w:t>
      </w:r>
      <w:proofErr w:type="gramStart"/>
      <w:r w:rsidRPr="008F59D8">
        <w:rPr>
          <w:rFonts w:eastAsia="Times New Roman"/>
          <w:color w:val="000000" w:themeColor="text1"/>
          <w:spacing w:val="0"/>
          <w:szCs w:val="26"/>
        </w:rPr>
        <w:t>F(</w:t>
      </w:r>
      <w:proofErr w:type="gramEnd"/>
      <w:r w:rsidRPr="008F59D8">
        <w:rPr>
          <w:rFonts w:eastAsia="Times New Roman"/>
          <w:color w:val="000000" w:themeColor="text1"/>
          <w:spacing w:val="0"/>
          <w:szCs w:val="26"/>
        </w:rPr>
        <w:t>"Adafruit MQTT demo"));</w:t>
      </w:r>
    </w:p>
    <w:p w14:paraId="1FBB1234"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 Connect to </w:t>
      </w:r>
      <w:proofErr w:type="spellStart"/>
      <w:r w:rsidRPr="008F59D8">
        <w:rPr>
          <w:rFonts w:eastAsia="Times New Roman"/>
          <w:color w:val="000000" w:themeColor="text1"/>
          <w:spacing w:val="0"/>
          <w:szCs w:val="26"/>
        </w:rPr>
        <w:t>WiFi</w:t>
      </w:r>
      <w:proofErr w:type="spellEnd"/>
      <w:r w:rsidRPr="008F59D8">
        <w:rPr>
          <w:rFonts w:eastAsia="Times New Roman"/>
          <w:color w:val="000000" w:themeColor="text1"/>
          <w:spacing w:val="0"/>
          <w:szCs w:val="26"/>
        </w:rPr>
        <w:t xml:space="preserve"> access point.</w:t>
      </w:r>
    </w:p>
    <w:p w14:paraId="66B61819"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w:t>
      </w:r>
      <w:proofErr w:type="spellStart"/>
      <w:r w:rsidRPr="008F59D8">
        <w:rPr>
          <w:rFonts w:eastAsia="Times New Roman"/>
          <w:color w:val="000000" w:themeColor="text1"/>
          <w:spacing w:val="0"/>
          <w:szCs w:val="26"/>
        </w:rPr>
        <w:t>Serial.println</w:t>
      </w:r>
      <w:proofErr w:type="spellEnd"/>
      <w:r w:rsidRPr="008F59D8">
        <w:rPr>
          <w:rFonts w:eastAsia="Times New Roman"/>
          <w:color w:val="000000" w:themeColor="text1"/>
          <w:spacing w:val="0"/>
          <w:szCs w:val="26"/>
        </w:rPr>
        <w:t xml:space="preserve">(); </w:t>
      </w:r>
      <w:proofErr w:type="spellStart"/>
      <w:r w:rsidRPr="008F59D8">
        <w:rPr>
          <w:rFonts w:eastAsia="Times New Roman"/>
          <w:color w:val="000000" w:themeColor="text1"/>
          <w:spacing w:val="0"/>
          <w:szCs w:val="26"/>
        </w:rPr>
        <w:t>Serial.println</w:t>
      </w:r>
      <w:proofErr w:type="spellEnd"/>
      <w:r w:rsidRPr="008F59D8">
        <w:rPr>
          <w:rFonts w:eastAsia="Times New Roman"/>
          <w:color w:val="000000" w:themeColor="text1"/>
          <w:spacing w:val="0"/>
          <w:szCs w:val="26"/>
        </w:rPr>
        <w:t>();</w:t>
      </w:r>
    </w:p>
    <w:p w14:paraId="72C774A9"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w:t>
      </w:r>
      <w:proofErr w:type="spellStart"/>
      <w:r w:rsidRPr="008F59D8">
        <w:rPr>
          <w:rFonts w:eastAsia="Times New Roman"/>
          <w:color w:val="000000" w:themeColor="text1"/>
          <w:spacing w:val="0"/>
          <w:szCs w:val="26"/>
        </w:rPr>
        <w:t>Serial.print</w:t>
      </w:r>
      <w:proofErr w:type="spellEnd"/>
      <w:r w:rsidRPr="008F59D8">
        <w:rPr>
          <w:rFonts w:eastAsia="Times New Roman"/>
          <w:color w:val="000000" w:themeColor="text1"/>
          <w:spacing w:val="0"/>
          <w:szCs w:val="26"/>
        </w:rPr>
        <w:t>("Connecting to ");</w:t>
      </w:r>
    </w:p>
    <w:p w14:paraId="68D361B7"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w:t>
      </w:r>
      <w:proofErr w:type="spellStart"/>
      <w:r w:rsidRPr="008F59D8">
        <w:rPr>
          <w:rFonts w:eastAsia="Times New Roman"/>
          <w:color w:val="000000" w:themeColor="text1"/>
          <w:spacing w:val="0"/>
          <w:szCs w:val="26"/>
        </w:rPr>
        <w:t>Serial.println</w:t>
      </w:r>
      <w:proofErr w:type="spellEnd"/>
      <w:r w:rsidRPr="008F59D8">
        <w:rPr>
          <w:rFonts w:eastAsia="Times New Roman"/>
          <w:color w:val="000000" w:themeColor="text1"/>
          <w:spacing w:val="0"/>
          <w:szCs w:val="26"/>
        </w:rPr>
        <w:t>(WLAN_SSID);</w:t>
      </w:r>
    </w:p>
    <w:p w14:paraId="1058A018" w14:textId="77777777" w:rsidR="008F59D8" w:rsidRPr="008F59D8" w:rsidRDefault="008F59D8" w:rsidP="008F59D8">
      <w:pPr>
        <w:shd w:val="clear" w:color="auto" w:fill="FFFFFF"/>
        <w:spacing w:line="240" w:lineRule="atLeast"/>
        <w:rPr>
          <w:rFonts w:eastAsia="Times New Roman"/>
          <w:color w:val="000000" w:themeColor="text1"/>
          <w:spacing w:val="0"/>
          <w:szCs w:val="26"/>
        </w:rPr>
      </w:pPr>
    </w:p>
    <w:p w14:paraId="330280CD"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w:t>
      </w:r>
      <w:proofErr w:type="spellStart"/>
      <w:r w:rsidRPr="008F59D8">
        <w:rPr>
          <w:rFonts w:eastAsia="Times New Roman"/>
          <w:color w:val="000000" w:themeColor="text1"/>
          <w:spacing w:val="0"/>
          <w:szCs w:val="26"/>
        </w:rPr>
        <w:t>WiFi.begin</w:t>
      </w:r>
      <w:proofErr w:type="spellEnd"/>
      <w:r w:rsidRPr="008F59D8">
        <w:rPr>
          <w:rFonts w:eastAsia="Times New Roman"/>
          <w:color w:val="000000" w:themeColor="text1"/>
          <w:spacing w:val="0"/>
          <w:szCs w:val="26"/>
        </w:rPr>
        <w:t>(WLAN_SSID, WLAN_PASS);</w:t>
      </w:r>
    </w:p>
    <w:p w14:paraId="02140847"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while (</w:t>
      </w:r>
      <w:proofErr w:type="spellStart"/>
      <w:r w:rsidRPr="008F59D8">
        <w:rPr>
          <w:rFonts w:eastAsia="Times New Roman"/>
          <w:color w:val="000000" w:themeColor="text1"/>
          <w:spacing w:val="0"/>
          <w:szCs w:val="26"/>
        </w:rPr>
        <w:t>WiFi.status</w:t>
      </w:r>
      <w:proofErr w:type="spellEnd"/>
      <w:r w:rsidRPr="008F59D8">
        <w:rPr>
          <w:rFonts w:eastAsia="Times New Roman"/>
          <w:color w:val="000000" w:themeColor="text1"/>
          <w:spacing w:val="0"/>
          <w:szCs w:val="26"/>
        </w:rPr>
        <w:t>(</w:t>
      </w:r>
      <w:proofErr w:type="gramStart"/>
      <w:r w:rsidRPr="008F59D8">
        <w:rPr>
          <w:rFonts w:eastAsia="Times New Roman"/>
          <w:color w:val="000000" w:themeColor="text1"/>
          <w:spacing w:val="0"/>
          <w:szCs w:val="26"/>
        </w:rPr>
        <w:t>) !</w:t>
      </w:r>
      <w:proofErr w:type="gramEnd"/>
      <w:r w:rsidRPr="008F59D8">
        <w:rPr>
          <w:rFonts w:eastAsia="Times New Roman"/>
          <w:color w:val="000000" w:themeColor="text1"/>
          <w:spacing w:val="0"/>
          <w:szCs w:val="26"/>
        </w:rPr>
        <w:t>= WL_CONNECTED) {</w:t>
      </w:r>
    </w:p>
    <w:p w14:paraId="558E2A10"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w:t>
      </w:r>
      <w:proofErr w:type="gramStart"/>
      <w:r w:rsidRPr="008F59D8">
        <w:rPr>
          <w:rFonts w:eastAsia="Times New Roman"/>
          <w:color w:val="000000" w:themeColor="text1"/>
          <w:spacing w:val="0"/>
          <w:szCs w:val="26"/>
        </w:rPr>
        <w:t>delay(</w:t>
      </w:r>
      <w:proofErr w:type="gramEnd"/>
      <w:r w:rsidRPr="008F59D8">
        <w:rPr>
          <w:rFonts w:eastAsia="Times New Roman"/>
          <w:color w:val="000000" w:themeColor="text1"/>
          <w:spacing w:val="0"/>
          <w:szCs w:val="26"/>
        </w:rPr>
        <w:t>500);</w:t>
      </w:r>
    </w:p>
    <w:p w14:paraId="49F09057"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w:t>
      </w:r>
      <w:proofErr w:type="spellStart"/>
      <w:r w:rsidRPr="008F59D8">
        <w:rPr>
          <w:rFonts w:eastAsia="Times New Roman"/>
          <w:color w:val="000000" w:themeColor="text1"/>
          <w:spacing w:val="0"/>
          <w:szCs w:val="26"/>
        </w:rPr>
        <w:t>Serial.print</w:t>
      </w:r>
      <w:proofErr w:type="spellEnd"/>
      <w:r w:rsidRPr="008F59D8">
        <w:rPr>
          <w:rFonts w:eastAsia="Times New Roman"/>
          <w:color w:val="000000" w:themeColor="text1"/>
          <w:spacing w:val="0"/>
          <w:szCs w:val="26"/>
        </w:rPr>
        <w:t>(".");</w:t>
      </w:r>
    </w:p>
    <w:p w14:paraId="2CDE32FF"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w:t>
      </w:r>
    </w:p>
    <w:p w14:paraId="63572EDC"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w:t>
      </w:r>
      <w:proofErr w:type="spellStart"/>
      <w:r w:rsidRPr="008F59D8">
        <w:rPr>
          <w:rFonts w:eastAsia="Times New Roman"/>
          <w:color w:val="000000" w:themeColor="text1"/>
          <w:spacing w:val="0"/>
          <w:szCs w:val="26"/>
        </w:rPr>
        <w:t>Serial.println</w:t>
      </w:r>
      <w:proofErr w:type="spellEnd"/>
      <w:r w:rsidRPr="008F59D8">
        <w:rPr>
          <w:rFonts w:eastAsia="Times New Roman"/>
          <w:color w:val="000000" w:themeColor="text1"/>
          <w:spacing w:val="0"/>
          <w:szCs w:val="26"/>
        </w:rPr>
        <w:t>();</w:t>
      </w:r>
    </w:p>
    <w:p w14:paraId="22ADA00A"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w:t>
      </w:r>
      <w:proofErr w:type="spellStart"/>
      <w:r w:rsidRPr="008F59D8">
        <w:rPr>
          <w:rFonts w:eastAsia="Times New Roman"/>
          <w:color w:val="000000" w:themeColor="text1"/>
          <w:spacing w:val="0"/>
          <w:szCs w:val="26"/>
        </w:rPr>
        <w:t>Serial.println</w:t>
      </w:r>
      <w:proofErr w:type="spellEnd"/>
      <w:r w:rsidRPr="008F59D8">
        <w:rPr>
          <w:rFonts w:eastAsia="Times New Roman"/>
          <w:color w:val="000000" w:themeColor="text1"/>
          <w:spacing w:val="0"/>
          <w:szCs w:val="26"/>
        </w:rPr>
        <w:t>("</w:t>
      </w:r>
      <w:proofErr w:type="spellStart"/>
      <w:r w:rsidRPr="008F59D8">
        <w:rPr>
          <w:rFonts w:eastAsia="Times New Roman"/>
          <w:color w:val="000000" w:themeColor="text1"/>
          <w:spacing w:val="0"/>
          <w:szCs w:val="26"/>
        </w:rPr>
        <w:t>WiFi</w:t>
      </w:r>
      <w:proofErr w:type="spellEnd"/>
      <w:r w:rsidRPr="008F59D8">
        <w:rPr>
          <w:rFonts w:eastAsia="Times New Roman"/>
          <w:color w:val="000000" w:themeColor="text1"/>
          <w:spacing w:val="0"/>
          <w:szCs w:val="26"/>
        </w:rPr>
        <w:t xml:space="preserve"> connected");</w:t>
      </w:r>
    </w:p>
    <w:p w14:paraId="79E16B9B"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w:t>
      </w:r>
      <w:proofErr w:type="spellStart"/>
      <w:r w:rsidRPr="008F59D8">
        <w:rPr>
          <w:rFonts w:eastAsia="Times New Roman"/>
          <w:color w:val="000000" w:themeColor="text1"/>
          <w:spacing w:val="0"/>
          <w:szCs w:val="26"/>
        </w:rPr>
        <w:t>Serial.println</w:t>
      </w:r>
      <w:proofErr w:type="spellEnd"/>
      <w:r w:rsidRPr="008F59D8">
        <w:rPr>
          <w:rFonts w:eastAsia="Times New Roman"/>
          <w:color w:val="000000" w:themeColor="text1"/>
          <w:spacing w:val="0"/>
          <w:szCs w:val="26"/>
        </w:rPr>
        <w:t xml:space="preserve">("IP address: "); </w:t>
      </w:r>
      <w:proofErr w:type="spellStart"/>
      <w:r w:rsidRPr="008F59D8">
        <w:rPr>
          <w:rFonts w:eastAsia="Times New Roman"/>
          <w:color w:val="000000" w:themeColor="text1"/>
          <w:spacing w:val="0"/>
          <w:szCs w:val="26"/>
        </w:rPr>
        <w:t>Serial.println</w:t>
      </w:r>
      <w:proofErr w:type="spellEnd"/>
      <w:r w:rsidRPr="008F59D8">
        <w:rPr>
          <w:rFonts w:eastAsia="Times New Roman"/>
          <w:color w:val="000000" w:themeColor="text1"/>
          <w:spacing w:val="0"/>
          <w:szCs w:val="26"/>
        </w:rPr>
        <w:t>(</w:t>
      </w:r>
      <w:proofErr w:type="spellStart"/>
      <w:r w:rsidRPr="008F59D8">
        <w:rPr>
          <w:rFonts w:eastAsia="Times New Roman"/>
          <w:color w:val="000000" w:themeColor="text1"/>
          <w:spacing w:val="0"/>
          <w:szCs w:val="26"/>
        </w:rPr>
        <w:t>WiFi.localIP</w:t>
      </w:r>
      <w:proofErr w:type="spellEnd"/>
      <w:r w:rsidRPr="008F59D8">
        <w:rPr>
          <w:rFonts w:eastAsia="Times New Roman"/>
          <w:color w:val="000000" w:themeColor="text1"/>
          <w:spacing w:val="0"/>
          <w:szCs w:val="26"/>
        </w:rPr>
        <w:t>());</w:t>
      </w:r>
    </w:p>
    <w:p w14:paraId="57EA208E"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 Setup MQTT subscription for </w:t>
      </w:r>
      <w:proofErr w:type="spellStart"/>
      <w:r w:rsidRPr="008F59D8">
        <w:rPr>
          <w:rFonts w:eastAsia="Times New Roman"/>
          <w:color w:val="000000" w:themeColor="text1"/>
          <w:spacing w:val="0"/>
          <w:szCs w:val="26"/>
        </w:rPr>
        <w:t>onoff</w:t>
      </w:r>
      <w:proofErr w:type="spellEnd"/>
      <w:r w:rsidRPr="008F59D8">
        <w:rPr>
          <w:rFonts w:eastAsia="Times New Roman"/>
          <w:color w:val="000000" w:themeColor="text1"/>
          <w:spacing w:val="0"/>
          <w:szCs w:val="26"/>
        </w:rPr>
        <w:t xml:space="preserve"> feed.</w:t>
      </w:r>
    </w:p>
    <w:p w14:paraId="4BEFBC2E"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w:t>
      </w:r>
      <w:proofErr w:type="spellStart"/>
      <w:proofErr w:type="gramStart"/>
      <w:r w:rsidRPr="008F59D8">
        <w:rPr>
          <w:rFonts w:eastAsia="Times New Roman"/>
          <w:color w:val="000000" w:themeColor="text1"/>
          <w:spacing w:val="0"/>
          <w:szCs w:val="26"/>
        </w:rPr>
        <w:t>mqtt.subscribe</w:t>
      </w:r>
      <w:proofErr w:type="spellEnd"/>
      <w:proofErr w:type="gramEnd"/>
      <w:r w:rsidRPr="008F59D8">
        <w:rPr>
          <w:rFonts w:eastAsia="Times New Roman"/>
          <w:color w:val="000000" w:themeColor="text1"/>
          <w:spacing w:val="0"/>
          <w:szCs w:val="26"/>
        </w:rPr>
        <w:t>(&amp;</w:t>
      </w:r>
      <w:proofErr w:type="spellStart"/>
      <w:r w:rsidRPr="008F59D8">
        <w:rPr>
          <w:rFonts w:eastAsia="Times New Roman"/>
          <w:color w:val="000000" w:themeColor="text1"/>
          <w:spacing w:val="0"/>
          <w:szCs w:val="26"/>
        </w:rPr>
        <w:t>onoffbutton</w:t>
      </w:r>
      <w:proofErr w:type="spellEnd"/>
      <w:r w:rsidRPr="008F59D8">
        <w:rPr>
          <w:rFonts w:eastAsia="Times New Roman"/>
          <w:color w:val="000000" w:themeColor="text1"/>
          <w:spacing w:val="0"/>
          <w:szCs w:val="26"/>
        </w:rPr>
        <w:t>);</w:t>
      </w:r>
    </w:p>
    <w:p w14:paraId="47130D52"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w:t>
      </w:r>
    </w:p>
    <w:p w14:paraId="40F2F01C"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uint32_t x=0;</w:t>
      </w:r>
    </w:p>
    <w:p w14:paraId="42F23C89"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char </w:t>
      </w:r>
      <w:proofErr w:type="gramStart"/>
      <w:r w:rsidRPr="008F59D8">
        <w:rPr>
          <w:rFonts w:eastAsia="Times New Roman"/>
          <w:color w:val="000000" w:themeColor="text1"/>
          <w:spacing w:val="0"/>
          <w:szCs w:val="26"/>
        </w:rPr>
        <w:t>value[</w:t>
      </w:r>
      <w:proofErr w:type="gramEnd"/>
      <w:r w:rsidRPr="008F59D8">
        <w:rPr>
          <w:rFonts w:eastAsia="Times New Roman"/>
          <w:color w:val="000000" w:themeColor="text1"/>
          <w:spacing w:val="0"/>
          <w:szCs w:val="26"/>
        </w:rPr>
        <w:t>10], value1;</w:t>
      </w:r>
    </w:p>
    <w:p w14:paraId="62092FDB"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void </w:t>
      </w:r>
      <w:proofErr w:type="gramStart"/>
      <w:r w:rsidRPr="008F59D8">
        <w:rPr>
          <w:rFonts w:eastAsia="Times New Roman"/>
          <w:color w:val="000000" w:themeColor="text1"/>
          <w:spacing w:val="0"/>
          <w:szCs w:val="26"/>
        </w:rPr>
        <w:t>loop(</w:t>
      </w:r>
      <w:proofErr w:type="gramEnd"/>
      <w:r w:rsidRPr="008F59D8">
        <w:rPr>
          <w:rFonts w:eastAsia="Times New Roman"/>
          <w:color w:val="000000" w:themeColor="text1"/>
          <w:spacing w:val="0"/>
          <w:szCs w:val="26"/>
        </w:rPr>
        <w:t>) {</w:t>
      </w:r>
    </w:p>
    <w:p w14:paraId="157DC778"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 Ensure the connection to the MQTT server is alive (this will make the first</w:t>
      </w:r>
    </w:p>
    <w:p w14:paraId="1559F115"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 connection and automatically reconnect when disconnected).  See the </w:t>
      </w:r>
      <w:proofErr w:type="spellStart"/>
      <w:r w:rsidRPr="008F59D8">
        <w:rPr>
          <w:rFonts w:eastAsia="Times New Roman"/>
          <w:color w:val="000000" w:themeColor="text1"/>
          <w:spacing w:val="0"/>
          <w:szCs w:val="26"/>
        </w:rPr>
        <w:t>MQTT_connect</w:t>
      </w:r>
      <w:proofErr w:type="spellEnd"/>
    </w:p>
    <w:p w14:paraId="368265BB"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 function definition further below.</w:t>
      </w:r>
    </w:p>
    <w:p w14:paraId="43858C21"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w:t>
      </w:r>
      <w:proofErr w:type="spellStart"/>
      <w:r w:rsidRPr="008F59D8">
        <w:rPr>
          <w:rFonts w:eastAsia="Times New Roman"/>
          <w:color w:val="000000" w:themeColor="text1"/>
          <w:spacing w:val="0"/>
          <w:szCs w:val="26"/>
        </w:rPr>
        <w:t>MQTT_</w:t>
      </w:r>
      <w:proofErr w:type="gramStart"/>
      <w:r w:rsidRPr="008F59D8">
        <w:rPr>
          <w:rFonts w:eastAsia="Times New Roman"/>
          <w:color w:val="000000" w:themeColor="text1"/>
          <w:spacing w:val="0"/>
          <w:szCs w:val="26"/>
        </w:rPr>
        <w:t>connect</w:t>
      </w:r>
      <w:proofErr w:type="spellEnd"/>
      <w:r w:rsidRPr="008F59D8">
        <w:rPr>
          <w:rFonts w:eastAsia="Times New Roman"/>
          <w:color w:val="000000" w:themeColor="text1"/>
          <w:spacing w:val="0"/>
          <w:szCs w:val="26"/>
        </w:rPr>
        <w:t>(</w:t>
      </w:r>
      <w:proofErr w:type="gramEnd"/>
      <w:r w:rsidRPr="008F59D8">
        <w:rPr>
          <w:rFonts w:eastAsia="Times New Roman"/>
          <w:color w:val="000000" w:themeColor="text1"/>
          <w:spacing w:val="0"/>
          <w:szCs w:val="26"/>
        </w:rPr>
        <w:t>);</w:t>
      </w:r>
    </w:p>
    <w:p w14:paraId="755D959E"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 this is our 'wait for incoming subscription packets' busy subloop</w:t>
      </w:r>
    </w:p>
    <w:p w14:paraId="2241C11E"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 try to spend your time here</w:t>
      </w:r>
    </w:p>
    <w:p w14:paraId="4F9A52F8" w14:textId="77777777" w:rsidR="008F59D8" w:rsidRPr="008F59D8" w:rsidRDefault="008F59D8" w:rsidP="008F59D8">
      <w:pPr>
        <w:shd w:val="clear" w:color="auto" w:fill="FFFFFF"/>
        <w:spacing w:line="240" w:lineRule="atLeast"/>
        <w:rPr>
          <w:rFonts w:eastAsia="Times New Roman"/>
          <w:color w:val="000000" w:themeColor="text1"/>
          <w:spacing w:val="0"/>
          <w:szCs w:val="26"/>
        </w:rPr>
      </w:pPr>
    </w:p>
    <w:p w14:paraId="6E6DE156"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w:t>
      </w:r>
      <w:proofErr w:type="spellStart"/>
      <w:r w:rsidRPr="008F59D8">
        <w:rPr>
          <w:rFonts w:eastAsia="Times New Roman"/>
          <w:color w:val="000000" w:themeColor="text1"/>
          <w:spacing w:val="0"/>
          <w:szCs w:val="26"/>
        </w:rPr>
        <w:t>Adafruit_MQTT_Subscribe</w:t>
      </w:r>
      <w:proofErr w:type="spellEnd"/>
      <w:r w:rsidRPr="008F59D8">
        <w:rPr>
          <w:rFonts w:eastAsia="Times New Roman"/>
          <w:color w:val="000000" w:themeColor="text1"/>
          <w:spacing w:val="0"/>
          <w:szCs w:val="26"/>
        </w:rPr>
        <w:t xml:space="preserve"> *subscription;</w:t>
      </w:r>
    </w:p>
    <w:p w14:paraId="086A9A01"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while ((subscription = </w:t>
      </w:r>
      <w:proofErr w:type="spellStart"/>
      <w:proofErr w:type="gramStart"/>
      <w:r w:rsidRPr="008F59D8">
        <w:rPr>
          <w:rFonts w:eastAsia="Times New Roman"/>
          <w:color w:val="000000" w:themeColor="text1"/>
          <w:spacing w:val="0"/>
          <w:szCs w:val="26"/>
        </w:rPr>
        <w:t>mqtt.readSubscription</w:t>
      </w:r>
      <w:proofErr w:type="spellEnd"/>
      <w:proofErr w:type="gramEnd"/>
      <w:r w:rsidRPr="008F59D8">
        <w:rPr>
          <w:rFonts w:eastAsia="Times New Roman"/>
          <w:color w:val="000000" w:themeColor="text1"/>
          <w:spacing w:val="0"/>
          <w:szCs w:val="26"/>
        </w:rPr>
        <w:t>(5000))) {</w:t>
      </w:r>
    </w:p>
    <w:p w14:paraId="7CA2D248"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if (subscription == &amp;</w:t>
      </w:r>
      <w:proofErr w:type="spellStart"/>
      <w:r w:rsidRPr="008F59D8">
        <w:rPr>
          <w:rFonts w:eastAsia="Times New Roman"/>
          <w:color w:val="000000" w:themeColor="text1"/>
          <w:spacing w:val="0"/>
          <w:szCs w:val="26"/>
        </w:rPr>
        <w:t>onoffbutton</w:t>
      </w:r>
      <w:proofErr w:type="spellEnd"/>
      <w:r w:rsidRPr="008F59D8">
        <w:rPr>
          <w:rFonts w:eastAsia="Times New Roman"/>
          <w:color w:val="000000" w:themeColor="text1"/>
          <w:spacing w:val="0"/>
          <w:szCs w:val="26"/>
        </w:rPr>
        <w:t xml:space="preserve">) </w:t>
      </w:r>
    </w:p>
    <w:p w14:paraId="0D69FDA9"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w:t>
      </w:r>
    </w:p>
    <w:p w14:paraId="3634E648"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w:t>
      </w:r>
      <w:proofErr w:type="spellStart"/>
      <w:r w:rsidRPr="008F59D8">
        <w:rPr>
          <w:rFonts w:eastAsia="Times New Roman"/>
          <w:color w:val="000000" w:themeColor="text1"/>
          <w:spacing w:val="0"/>
          <w:szCs w:val="26"/>
        </w:rPr>
        <w:t>Serial.write</w:t>
      </w:r>
      <w:proofErr w:type="spellEnd"/>
      <w:r w:rsidRPr="008F59D8">
        <w:rPr>
          <w:rFonts w:eastAsia="Times New Roman"/>
          <w:color w:val="000000" w:themeColor="text1"/>
          <w:spacing w:val="0"/>
          <w:szCs w:val="26"/>
        </w:rPr>
        <w:t xml:space="preserve">((char </w:t>
      </w:r>
      <w:proofErr w:type="gramStart"/>
      <w:r w:rsidRPr="008F59D8">
        <w:rPr>
          <w:rFonts w:eastAsia="Times New Roman"/>
          <w:color w:val="000000" w:themeColor="text1"/>
          <w:spacing w:val="0"/>
          <w:szCs w:val="26"/>
        </w:rPr>
        <w:t>*)</w:t>
      </w:r>
      <w:proofErr w:type="spellStart"/>
      <w:r w:rsidRPr="008F59D8">
        <w:rPr>
          <w:rFonts w:eastAsia="Times New Roman"/>
          <w:color w:val="000000" w:themeColor="text1"/>
          <w:spacing w:val="0"/>
          <w:szCs w:val="26"/>
        </w:rPr>
        <w:t>onoffbutton</w:t>
      </w:r>
      <w:proofErr w:type="gramEnd"/>
      <w:r w:rsidRPr="008F59D8">
        <w:rPr>
          <w:rFonts w:eastAsia="Times New Roman"/>
          <w:color w:val="000000" w:themeColor="text1"/>
          <w:spacing w:val="0"/>
          <w:szCs w:val="26"/>
        </w:rPr>
        <w:t>.lastread</w:t>
      </w:r>
      <w:proofErr w:type="spellEnd"/>
      <w:r w:rsidRPr="008F59D8">
        <w:rPr>
          <w:rFonts w:eastAsia="Times New Roman"/>
          <w:color w:val="000000" w:themeColor="text1"/>
          <w:spacing w:val="0"/>
          <w:szCs w:val="26"/>
        </w:rPr>
        <w:t>);</w:t>
      </w:r>
    </w:p>
    <w:p w14:paraId="2673203D"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 </w:t>
      </w:r>
      <w:proofErr w:type="spellStart"/>
      <w:r w:rsidRPr="008F59D8">
        <w:rPr>
          <w:rFonts w:eastAsia="Times New Roman"/>
          <w:color w:val="000000" w:themeColor="text1"/>
          <w:spacing w:val="0"/>
          <w:szCs w:val="26"/>
        </w:rPr>
        <w:t>Serial.print</w:t>
      </w:r>
      <w:proofErr w:type="spellEnd"/>
      <w:r w:rsidRPr="008F59D8">
        <w:rPr>
          <w:rFonts w:eastAsia="Times New Roman"/>
          <w:color w:val="000000" w:themeColor="text1"/>
          <w:spacing w:val="0"/>
          <w:szCs w:val="26"/>
        </w:rPr>
        <w:t>(</w:t>
      </w:r>
      <w:proofErr w:type="gramStart"/>
      <w:r w:rsidRPr="008F59D8">
        <w:rPr>
          <w:rFonts w:eastAsia="Times New Roman"/>
          <w:color w:val="000000" w:themeColor="text1"/>
          <w:spacing w:val="0"/>
          <w:szCs w:val="26"/>
        </w:rPr>
        <w:t>F(</w:t>
      </w:r>
      <w:proofErr w:type="gramEnd"/>
      <w:r w:rsidRPr="008F59D8">
        <w:rPr>
          <w:rFonts w:eastAsia="Times New Roman"/>
          <w:color w:val="000000" w:themeColor="text1"/>
          <w:spacing w:val="0"/>
          <w:szCs w:val="26"/>
        </w:rPr>
        <w:t>"Got: "));</w:t>
      </w:r>
    </w:p>
    <w:p w14:paraId="29A893F6"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lastRenderedPageBreak/>
        <w:t xml:space="preserve">      // </w:t>
      </w:r>
      <w:proofErr w:type="spellStart"/>
      <w:r w:rsidRPr="008F59D8">
        <w:rPr>
          <w:rFonts w:eastAsia="Times New Roman"/>
          <w:color w:val="000000" w:themeColor="text1"/>
          <w:spacing w:val="0"/>
          <w:szCs w:val="26"/>
        </w:rPr>
        <w:t>Serial.println</w:t>
      </w:r>
      <w:proofErr w:type="spellEnd"/>
      <w:r w:rsidRPr="008F59D8">
        <w:rPr>
          <w:rFonts w:eastAsia="Times New Roman"/>
          <w:color w:val="000000" w:themeColor="text1"/>
          <w:spacing w:val="0"/>
          <w:szCs w:val="26"/>
        </w:rPr>
        <w:t xml:space="preserve">((char </w:t>
      </w:r>
      <w:proofErr w:type="gramStart"/>
      <w:r w:rsidRPr="008F59D8">
        <w:rPr>
          <w:rFonts w:eastAsia="Times New Roman"/>
          <w:color w:val="000000" w:themeColor="text1"/>
          <w:spacing w:val="0"/>
          <w:szCs w:val="26"/>
        </w:rPr>
        <w:t>*)</w:t>
      </w:r>
      <w:proofErr w:type="spellStart"/>
      <w:r w:rsidRPr="008F59D8">
        <w:rPr>
          <w:rFonts w:eastAsia="Times New Roman"/>
          <w:color w:val="000000" w:themeColor="text1"/>
          <w:spacing w:val="0"/>
          <w:szCs w:val="26"/>
        </w:rPr>
        <w:t>onoffbutton</w:t>
      </w:r>
      <w:proofErr w:type="gramEnd"/>
      <w:r w:rsidRPr="008F59D8">
        <w:rPr>
          <w:rFonts w:eastAsia="Times New Roman"/>
          <w:color w:val="000000" w:themeColor="text1"/>
          <w:spacing w:val="0"/>
          <w:szCs w:val="26"/>
        </w:rPr>
        <w:t>.lastread</w:t>
      </w:r>
      <w:proofErr w:type="spellEnd"/>
      <w:r w:rsidRPr="008F59D8">
        <w:rPr>
          <w:rFonts w:eastAsia="Times New Roman"/>
          <w:color w:val="000000" w:themeColor="text1"/>
          <w:spacing w:val="0"/>
          <w:szCs w:val="26"/>
        </w:rPr>
        <w:t>);</w:t>
      </w:r>
    </w:p>
    <w:p w14:paraId="43410900"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if </w:t>
      </w:r>
      <w:proofErr w:type="gramStart"/>
      <w:r w:rsidRPr="008F59D8">
        <w:rPr>
          <w:rFonts w:eastAsia="Times New Roman"/>
          <w:color w:val="000000" w:themeColor="text1"/>
          <w:spacing w:val="0"/>
          <w:szCs w:val="26"/>
        </w:rPr>
        <w:t>(!</w:t>
      </w:r>
      <w:proofErr w:type="spellStart"/>
      <w:r w:rsidRPr="008F59D8">
        <w:rPr>
          <w:rFonts w:eastAsia="Times New Roman"/>
          <w:color w:val="000000" w:themeColor="text1"/>
          <w:spacing w:val="0"/>
          <w:szCs w:val="26"/>
        </w:rPr>
        <w:t>strcmp</w:t>
      </w:r>
      <w:proofErr w:type="spellEnd"/>
      <w:proofErr w:type="gramEnd"/>
      <w:r w:rsidRPr="008F59D8">
        <w:rPr>
          <w:rFonts w:eastAsia="Times New Roman"/>
          <w:color w:val="000000" w:themeColor="text1"/>
          <w:spacing w:val="0"/>
          <w:szCs w:val="26"/>
        </w:rPr>
        <w:t xml:space="preserve">((char*) </w:t>
      </w:r>
      <w:proofErr w:type="spellStart"/>
      <w:r w:rsidRPr="008F59D8">
        <w:rPr>
          <w:rFonts w:eastAsia="Times New Roman"/>
          <w:color w:val="000000" w:themeColor="text1"/>
          <w:spacing w:val="0"/>
          <w:szCs w:val="26"/>
        </w:rPr>
        <w:t>onoffbutton.lastread</w:t>
      </w:r>
      <w:proofErr w:type="spellEnd"/>
      <w:r w:rsidRPr="008F59D8">
        <w:rPr>
          <w:rFonts w:eastAsia="Times New Roman"/>
          <w:color w:val="000000" w:themeColor="text1"/>
          <w:spacing w:val="0"/>
          <w:szCs w:val="26"/>
        </w:rPr>
        <w:t>, "1"))</w:t>
      </w:r>
    </w:p>
    <w:p w14:paraId="31032D87"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w:t>
      </w:r>
    </w:p>
    <w:p w14:paraId="61F6566D"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//Active low logic</w:t>
      </w:r>
    </w:p>
    <w:p w14:paraId="425E9141"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w:t>
      </w:r>
      <w:proofErr w:type="spellStart"/>
      <w:proofErr w:type="gramStart"/>
      <w:r w:rsidRPr="008F59D8">
        <w:rPr>
          <w:rFonts w:eastAsia="Times New Roman"/>
          <w:color w:val="000000" w:themeColor="text1"/>
          <w:spacing w:val="0"/>
          <w:szCs w:val="26"/>
        </w:rPr>
        <w:t>digitalWrite</w:t>
      </w:r>
      <w:proofErr w:type="spellEnd"/>
      <w:r w:rsidRPr="008F59D8">
        <w:rPr>
          <w:rFonts w:eastAsia="Times New Roman"/>
          <w:color w:val="000000" w:themeColor="text1"/>
          <w:spacing w:val="0"/>
          <w:szCs w:val="26"/>
        </w:rPr>
        <w:t>(</w:t>
      </w:r>
      <w:proofErr w:type="gramEnd"/>
      <w:r w:rsidRPr="008F59D8">
        <w:rPr>
          <w:rFonts w:eastAsia="Times New Roman"/>
          <w:color w:val="000000" w:themeColor="text1"/>
          <w:spacing w:val="0"/>
          <w:szCs w:val="26"/>
        </w:rPr>
        <w:t>16, HIGH);</w:t>
      </w:r>
    </w:p>
    <w:p w14:paraId="40F7358B"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w:t>
      </w:r>
    </w:p>
    <w:p w14:paraId="66CDE18C"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if </w:t>
      </w:r>
      <w:proofErr w:type="gramStart"/>
      <w:r w:rsidRPr="008F59D8">
        <w:rPr>
          <w:rFonts w:eastAsia="Times New Roman"/>
          <w:color w:val="000000" w:themeColor="text1"/>
          <w:spacing w:val="0"/>
          <w:szCs w:val="26"/>
        </w:rPr>
        <w:t>(!</w:t>
      </w:r>
      <w:proofErr w:type="spellStart"/>
      <w:r w:rsidRPr="008F59D8">
        <w:rPr>
          <w:rFonts w:eastAsia="Times New Roman"/>
          <w:color w:val="000000" w:themeColor="text1"/>
          <w:spacing w:val="0"/>
          <w:szCs w:val="26"/>
        </w:rPr>
        <w:t>strcmp</w:t>
      </w:r>
      <w:proofErr w:type="spellEnd"/>
      <w:proofErr w:type="gramEnd"/>
      <w:r w:rsidRPr="008F59D8">
        <w:rPr>
          <w:rFonts w:eastAsia="Times New Roman"/>
          <w:color w:val="000000" w:themeColor="text1"/>
          <w:spacing w:val="0"/>
          <w:szCs w:val="26"/>
        </w:rPr>
        <w:t xml:space="preserve">((char*) </w:t>
      </w:r>
      <w:proofErr w:type="spellStart"/>
      <w:r w:rsidRPr="008F59D8">
        <w:rPr>
          <w:rFonts w:eastAsia="Times New Roman"/>
          <w:color w:val="000000" w:themeColor="text1"/>
          <w:spacing w:val="0"/>
          <w:szCs w:val="26"/>
        </w:rPr>
        <w:t>onoffbutton.lastread</w:t>
      </w:r>
      <w:proofErr w:type="spellEnd"/>
      <w:r w:rsidRPr="008F59D8">
        <w:rPr>
          <w:rFonts w:eastAsia="Times New Roman"/>
          <w:color w:val="000000" w:themeColor="text1"/>
          <w:spacing w:val="0"/>
          <w:szCs w:val="26"/>
        </w:rPr>
        <w:t>, "0"))</w:t>
      </w:r>
    </w:p>
    <w:p w14:paraId="03529FB7"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w:t>
      </w:r>
    </w:p>
    <w:p w14:paraId="13C5D985"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//Active low logic</w:t>
      </w:r>
    </w:p>
    <w:p w14:paraId="283672FA"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w:t>
      </w:r>
      <w:proofErr w:type="spellStart"/>
      <w:proofErr w:type="gramStart"/>
      <w:r w:rsidRPr="008F59D8">
        <w:rPr>
          <w:rFonts w:eastAsia="Times New Roman"/>
          <w:color w:val="000000" w:themeColor="text1"/>
          <w:spacing w:val="0"/>
          <w:szCs w:val="26"/>
        </w:rPr>
        <w:t>digitalWrite</w:t>
      </w:r>
      <w:proofErr w:type="spellEnd"/>
      <w:r w:rsidRPr="008F59D8">
        <w:rPr>
          <w:rFonts w:eastAsia="Times New Roman"/>
          <w:color w:val="000000" w:themeColor="text1"/>
          <w:spacing w:val="0"/>
          <w:szCs w:val="26"/>
        </w:rPr>
        <w:t>(</w:t>
      </w:r>
      <w:proofErr w:type="gramEnd"/>
      <w:r w:rsidRPr="008F59D8">
        <w:rPr>
          <w:rFonts w:eastAsia="Times New Roman"/>
          <w:color w:val="000000" w:themeColor="text1"/>
          <w:spacing w:val="0"/>
          <w:szCs w:val="26"/>
        </w:rPr>
        <w:t>10, LOW);</w:t>
      </w:r>
    </w:p>
    <w:p w14:paraId="4BE59904"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w:t>
      </w:r>
    </w:p>
    <w:p w14:paraId="422C1122"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w:t>
      </w:r>
    </w:p>
    <w:p w14:paraId="2F9A27A9"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w:t>
      </w:r>
    </w:p>
    <w:p w14:paraId="47F03DDC" w14:textId="77777777" w:rsidR="008F59D8" w:rsidRPr="008F59D8" w:rsidRDefault="008F59D8" w:rsidP="008F59D8">
      <w:pPr>
        <w:shd w:val="clear" w:color="auto" w:fill="FFFFFF"/>
        <w:spacing w:line="240" w:lineRule="atLeast"/>
        <w:rPr>
          <w:rFonts w:eastAsia="Times New Roman"/>
          <w:color w:val="000000" w:themeColor="text1"/>
          <w:spacing w:val="0"/>
          <w:szCs w:val="26"/>
        </w:rPr>
      </w:pPr>
    </w:p>
    <w:p w14:paraId="6681F4FD"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w:t>
      </w:r>
    </w:p>
    <w:p w14:paraId="22A08679"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int </w:t>
      </w:r>
      <w:proofErr w:type="spellStart"/>
      <w:r w:rsidRPr="008F59D8">
        <w:rPr>
          <w:rFonts w:eastAsia="Times New Roman"/>
          <w:color w:val="000000" w:themeColor="text1"/>
          <w:spacing w:val="0"/>
          <w:szCs w:val="26"/>
        </w:rPr>
        <w:t>i</w:t>
      </w:r>
      <w:proofErr w:type="spellEnd"/>
      <w:r w:rsidRPr="008F59D8">
        <w:rPr>
          <w:rFonts w:eastAsia="Times New Roman"/>
          <w:color w:val="000000" w:themeColor="text1"/>
          <w:spacing w:val="0"/>
          <w:szCs w:val="26"/>
        </w:rPr>
        <w:t xml:space="preserve"> = 0;</w:t>
      </w:r>
    </w:p>
    <w:p w14:paraId="03538D67"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w:t>
      </w:r>
      <w:proofErr w:type="gramStart"/>
      <w:r w:rsidRPr="008F59D8">
        <w:rPr>
          <w:rFonts w:eastAsia="Times New Roman"/>
          <w:color w:val="000000" w:themeColor="text1"/>
          <w:spacing w:val="0"/>
          <w:szCs w:val="26"/>
        </w:rPr>
        <w:t>while(</w:t>
      </w:r>
      <w:proofErr w:type="spellStart"/>
      <w:proofErr w:type="gramEnd"/>
      <w:r w:rsidRPr="008F59D8">
        <w:rPr>
          <w:rFonts w:eastAsia="Times New Roman"/>
          <w:color w:val="000000" w:themeColor="text1"/>
          <w:spacing w:val="0"/>
          <w:szCs w:val="26"/>
        </w:rPr>
        <w:t>Serial.available</w:t>
      </w:r>
      <w:proofErr w:type="spellEnd"/>
      <w:r w:rsidRPr="008F59D8">
        <w:rPr>
          <w:rFonts w:eastAsia="Times New Roman"/>
          <w:color w:val="000000" w:themeColor="text1"/>
          <w:spacing w:val="0"/>
          <w:szCs w:val="26"/>
        </w:rPr>
        <w:t>()&gt;0){</w:t>
      </w:r>
    </w:p>
    <w:p w14:paraId="376459CC"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value1 = </w:t>
      </w:r>
      <w:proofErr w:type="spellStart"/>
      <w:r w:rsidRPr="008F59D8">
        <w:rPr>
          <w:rFonts w:eastAsia="Times New Roman"/>
          <w:color w:val="000000" w:themeColor="text1"/>
          <w:spacing w:val="0"/>
          <w:szCs w:val="26"/>
        </w:rPr>
        <w:t>Serial.read</w:t>
      </w:r>
      <w:proofErr w:type="spellEnd"/>
      <w:r w:rsidRPr="008F59D8">
        <w:rPr>
          <w:rFonts w:eastAsia="Times New Roman"/>
          <w:color w:val="000000" w:themeColor="text1"/>
          <w:spacing w:val="0"/>
          <w:szCs w:val="26"/>
        </w:rPr>
        <w:t>();</w:t>
      </w:r>
    </w:p>
    <w:p w14:paraId="1FD5B57D"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value[</w:t>
      </w:r>
      <w:proofErr w:type="spellStart"/>
      <w:r w:rsidRPr="008F59D8">
        <w:rPr>
          <w:rFonts w:eastAsia="Times New Roman"/>
          <w:color w:val="000000" w:themeColor="text1"/>
          <w:spacing w:val="0"/>
          <w:szCs w:val="26"/>
        </w:rPr>
        <w:t>i</w:t>
      </w:r>
      <w:proofErr w:type="spellEnd"/>
      <w:r w:rsidRPr="008F59D8">
        <w:rPr>
          <w:rFonts w:eastAsia="Times New Roman"/>
          <w:color w:val="000000" w:themeColor="text1"/>
          <w:spacing w:val="0"/>
          <w:szCs w:val="26"/>
        </w:rPr>
        <w:t>] = value1;</w:t>
      </w:r>
    </w:p>
    <w:p w14:paraId="64A046BD"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w:t>
      </w:r>
      <w:proofErr w:type="spellStart"/>
      <w:r w:rsidRPr="008F59D8">
        <w:rPr>
          <w:rFonts w:eastAsia="Times New Roman"/>
          <w:color w:val="000000" w:themeColor="text1"/>
          <w:spacing w:val="0"/>
          <w:szCs w:val="26"/>
        </w:rPr>
        <w:t>Serial.println</w:t>
      </w:r>
      <w:proofErr w:type="spellEnd"/>
      <w:r w:rsidRPr="008F59D8">
        <w:rPr>
          <w:rFonts w:eastAsia="Times New Roman"/>
          <w:color w:val="000000" w:themeColor="text1"/>
          <w:spacing w:val="0"/>
          <w:szCs w:val="26"/>
        </w:rPr>
        <w:t>(value1);</w:t>
      </w:r>
    </w:p>
    <w:p w14:paraId="73C6A1B1"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w:t>
      </w:r>
      <w:proofErr w:type="spellStart"/>
      <w:r w:rsidRPr="008F59D8">
        <w:rPr>
          <w:rFonts w:eastAsia="Times New Roman"/>
          <w:color w:val="000000" w:themeColor="text1"/>
          <w:spacing w:val="0"/>
          <w:szCs w:val="26"/>
        </w:rPr>
        <w:t>i</w:t>
      </w:r>
      <w:proofErr w:type="spellEnd"/>
      <w:r w:rsidRPr="008F59D8">
        <w:rPr>
          <w:rFonts w:eastAsia="Times New Roman"/>
          <w:color w:val="000000" w:themeColor="text1"/>
          <w:spacing w:val="0"/>
          <w:szCs w:val="26"/>
        </w:rPr>
        <w:t>++;</w:t>
      </w:r>
    </w:p>
    <w:p w14:paraId="2635E5C2"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w:t>
      </w:r>
    </w:p>
    <w:p w14:paraId="7CBC1106"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if(</w:t>
      </w:r>
      <w:proofErr w:type="spellStart"/>
      <w:r w:rsidRPr="008F59D8">
        <w:rPr>
          <w:rFonts w:eastAsia="Times New Roman"/>
          <w:color w:val="000000" w:themeColor="text1"/>
          <w:spacing w:val="0"/>
          <w:szCs w:val="26"/>
        </w:rPr>
        <w:t>i</w:t>
      </w:r>
      <w:proofErr w:type="spellEnd"/>
      <w:r w:rsidRPr="008F59D8">
        <w:rPr>
          <w:rFonts w:eastAsia="Times New Roman"/>
          <w:color w:val="000000" w:themeColor="text1"/>
          <w:spacing w:val="0"/>
          <w:szCs w:val="26"/>
        </w:rPr>
        <w:t>&gt;</w:t>
      </w:r>
      <w:proofErr w:type="gramStart"/>
      <w:r w:rsidRPr="008F59D8">
        <w:rPr>
          <w:rFonts w:eastAsia="Times New Roman"/>
          <w:color w:val="000000" w:themeColor="text1"/>
          <w:spacing w:val="0"/>
          <w:szCs w:val="26"/>
        </w:rPr>
        <w:t>0){</w:t>
      </w:r>
      <w:proofErr w:type="gramEnd"/>
    </w:p>
    <w:p w14:paraId="55E6134E"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char *temp;</w:t>
      </w:r>
    </w:p>
    <w:p w14:paraId="767F888D"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temp = value;</w:t>
      </w:r>
    </w:p>
    <w:p w14:paraId="15A674AC"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w:t>
      </w:r>
      <w:proofErr w:type="spellStart"/>
      <w:r w:rsidRPr="008F59D8">
        <w:rPr>
          <w:rFonts w:eastAsia="Times New Roman"/>
          <w:color w:val="000000" w:themeColor="text1"/>
          <w:spacing w:val="0"/>
          <w:szCs w:val="26"/>
        </w:rPr>
        <w:t>publish_Temp.publish</w:t>
      </w:r>
      <w:proofErr w:type="spellEnd"/>
      <w:r w:rsidRPr="008F59D8">
        <w:rPr>
          <w:rFonts w:eastAsia="Times New Roman"/>
          <w:color w:val="000000" w:themeColor="text1"/>
          <w:spacing w:val="0"/>
          <w:szCs w:val="26"/>
        </w:rPr>
        <w:t>(temp);</w:t>
      </w:r>
    </w:p>
    <w:p w14:paraId="2DD6B03E"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w:t>
      </w:r>
    </w:p>
    <w:p w14:paraId="2034187C"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w:t>
      </w:r>
    </w:p>
    <w:p w14:paraId="099C1E59"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//Publish to Adafruit</w:t>
      </w:r>
    </w:p>
    <w:p w14:paraId="4544F2E1" w14:textId="77777777" w:rsidR="008F59D8" w:rsidRPr="008F59D8" w:rsidRDefault="008F59D8" w:rsidP="008F59D8">
      <w:pPr>
        <w:shd w:val="clear" w:color="auto" w:fill="FFFFFF"/>
        <w:spacing w:after="240" w:line="240" w:lineRule="atLeast"/>
        <w:rPr>
          <w:rFonts w:eastAsia="Times New Roman"/>
          <w:color w:val="000000" w:themeColor="text1"/>
          <w:spacing w:val="0"/>
          <w:szCs w:val="26"/>
        </w:rPr>
      </w:pPr>
    </w:p>
    <w:p w14:paraId="01268493"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 ping the server to keep the </w:t>
      </w:r>
      <w:proofErr w:type="spellStart"/>
      <w:r w:rsidRPr="008F59D8">
        <w:rPr>
          <w:rFonts w:eastAsia="Times New Roman"/>
          <w:color w:val="000000" w:themeColor="text1"/>
          <w:spacing w:val="0"/>
          <w:szCs w:val="26"/>
        </w:rPr>
        <w:t>mqtt</w:t>
      </w:r>
      <w:proofErr w:type="spellEnd"/>
      <w:r w:rsidRPr="008F59D8">
        <w:rPr>
          <w:rFonts w:eastAsia="Times New Roman"/>
          <w:color w:val="000000" w:themeColor="text1"/>
          <w:spacing w:val="0"/>
          <w:szCs w:val="26"/>
        </w:rPr>
        <w:t xml:space="preserve"> connection alive</w:t>
      </w:r>
    </w:p>
    <w:p w14:paraId="3DB89EEB"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 NOT required if you are publishing once every KEEPALIVE seconds</w:t>
      </w:r>
    </w:p>
    <w:p w14:paraId="6EB57AF5"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w:t>
      </w:r>
    </w:p>
    <w:p w14:paraId="433AE949"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w:t>
      </w:r>
      <w:proofErr w:type="gramStart"/>
      <w:r w:rsidRPr="008F59D8">
        <w:rPr>
          <w:rFonts w:eastAsia="Times New Roman"/>
          <w:color w:val="000000" w:themeColor="text1"/>
          <w:spacing w:val="0"/>
          <w:szCs w:val="26"/>
        </w:rPr>
        <w:t>if(</w:t>
      </w:r>
      <w:proofErr w:type="gramEnd"/>
      <w:r w:rsidRPr="008F59D8">
        <w:rPr>
          <w:rFonts w:eastAsia="Times New Roman"/>
          <w:color w:val="000000" w:themeColor="text1"/>
          <w:spacing w:val="0"/>
          <w:szCs w:val="26"/>
        </w:rPr>
        <w:t xml:space="preserve">! </w:t>
      </w:r>
      <w:proofErr w:type="spellStart"/>
      <w:r w:rsidRPr="008F59D8">
        <w:rPr>
          <w:rFonts w:eastAsia="Times New Roman"/>
          <w:color w:val="000000" w:themeColor="text1"/>
          <w:spacing w:val="0"/>
          <w:szCs w:val="26"/>
        </w:rPr>
        <w:t>mqtt.ping</w:t>
      </w:r>
      <w:proofErr w:type="spellEnd"/>
      <w:r w:rsidRPr="008F59D8">
        <w:rPr>
          <w:rFonts w:eastAsia="Times New Roman"/>
          <w:color w:val="000000" w:themeColor="text1"/>
          <w:spacing w:val="0"/>
          <w:szCs w:val="26"/>
        </w:rPr>
        <w:t>()) {</w:t>
      </w:r>
    </w:p>
    <w:p w14:paraId="46147F18"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w:t>
      </w:r>
      <w:proofErr w:type="spellStart"/>
      <w:proofErr w:type="gramStart"/>
      <w:r w:rsidRPr="008F59D8">
        <w:rPr>
          <w:rFonts w:eastAsia="Times New Roman"/>
          <w:color w:val="000000" w:themeColor="text1"/>
          <w:spacing w:val="0"/>
          <w:szCs w:val="26"/>
        </w:rPr>
        <w:t>mqtt.disconnect</w:t>
      </w:r>
      <w:proofErr w:type="spellEnd"/>
      <w:proofErr w:type="gramEnd"/>
      <w:r w:rsidRPr="008F59D8">
        <w:rPr>
          <w:rFonts w:eastAsia="Times New Roman"/>
          <w:color w:val="000000" w:themeColor="text1"/>
          <w:spacing w:val="0"/>
          <w:szCs w:val="26"/>
        </w:rPr>
        <w:t>();</w:t>
      </w:r>
    </w:p>
    <w:p w14:paraId="1B5C92F0"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w:t>
      </w:r>
    </w:p>
    <w:p w14:paraId="497DC526"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w:t>
      </w:r>
    </w:p>
    <w:p w14:paraId="790112FA"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w:t>
      </w:r>
    </w:p>
    <w:p w14:paraId="3941E84C" w14:textId="77777777" w:rsidR="008F59D8" w:rsidRPr="008F59D8" w:rsidRDefault="008F59D8" w:rsidP="008F59D8">
      <w:pPr>
        <w:shd w:val="clear" w:color="auto" w:fill="FFFFFF"/>
        <w:spacing w:line="240" w:lineRule="atLeast"/>
        <w:rPr>
          <w:rFonts w:eastAsia="Times New Roman"/>
          <w:color w:val="000000" w:themeColor="text1"/>
          <w:spacing w:val="0"/>
          <w:szCs w:val="26"/>
        </w:rPr>
      </w:pPr>
    </w:p>
    <w:p w14:paraId="30797F9B"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Function to connect and reconnect as necessary to the MQTT server.</w:t>
      </w:r>
    </w:p>
    <w:p w14:paraId="40212889"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Should be called in the loop function and it will take care if connecting.</w:t>
      </w:r>
    </w:p>
    <w:p w14:paraId="531CF7B2"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void </w:t>
      </w:r>
      <w:proofErr w:type="spellStart"/>
      <w:r w:rsidRPr="008F59D8">
        <w:rPr>
          <w:rFonts w:eastAsia="Times New Roman"/>
          <w:color w:val="000000" w:themeColor="text1"/>
          <w:spacing w:val="0"/>
          <w:szCs w:val="26"/>
        </w:rPr>
        <w:t>MQTT_</w:t>
      </w:r>
      <w:proofErr w:type="gramStart"/>
      <w:r w:rsidRPr="008F59D8">
        <w:rPr>
          <w:rFonts w:eastAsia="Times New Roman"/>
          <w:color w:val="000000" w:themeColor="text1"/>
          <w:spacing w:val="0"/>
          <w:szCs w:val="26"/>
        </w:rPr>
        <w:t>connect</w:t>
      </w:r>
      <w:proofErr w:type="spellEnd"/>
      <w:r w:rsidRPr="008F59D8">
        <w:rPr>
          <w:rFonts w:eastAsia="Times New Roman"/>
          <w:color w:val="000000" w:themeColor="text1"/>
          <w:spacing w:val="0"/>
          <w:szCs w:val="26"/>
        </w:rPr>
        <w:t>(</w:t>
      </w:r>
      <w:proofErr w:type="gramEnd"/>
      <w:r w:rsidRPr="008F59D8">
        <w:rPr>
          <w:rFonts w:eastAsia="Times New Roman"/>
          <w:color w:val="000000" w:themeColor="text1"/>
          <w:spacing w:val="0"/>
          <w:szCs w:val="26"/>
        </w:rPr>
        <w:t>) {</w:t>
      </w:r>
    </w:p>
    <w:p w14:paraId="19573F08"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int8_t </w:t>
      </w:r>
      <w:proofErr w:type="gramStart"/>
      <w:r w:rsidRPr="008F59D8">
        <w:rPr>
          <w:rFonts w:eastAsia="Times New Roman"/>
          <w:color w:val="000000" w:themeColor="text1"/>
          <w:spacing w:val="0"/>
          <w:szCs w:val="26"/>
        </w:rPr>
        <w:t>ret</w:t>
      </w:r>
      <w:proofErr w:type="gramEnd"/>
      <w:r w:rsidRPr="008F59D8">
        <w:rPr>
          <w:rFonts w:eastAsia="Times New Roman"/>
          <w:color w:val="000000" w:themeColor="text1"/>
          <w:spacing w:val="0"/>
          <w:szCs w:val="26"/>
        </w:rPr>
        <w:t>;</w:t>
      </w:r>
    </w:p>
    <w:p w14:paraId="4319E7CE" w14:textId="77777777" w:rsidR="008F59D8" w:rsidRPr="008F59D8" w:rsidRDefault="008F59D8" w:rsidP="008F59D8">
      <w:pPr>
        <w:shd w:val="clear" w:color="auto" w:fill="FFFFFF"/>
        <w:spacing w:line="240" w:lineRule="atLeast"/>
        <w:rPr>
          <w:rFonts w:eastAsia="Times New Roman"/>
          <w:color w:val="000000" w:themeColor="text1"/>
          <w:spacing w:val="0"/>
          <w:szCs w:val="26"/>
        </w:rPr>
      </w:pPr>
    </w:p>
    <w:p w14:paraId="53DE91C4"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 Stop if already connected.</w:t>
      </w:r>
    </w:p>
    <w:p w14:paraId="1C8AF46E"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if (</w:t>
      </w:r>
      <w:proofErr w:type="spellStart"/>
      <w:proofErr w:type="gramStart"/>
      <w:r w:rsidRPr="008F59D8">
        <w:rPr>
          <w:rFonts w:eastAsia="Times New Roman"/>
          <w:color w:val="000000" w:themeColor="text1"/>
          <w:spacing w:val="0"/>
          <w:szCs w:val="26"/>
        </w:rPr>
        <w:t>mqtt.connected</w:t>
      </w:r>
      <w:proofErr w:type="spellEnd"/>
      <w:proofErr w:type="gramEnd"/>
      <w:r w:rsidRPr="008F59D8">
        <w:rPr>
          <w:rFonts w:eastAsia="Times New Roman"/>
          <w:color w:val="000000" w:themeColor="text1"/>
          <w:spacing w:val="0"/>
          <w:szCs w:val="26"/>
        </w:rPr>
        <w:t>()) {</w:t>
      </w:r>
    </w:p>
    <w:p w14:paraId="19CFECD7"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return;</w:t>
      </w:r>
    </w:p>
    <w:p w14:paraId="58BDB584"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lastRenderedPageBreak/>
        <w:t>  }</w:t>
      </w:r>
    </w:p>
    <w:p w14:paraId="00E978C0" w14:textId="77777777" w:rsidR="008F59D8" w:rsidRPr="008F59D8" w:rsidRDefault="008F59D8" w:rsidP="008F59D8">
      <w:pPr>
        <w:shd w:val="clear" w:color="auto" w:fill="FFFFFF"/>
        <w:spacing w:line="240" w:lineRule="atLeast"/>
        <w:rPr>
          <w:rFonts w:eastAsia="Times New Roman"/>
          <w:color w:val="000000" w:themeColor="text1"/>
          <w:spacing w:val="0"/>
          <w:szCs w:val="26"/>
        </w:rPr>
      </w:pPr>
    </w:p>
    <w:p w14:paraId="17CA1187"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w:t>
      </w:r>
      <w:proofErr w:type="spellStart"/>
      <w:r w:rsidRPr="008F59D8">
        <w:rPr>
          <w:rFonts w:eastAsia="Times New Roman"/>
          <w:color w:val="000000" w:themeColor="text1"/>
          <w:spacing w:val="0"/>
          <w:szCs w:val="26"/>
        </w:rPr>
        <w:t>Serial.print</w:t>
      </w:r>
      <w:proofErr w:type="spellEnd"/>
      <w:r w:rsidRPr="008F59D8">
        <w:rPr>
          <w:rFonts w:eastAsia="Times New Roman"/>
          <w:color w:val="000000" w:themeColor="text1"/>
          <w:spacing w:val="0"/>
          <w:szCs w:val="26"/>
        </w:rPr>
        <w:t>("Connecting to MQTT... ");</w:t>
      </w:r>
    </w:p>
    <w:p w14:paraId="3E0F2F3A" w14:textId="77777777" w:rsidR="008F59D8" w:rsidRPr="008F59D8" w:rsidRDefault="008F59D8" w:rsidP="008F59D8">
      <w:pPr>
        <w:shd w:val="clear" w:color="auto" w:fill="FFFFFF"/>
        <w:spacing w:line="240" w:lineRule="atLeast"/>
        <w:rPr>
          <w:rFonts w:eastAsia="Times New Roman"/>
          <w:color w:val="000000" w:themeColor="text1"/>
          <w:spacing w:val="0"/>
          <w:szCs w:val="26"/>
        </w:rPr>
      </w:pPr>
    </w:p>
    <w:p w14:paraId="6793987A"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uint8_t retries = 3;</w:t>
      </w:r>
    </w:p>
    <w:p w14:paraId="244D5EBB"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while ((ret = </w:t>
      </w:r>
      <w:proofErr w:type="spellStart"/>
      <w:proofErr w:type="gramStart"/>
      <w:r w:rsidRPr="008F59D8">
        <w:rPr>
          <w:rFonts w:eastAsia="Times New Roman"/>
          <w:color w:val="000000" w:themeColor="text1"/>
          <w:spacing w:val="0"/>
          <w:szCs w:val="26"/>
        </w:rPr>
        <w:t>mqtt.connect</w:t>
      </w:r>
      <w:proofErr w:type="spellEnd"/>
      <w:proofErr w:type="gramEnd"/>
      <w:r w:rsidRPr="008F59D8">
        <w:rPr>
          <w:rFonts w:eastAsia="Times New Roman"/>
          <w:color w:val="000000" w:themeColor="text1"/>
          <w:spacing w:val="0"/>
          <w:szCs w:val="26"/>
        </w:rPr>
        <w:t>()) != 0) { // connect will return 0 for connected</w:t>
      </w:r>
    </w:p>
    <w:p w14:paraId="473800AD"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w:t>
      </w:r>
      <w:proofErr w:type="spellStart"/>
      <w:r w:rsidRPr="008F59D8">
        <w:rPr>
          <w:rFonts w:eastAsia="Times New Roman"/>
          <w:color w:val="000000" w:themeColor="text1"/>
          <w:spacing w:val="0"/>
          <w:szCs w:val="26"/>
        </w:rPr>
        <w:t>Serial.println</w:t>
      </w:r>
      <w:proofErr w:type="spellEnd"/>
      <w:r w:rsidRPr="008F59D8">
        <w:rPr>
          <w:rFonts w:eastAsia="Times New Roman"/>
          <w:color w:val="000000" w:themeColor="text1"/>
          <w:spacing w:val="0"/>
          <w:szCs w:val="26"/>
        </w:rPr>
        <w:t>(</w:t>
      </w:r>
      <w:proofErr w:type="spellStart"/>
      <w:proofErr w:type="gramStart"/>
      <w:r w:rsidRPr="008F59D8">
        <w:rPr>
          <w:rFonts w:eastAsia="Times New Roman"/>
          <w:color w:val="000000" w:themeColor="text1"/>
          <w:spacing w:val="0"/>
          <w:szCs w:val="26"/>
        </w:rPr>
        <w:t>mqtt.connectErrorString</w:t>
      </w:r>
      <w:proofErr w:type="spellEnd"/>
      <w:proofErr w:type="gramEnd"/>
      <w:r w:rsidRPr="008F59D8">
        <w:rPr>
          <w:rFonts w:eastAsia="Times New Roman"/>
          <w:color w:val="000000" w:themeColor="text1"/>
          <w:spacing w:val="0"/>
          <w:szCs w:val="26"/>
        </w:rPr>
        <w:t>(ret));</w:t>
      </w:r>
    </w:p>
    <w:p w14:paraId="4A7ED765"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w:t>
      </w:r>
      <w:proofErr w:type="spellStart"/>
      <w:r w:rsidRPr="008F59D8">
        <w:rPr>
          <w:rFonts w:eastAsia="Times New Roman"/>
          <w:color w:val="000000" w:themeColor="text1"/>
          <w:spacing w:val="0"/>
          <w:szCs w:val="26"/>
        </w:rPr>
        <w:t>Serial.println</w:t>
      </w:r>
      <w:proofErr w:type="spellEnd"/>
      <w:r w:rsidRPr="008F59D8">
        <w:rPr>
          <w:rFonts w:eastAsia="Times New Roman"/>
          <w:color w:val="000000" w:themeColor="text1"/>
          <w:spacing w:val="0"/>
          <w:szCs w:val="26"/>
        </w:rPr>
        <w:t>("Retrying MQTT connection in 5 seconds...");</w:t>
      </w:r>
    </w:p>
    <w:p w14:paraId="7F1A22C4"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w:t>
      </w:r>
      <w:proofErr w:type="spellStart"/>
      <w:proofErr w:type="gramStart"/>
      <w:r w:rsidRPr="008F59D8">
        <w:rPr>
          <w:rFonts w:eastAsia="Times New Roman"/>
          <w:color w:val="000000" w:themeColor="text1"/>
          <w:spacing w:val="0"/>
          <w:szCs w:val="26"/>
        </w:rPr>
        <w:t>mqtt.disconnect</w:t>
      </w:r>
      <w:proofErr w:type="spellEnd"/>
      <w:proofErr w:type="gramEnd"/>
      <w:r w:rsidRPr="008F59D8">
        <w:rPr>
          <w:rFonts w:eastAsia="Times New Roman"/>
          <w:color w:val="000000" w:themeColor="text1"/>
          <w:spacing w:val="0"/>
          <w:szCs w:val="26"/>
        </w:rPr>
        <w:t>();</w:t>
      </w:r>
    </w:p>
    <w:p w14:paraId="28B4BAAE"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w:t>
      </w:r>
      <w:proofErr w:type="gramStart"/>
      <w:r w:rsidRPr="008F59D8">
        <w:rPr>
          <w:rFonts w:eastAsia="Times New Roman"/>
          <w:color w:val="000000" w:themeColor="text1"/>
          <w:spacing w:val="0"/>
          <w:szCs w:val="26"/>
        </w:rPr>
        <w:t>delay(</w:t>
      </w:r>
      <w:proofErr w:type="gramEnd"/>
      <w:r w:rsidRPr="008F59D8">
        <w:rPr>
          <w:rFonts w:eastAsia="Times New Roman"/>
          <w:color w:val="000000" w:themeColor="text1"/>
          <w:spacing w:val="0"/>
          <w:szCs w:val="26"/>
        </w:rPr>
        <w:t>5000);  // wait 5 seconds</w:t>
      </w:r>
    </w:p>
    <w:p w14:paraId="386A7A41"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retries--;</w:t>
      </w:r>
    </w:p>
    <w:p w14:paraId="67E0EFAB"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if (retries == 0) {</w:t>
      </w:r>
    </w:p>
    <w:p w14:paraId="3B576E14"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 </w:t>
      </w:r>
      <w:proofErr w:type="gramStart"/>
      <w:r w:rsidRPr="008F59D8">
        <w:rPr>
          <w:rFonts w:eastAsia="Times New Roman"/>
          <w:color w:val="000000" w:themeColor="text1"/>
          <w:spacing w:val="0"/>
          <w:szCs w:val="26"/>
        </w:rPr>
        <w:t>basically</w:t>
      </w:r>
      <w:proofErr w:type="gramEnd"/>
      <w:r w:rsidRPr="008F59D8">
        <w:rPr>
          <w:rFonts w:eastAsia="Times New Roman"/>
          <w:color w:val="000000" w:themeColor="text1"/>
          <w:spacing w:val="0"/>
          <w:szCs w:val="26"/>
        </w:rPr>
        <w:t xml:space="preserve"> die and wait for WDT to reset me</w:t>
      </w:r>
    </w:p>
    <w:p w14:paraId="2426D1E1"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while (1);</w:t>
      </w:r>
    </w:p>
    <w:p w14:paraId="004E6BB3"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w:t>
      </w:r>
    </w:p>
    <w:p w14:paraId="5B866607"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w:t>
      </w:r>
    </w:p>
    <w:p w14:paraId="4E04F6A1"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 xml:space="preserve">  </w:t>
      </w:r>
      <w:proofErr w:type="spellStart"/>
      <w:r w:rsidRPr="008F59D8">
        <w:rPr>
          <w:rFonts w:eastAsia="Times New Roman"/>
          <w:color w:val="000000" w:themeColor="text1"/>
          <w:spacing w:val="0"/>
          <w:szCs w:val="26"/>
        </w:rPr>
        <w:t>Serial.println</w:t>
      </w:r>
      <w:proofErr w:type="spellEnd"/>
      <w:r w:rsidRPr="008F59D8">
        <w:rPr>
          <w:rFonts w:eastAsia="Times New Roman"/>
          <w:color w:val="000000" w:themeColor="text1"/>
          <w:spacing w:val="0"/>
          <w:szCs w:val="26"/>
        </w:rPr>
        <w:t>("MQTT Connected!");</w:t>
      </w:r>
    </w:p>
    <w:p w14:paraId="2F766FC8" w14:textId="77777777" w:rsidR="008F59D8" w:rsidRPr="008F59D8" w:rsidRDefault="008F59D8" w:rsidP="008F59D8">
      <w:pPr>
        <w:shd w:val="clear" w:color="auto" w:fill="FFFFFF"/>
        <w:spacing w:line="240" w:lineRule="atLeast"/>
        <w:rPr>
          <w:rFonts w:eastAsia="Times New Roman"/>
          <w:color w:val="000000" w:themeColor="text1"/>
          <w:spacing w:val="0"/>
          <w:szCs w:val="26"/>
        </w:rPr>
      </w:pPr>
      <w:r w:rsidRPr="008F59D8">
        <w:rPr>
          <w:rFonts w:eastAsia="Times New Roman"/>
          <w:color w:val="000000" w:themeColor="text1"/>
          <w:spacing w:val="0"/>
          <w:szCs w:val="26"/>
        </w:rPr>
        <w:t>}</w:t>
      </w:r>
    </w:p>
    <w:p w14:paraId="65657BA0" w14:textId="77777777" w:rsidR="008F59D8" w:rsidRPr="008F59D8" w:rsidRDefault="008F59D8" w:rsidP="008F59D8"/>
    <w:sectPr w:rsidR="008F59D8" w:rsidRPr="008F59D8" w:rsidSect="00D428F2">
      <w:headerReference w:type="default" r:id="rId38"/>
      <w:footerReference w:type="default" r:id="rId39"/>
      <w:type w:val="continuous"/>
      <w:pgSz w:w="11907" w:h="16840" w:code="9"/>
      <w:pgMar w:top="1134" w:right="1134" w:bottom="1134" w:left="1701" w:header="720" w:footer="720" w:gutter="0"/>
      <w:cols w:space="720"/>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6" w:author="TV Thanh" w:date="2022-12-24T00:52:00Z" w:initials="TT">
    <w:p w14:paraId="12CF343D" w14:textId="3213D45D" w:rsidR="00687F77" w:rsidRDefault="00687F7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CF34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0CBD0" w16cex:dateUtc="2022-12-23T17: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CF343D" w16cid:durableId="2750CB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20C0F" w14:textId="77777777" w:rsidR="00E2661D" w:rsidRDefault="00E2661D">
      <w:r>
        <w:separator/>
      </w:r>
    </w:p>
  </w:endnote>
  <w:endnote w:type="continuationSeparator" w:id="0">
    <w:p w14:paraId="04225E11" w14:textId="77777777" w:rsidR="00E2661D" w:rsidRDefault="00E2661D">
      <w:r>
        <w:continuationSeparator/>
      </w:r>
    </w:p>
  </w:endnote>
  <w:endnote w:type="continuationNotice" w:id="1">
    <w:p w14:paraId="712123B8" w14:textId="77777777" w:rsidR="00E2661D" w:rsidRDefault="00E266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yponine sans regular">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VNtimes new roman">
    <w:altName w:val="Calibri"/>
    <w:charset w:val="00"/>
    <w:family w:val="swiss"/>
    <w:pitch w:val="variable"/>
    <w:sig w:usb0="00000003" w:usb1="00000000" w:usb2="00000000" w:usb3="00000000" w:csb0="00000001" w:csb1="00000000"/>
  </w:font>
  <w:font w:name="VNbangkok">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0384649"/>
      <w:docPartObj>
        <w:docPartGallery w:val="Page Numbers (Bottom of Page)"/>
        <w:docPartUnique/>
      </w:docPartObj>
    </w:sdtPr>
    <w:sdtEndPr>
      <w:rPr>
        <w:noProof/>
      </w:rPr>
    </w:sdtEndPr>
    <w:sdtContent>
      <w:p w14:paraId="496B6611" w14:textId="1A3168D2" w:rsidR="00E51442" w:rsidRDefault="00E51442">
        <w:pPr>
          <w:pStyle w:val="Footer"/>
          <w:jc w:val="center"/>
        </w:pPr>
        <w:r>
          <w:fldChar w:fldCharType="begin"/>
        </w:r>
        <w:r>
          <w:instrText xml:space="preserve"> PAGE   \* MERGEFORMAT </w:instrText>
        </w:r>
        <w:r>
          <w:fldChar w:fldCharType="separate"/>
        </w:r>
        <w:r w:rsidR="008A1A19">
          <w:rPr>
            <w:noProof/>
          </w:rPr>
          <w:t>ii</w:t>
        </w:r>
        <w:r>
          <w:rPr>
            <w:noProof/>
          </w:rPr>
          <w:fldChar w:fldCharType="end"/>
        </w:r>
      </w:p>
    </w:sdtContent>
  </w:sdt>
  <w:p w14:paraId="649E979C" w14:textId="77777777" w:rsidR="00E51442" w:rsidRDefault="00E5144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358371"/>
      <w:docPartObj>
        <w:docPartGallery w:val="Page Numbers (Bottom of Page)"/>
        <w:docPartUnique/>
      </w:docPartObj>
    </w:sdtPr>
    <w:sdtEndPr>
      <w:rPr>
        <w:sz w:val="22"/>
        <w:szCs w:val="22"/>
      </w:rPr>
    </w:sdtEndPr>
    <w:sdtContent>
      <w:p w14:paraId="32A6BF9C" w14:textId="724675EF" w:rsidR="00E51442" w:rsidRDefault="00E51442">
        <w:pPr>
          <w:pStyle w:val="Footer"/>
          <w:pBdr>
            <w:bottom w:val="single" w:sz="6" w:space="1" w:color="auto"/>
          </w:pBdr>
          <w:jc w:val="right"/>
        </w:pPr>
      </w:p>
      <w:p w14:paraId="14E662FA" w14:textId="7FF692FF" w:rsidR="00E51442" w:rsidRPr="00D428F2" w:rsidRDefault="00E51442">
        <w:pPr>
          <w:pStyle w:val="Footer"/>
          <w:jc w:val="right"/>
          <w:rPr>
            <w:sz w:val="22"/>
            <w:szCs w:val="22"/>
          </w:rPr>
        </w:pPr>
        <w:r w:rsidRPr="00D428F2">
          <w:rPr>
            <w:sz w:val="22"/>
            <w:szCs w:val="22"/>
          </w:rPr>
          <w:t xml:space="preserve">Page | </w:t>
        </w:r>
        <w:r w:rsidRPr="00D428F2">
          <w:rPr>
            <w:sz w:val="22"/>
            <w:szCs w:val="22"/>
          </w:rPr>
          <w:fldChar w:fldCharType="begin"/>
        </w:r>
        <w:r w:rsidRPr="00D428F2">
          <w:rPr>
            <w:sz w:val="22"/>
            <w:szCs w:val="22"/>
          </w:rPr>
          <w:instrText xml:space="preserve"> PAGE   \* MERGEFORMAT </w:instrText>
        </w:r>
        <w:r w:rsidRPr="00D428F2">
          <w:rPr>
            <w:sz w:val="22"/>
            <w:szCs w:val="22"/>
          </w:rPr>
          <w:fldChar w:fldCharType="separate"/>
        </w:r>
        <w:r w:rsidR="008A1A19">
          <w:rPr>
            <w:noProof/>
            <w:sz w:val="22"/>
            <w:szCs w:val="22"/>
          </w:rPr>
          <w:t>4</w:t>
        </w:r>
        <w:r w:rsidRPr="00D428F2">
          <w:rPr>
            <w:noProof/>
            <w:sz w:val="22"/>
            <w:szCs w:val="22"/>
          </w:rPr>
          <w:fldChar w:fldCharType="end"/>
        </w:r>
        <w:r w:rsidRPr="00D428F2">
          <w:rPr>
            <w:sz w:val="22"/>
            <w:szCs w:val="22"/>
          </w:rPr>
          <w:t xml:space="preserve"> </w:t>
        </w:r>
      </w:p>
    </w:sdtContent>
  </w:sdt>
  <w:p w14:paraId="7AA03501" w14:textId="77777777" w:rsidR="00E51442" w:rsidRDefault="00E5144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rPr>
      <w:id w:val="1503014924"/>
      <w:docPartObj>
        <w:docPartGallery w:val="Page Numbers (Bottom of Page)"/>
        <w:docPartUnique/>
      </w:docPartObj>
    </w:sdtPr>
    <w:sdtEndPr>
      <w:rPr>
        <w:i w:val="0"/>
        <w:iCs w:val="0"/>
        <w:sz w:val="22"/>
        <w:szCs w:val="22"/>
      </w:rPr>
    </w:sdtEndPr>
    <w:sdtContent>
      <w:p w14:paraId="4E2CFCAD" w14:textId="77777777" w:rsidR="00E51442" w:rsidRPr="00D428F2" w:rsidRDefault="00E51442">
        <w:pPr>
          <w:pStyle w:val="Footer"/>
          <w:pBdr>
            <w:bottom w:val="single" w:sz="6" w:space="1" w:color="auto"/>
          </w:pBdr>
          <w:jc w:val="right"/>
          <w:rPr>
            <w:i/>
            <w:iCs/>
          </w:rPr>
        </w:pPr>
      </w:p>
      <w:p w14:paraId="2EE65935" w14:textId="78072B6A" w:rsidR="00E51442" w:rsidRPr="00D428F2" w:rsidRDefault="00E51442" w:rsidP="00D428F2">
        <w:pPr>
          <w:pStyle w:val="Footer"/>
          <w:rPr>
            <w:sz w:val="22"/>
            <w:szCs w:val="22"/>
          </w:rPr>
        </w:pPr>
        <w:proofErr w:type="spellStart"/>
        <w:r w:rsidRPr="00D428F2">
          <w:rPr>
            <w:i/>
            <w:iCs/>
            <w:sz w:val="22"/>
            <w:szCs w:val="22"/>
          </w:rPr>
          <w:t>Thực</w:t>
        </w:r>
        <w:proofErr w:type="spellEnd"/>
        <w:r w:rsidRPr="00D428F2">
          <w:rPr>
            <w:i/>
            <w:iCs/>
            <w:sz w:val="22"/>
            <w:szCs w:val="22"/>
          </w:rPr>
          <w:t xml:space="preserve"> </w:t>
        </w:r>
        <w:proofErr w:type="spellStart"/>
        <w:r w:rsidRPr="00D428F2">
          <w:rPr>
            <w:i/>
            <w:iCs/>
            <w:sz w:val="22"/>
            <w:szCs w:val="22"/>
          </w:rPr>
          <w:t>hiện</w:t>
        </w:r>
        <w:proofErr w:type="spellEnd"/>
        <w:r w:rsidRPr="00D428F2">
          <w:rPr>
            <w:i/>
            <w:iCs/>
            <w:sz w:val="22"/>
            <w:szCs w:val="22"/>
          </w:rPr>
          <w:t xml:space="preserve">: </w:t>
        </w:r>
        <w:proofErr w:type="spellStart"/>
        <w:r w:rsidRPr="00D428F2">
          <w:rPr>
            <w:i/>
            <w:iCs/>
            <w:sz w:val="22"/>
            <w:szCs w:val="22"/>
          </w:rPr>
          <w:t>Trần</w:t>
        </w:r>
        <w:proofErr w:type="spellEnd"/>
        <w:r w:rsidRPr="00D428F2">
          <w:rPr>
            <w:i/>
            <w:iCs/>
            <w:sz w:val="22"/>
            <w:szCs w:val="22"/>
          </w:rPr>
          <w:t xml:space="preserve"> Văn Thanh – </w:t>
        </w:r>
        <w:proofErr w:type="spellStart"/>
        <w:r w:rsidRPr="00D428F2">
          <w:rPr>
            <w:i/>
            <w:iCs/>
            <w:sz w:val="22"/>
            <w:szCs w:val="22"/>
          </w:rPr>
          <w:t>Trần</w:t>
        </w:r>
        <w:proofErr w:type="spellEnd"/>
        <w:r w:rsidRPr="00D428F2">
          <w:rPr>
            <w:i/>
            <w:iCs/>
            <w:sz w:val="22"/>
            <w:szCs w:val="22"/>
          </w:rPr>
          <w:t xml:space="preserve"> Huỳnh Anh Nhật</w:t>
        </w:r>
        <w:r>
          <w:rPr>
            <w:sz w:val="22"/>
            <w:szCs w:val="22"/>
          </w:rPr>
          <w:tab/>
        </w:r>
        <w:r w:rsidRPr="00D428F2">
          <w:rPr>
            <w:sz w:val="22"/>
            <w:szCs w:val="22"/>
          </w:rPr>
          <w:t xml:space="preserve">Page | </w:t>
        </w:r>
        <w:r w:rsidRPr="00D428F2">
          <w:rPr>
            <w:sz w:val="22"/>
            <w:szCs w:val="22"/>
          </w:rPr>
          <w:fldChar w:fldCharType="begin"/>
        </w:r>
        <w:r w:rsidRPr="00D428F2">
          <w:rPr>
            <w:sz w:val="22"/>
            <w:szCs w:val="22"/>
          </w:rPr>
          <w:instrText xml:space="preserve"> PAGE   \* MERGEFORMAT </w:instrText>
        </w:r>
        <w:r w:rsidRPr="00D428F2">
          <w:rPr>
            <w:sz w:val="22"/>
            <w:szCs w:val="22"/>
          </w:rPr>
          <w:fldChar w:fldCharType="separate"/>
        </w:r>
        <w:r w:rsidR="008A1A19">
          <w:rPr>
            <w:noProof/>
            <w:sz w:val="22"/>
            <w:szCs w:val="22"/>
          </w:rPr>
          <w:t>35</w:t>
        </w:r>
        <w:r w:rsidRPr="00D428F2">
          <w:rPr>
            <w:noProof/>
            <w:sz w:val="22"/>
            <w:szCs w:val="22"/>
          </w:rPr>
          <w:fldChar w:fldCharType="end"/>
        </w:r>
        <w:r w:rsidRPr="00D428F2">
          <w:rPr>
            <w:sz w:val="22"/>
            <w:szCs w:val="22"/>
          </w:rPr>
          <w:t xml:space="preserve"> </w:t>
        </w:r>
      </w:p>
    </w:sdtContent>
  </w:sdt>
  <w:p w14:paraId="55F9105B" w14:textId="77777777" w:rsidR="00E51442" w:rsidRDefault="00E5144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szCs w:val="22"/>
      </w:rPr>
      <w:id w:val="-1827356451"/>
      <w:docPartObj>
        <w:docPartGallery w:val="Page Numbers (Bottom of Page)"/>
        <w:docPartUnique/>
      </w:docPartObj>
    </w:sdtPr>
    <w:sdtContent>
      <w:p w14:paraId="3D414D72" w14:textId="03E8A3FB" w:rsidR="00E51442" w:rsidRPr="008310A6" w:rsidRDefault="00E51442">
        <w:pPr>
          <w:pStyle w:val="Footer"/>
          <w:jc w:val="right"/>
          <w:rPr>
            <w:sz w:val="22"/>
            <w:szCs w:val="22"/>
          </w:rPr>
        </w:pPr>
        <w:r w:rsidRPr="008310A6">
          <w:rPr>
            <w:sz w:val="22"/>
            <w:szCs w:val="22"/>
          </w:rPr>
          <w:t xml:space="preserve">Page | </w:t>
        </w:r>
        <w:r w:rsidRPr="008310A6">
          <w:rPr>
            <w:sz w:val="22"/>
            <w:szCs w:val="22"/>
          </w:rPr>
          <w:fldChar w:fldCharType="begin"/>
        </w:r>
        <w:r w:rsidRPr="008310A6">
          <w:rPr>
            <w:sz w:val="22"/>
            <w:szCs w:val="22"/>
          </w:rPr>
          <w:instrText xml:space="preserve"> PAGE   \* MERGEFORMAT </w:instrText>
        </w:r>
        <w:r w:rsidRPr="008310A6">
          <w:rPr>
            <w:sz w:val="22"/>
            <w:szCs w:val="22"/>
          </w:rPr>
          <w:fldChar w:fldCharType="separate"/>
        </w:r>
        <w:r w:rsidR="008A1A19">
          <w:rPr>
            <w:noProof/>
            <w:sz w:val="22"/>
            <w:szCs w:val="22"/>
          </w:rPr>
          <w:t>38</w:t>
        </w:r>
        <w:r w:rsidRPr="008310A6">
          <w:rPr>
            <w:noProof/>
            <w:sz w:val="22"/>
            <w:szCs w:val="22"/>
          </w:rPr>
          <w:fldChar w:fldCharType="end"/>
        </w:r>
        <w:r w:rsidRPr="008310A6">
          <w:rPr>
            <w:sz w:val="22"/>
            <w:szCs w:val="22"/>
          </w:rPr>
          <w:t xml:space="preserve"> </w:t>
        </w:r>
      </w:p>
    </w:sdtContent>
  </w:sdt>
  <w:p w14:paraId="2B2CAD5F" w14:textId="1C77966F" w:rsidR="00E51442" w:rsidRPr="00D428F2" w:rsidRDefault="00E51442" w:rsidP="00D428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3129B" w14:textId="77777777" w:rsidR="00E2661D" w:rsidRDefault="00E2661D">
      <w:r>
        <w:separator/>
      </w:r>
    </w:p>
  </w:footnote>
  <w:footnote w:type="continuationSeparator" w:id="0">
    <w:p w14:paraId="4ABF6C10" w14:textId="77777777" w:rsidR="00E2661D" w:rsidRDefault="00E2661D">
      <w:r>
        <w:continuationSeparator/>
      </w:r>
    </w:p>
  </w:footnote>
  <w:footnote w:type="continuationNotice" w:id="1">
    <w:p w14:paraId="4ADABE49" w14:textId="77777777" w:rsidR="00E2661D" w:rsidRDefault="00E266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1A586" w14:textId="77777777" w:rsidR="00E51442" w:rsidRDefault="00E514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A873A" w14:textId="1D1E11C9" w:rsidR="00E51442" w:rsidRPr="00B30A38" w:rsidRDefault="00B30A38">
    <w:pPr>
      <w:pStyle w:val="Header"/>
      <w:pBdr>
        <w:bottom w:val="single" w:sz="6" w:space="1" w:color="auto"/>
      </w:pBdr>
      <w:rPr>
        <w:i/>
        <w:iCs/>
        <w:sz w:val="22"/>
        <w:szCs w:val="22"/>
      </w:rPr>
    </w:pPr>
    <w:proofErr w:type="spellStart"/>
    <w:r w:rsidRPr="00B30A38">
      <w:rPr>
        <w:i/>
        <w:iCs/>
        <w:sz w:val="22"/>
        <w:szCs w:val="22"/>
      </w:rPr>
      <w:t>Xây</w:t>
    </w:r>
    <w:proofErr w:type="spellEnd"/>
    <w:r w:rsidRPr="00B30A38">
      <w:rPr>
        <w:i/>
        <w:iCs/>
        <w:sz w:val="22"/>
        <w:szCs w:val="22"/>
      </w:rPr>
      <w:t xml:space="preserve"> </w:t>
    </w:r>
    <w:proofErr w:type="spellStart"/>
    <w:r w:rsidRPr="00B30A38">
      <w:rPr>
        <w:i/>
        <w:iCs/>
        <w:sz w:val="22"/>
        <w:szCs w:val="22"/>
      </w:rPr>
      <w:t>dựng</w:t>
    </w:r>
    <w:proofErr w:type="spellEnd"/>
    <w:r w:rsidRPr="00B30A38">
      <w:rPr>
        <w:i/>
        <w:iCs/>
        <w:sz w:val="22"/>
        <w:szCs w:val="22"/>
      </w:rPr>
      <w:t xml:space="preserve"> </w:t>
    </w:r>
    <w:proofErr w:type="spellStart"/>
    <w:r w:rsidRPr="00B30A38">
      <w:rPr>
        <w:i/>
        <w:iCs/>
        <w:sz w:val="22"/>
        <w:szCs w:val="22"/>
      </w:rPr>
      <w:t>hệ</w:t>
    </w:r>
    <w:proofErr w:type="spellEnd"/>
    <w:r w:rsidRPr="00B30A38">
      <w:rPr>
        <w:i/>
        <w:iCs/>
        <w:sz w:val="22"/>
        <w:szCs w:val="22"/>
      </w:rPr>
      <w:t xml:space="preserve"> </w:t>
    </w:r>
    <w:proofErr w:type="spellStart"/>
    <w:r w:rsidRPr="00B30A38">
      <w:rPr>
        <w:i/>
        <w:iCs/>
        <w:sz w:val="22"/>
        <w:szCs w:val="22"/>
      </w:rPr>
      <w:t>thống</w:t>
    </w:r>
    <w:proofErr w:type="spellEnd"/>
    <w:r w:rsidRPr="00B30A38">
      <w:rPr>
        <w:i/>
        <w:iCs/>
        <w:sz w:val="22"/>
        <w:szCs w:val="22"/>
      </w:rPr>
      <w:t xml:space="preserve"> </w:t>
    </w:r>
    <w:proofErr w:type="spellStart"/>
    <w:r w:rsidRPr="00B30A38">
      <w:rPr>
        <w:i/>
        <w:iCs/>
        <w:sz w:val="22"/>
        <w:szCs w:val="22"/>
      </w:rPr>
      <w:t>điều</w:t>
    </w:r>
    <w:proofErr w:type="spellEnd"/>
    <w:r w:rsidRPr="00B30A38">
      <w:rPr>
        <w:i/>
        <w:iCs/>
        <w:sz w:val="22"/>
        <w:szCs w:val="22"/>
      </w:rPr>
      <w:t xml:space="preserve"> </w:t>
    </w:r>
    <w:proofErr w:type="spellStart"/>
    <w:r w:rsidRPr="00B30A38">
      <w:rPr>
        <w:i/>
        <w:iCs/>
        <w:sz w:val="22"/>
        <w:szCs w:val="22"/>
      </w:rPr>
      <w:t>khiển</w:t>
    </w:r>
    <w:proofErr w:type="spellEnd"/>
    <w:r w:rsidRPr="00B30A38">
      <w:rPr>
        <w:i/>
        <w:iCs/>
        <w:sz w:val="22"/>
        <w:szCs w:val="22"/>
      </w:rPr>
      <w:t xml:space="preserve"> </w:t>
    </w:r>
    <w:proofErr w:type="spellStart"/>
    <w:r w:rsidRPr="00B30A38">
      <w:rPr>
        <w:i/>
        <w:iCs/>
        <w:sz w:val="22"/>
        <w:szCs w:val="22"/>
      </w:rPr>
      <w:t>thiết</w:t>
    </w:r>
    <w:proofErr w:type="spellEnd"/>
    <w:r w:rsidRPr="00B30A38">
      <w:rPr>
        <w:i/>
        <w:iCs/>
        <w:sz w:val="22"/>
        <w:szCs w:val="22"/>
      </w:rPr>
      <w:t xml:space="preserve"> </w:t>
    </w:r>
    <w:proofErr w:type="spellStart"/>
    <w:r w:rsidRPr="00B30A38">
      <w:rPr>
        <w:i/>
        <w:iCs/>
        <w:sz w:val="22"/>
        <w:szCs w:val="22"/>
      </w:rPr>
      <w:t>bị</w:t>
    </w:r>
    <w:proofErr w:type="spellEnd"/>
    <w:r w:rsidRPr="00B30A38">
      <w:rPr>
        <w:i/>
        <w:iCs/>
        <w:sz w:val="22"/>
        <w:szCs w:val="22"/>
      </w:rPr>
      <w:t xml:space="preserve"> </w:t>
    </w:r>
    <w:proofErr w:type="spellStart"/>
    <w:r w:rsidRPr="00B30A38">
      <w:rPr>
        <w:i/>
        <w:iCs/>
        <w:sz w:val="22"/>
        <w:szCs w:val="22"/>
      </w:rPr>
      <w:t>làm</w:t>
    </w:r>
    <w:proofErr w:type="spellEnd"/>
    <w:r w:rsidRPr="00B30A38">
      <w:rPr>
        <w:i/>
        <w:iCs/>
        <w:sz w:val="22"/>
        <w:szCs w:val="22"/>
      </w:rPr>
      <w:t xml:space="preserve"> </w:t>
    </w:r>
    <w:proofErr w:type="spellStart"/>
    <w:r w:rsidRPr="00B30A38">
      <w:rPr>
        <w:i/>
        <w:iCs/>
        <w:sz w:val="22"/>
        <w:szCs w:val="22"/>
      </w:rPr>
      <w:t>mát</w:t>
    </w:r>
    <w:proofErr w:type="spellEnd"/>
    <w:r w:rsidRPr="00B30A38">
      <w:rPr>
        <w:i/>
        <w:iCs/>
        <w:sz w:val="22"/>
        <w:szCs w:val="22"/>
      </w:rPr>
      <w:t xml:space="preserve"> </w:t>
    </w:r>
    <w:proofErr w:type="spellStart"/>
    <w:r w:rsidRPr="00B30A38">
      <w:rPr>
        <w:i/>
        <w:iCs/>
        <w:sz w:val="22"/>
        <w:szCs w:val="22"/>
      </w:rPr>
      <w:t>thông</w:t>
    </w:r>
    <w:proofErr w:type="spellEnd"/>
    <w:r w:rsidRPr="00B30A38">
      <w:rPr>
        <w:i/>
        <w:iCs/>
        <w:sz w:val="22"/>
        <w:szCs w:val="22"/>
      </w:rPr>
      <w:t xml:space="preserve"> qua Smartphone</w:t>
    </w:r>
  </w:p>
  <w:p w14:paraId="548BC800" w14:textId="77777777" w:rsidR="00B30A38" w:rsidRDefault="00B30A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D0845" w14:textId="77777777" w:rsidR="00B30A38" w:rsidRDefault="00B30A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80ABD"/>
    <w:multiLevelType w:val="hybridMultilevel"/>
    <w:tmpl w:val="45F683CC"/>
    <w:lvl w:ilvl="0" w:tplc="BF1E5A98">
      <w:numFmt w:val="bullet"/>
      <w:lvlText w:val="-"/>
      <w:lvlJc w:val="left"/>
      <w:pPr>
        <w:ind w:left="720" w:hanging="360"/>
      </w:pPr>
      <w:rPr>
        <w:rFonts w:ascii="Times New Roman" w:eastAsia="Times New Roman" w:hAnsi="Times New Roman" w:cs="Times New Roman" w:hint="default"/>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57BAB"/>
    <w:multiLevelType w:val="hybridMultilevel"/>
    <w:tmpl w:val="F2D0D77C"/>
    <w:lvl w:ilvl="0" w:tplc="B02AE2AE">
      <w:numFmt w:val="bullet"/>
      <w:lvlText w:val="-"/>
      <w:lvlJc w:val="left"/>
      <w:pPr>
        <w:ind w:left="750" w:hanging="360"/>
      </w:pPr>
      <w:rPr>
        <w:rFonts w:ascii="typonine sans regular" w:eastAsia="Times New Roman" w:hAnsi="typonine sans regular" w:cs="Times New Roman" w:hint="default"/>
      </w:rPr>
    </w:lvl>
    <w:lvl w:ilvl="1" w:tplc="042A0003" w:tentative="1">
      <w:start w:val="1"/>
      <w:numFmt w:val="bullet"/>
      <w:lvlText w:val="o"/>
      <w:lvlJc w:val="left"/>
      <w:pPr>
        <w:ind w:left="1470" w:hanging="360"/>
      </w:pPr>
      <w:rPr>
        <w:rFonts w:ascii="Courier New" w:hAnsi="Courier New" w:cs="Courier New" w:hint="default"/>
      </w:rPr>
    </w:lvl>
    <w:lvl w:ilvl="2" w:tplc="042A0005" w:tentative="1">
      <w:start w:val="1"/>
      <w:numFmt w:val="bullet"/>
      <w:lvlText w:val=""/>
      <w:lvlJc w:val="left"/>
      <w:pPr>
        <w:ind w:left="2190" w:hanging="360"/>
      </w:pPr>
      <w:rPr>
        <w:rFonts w:ascii="Wingdings" w:hAnsi="Wingdings" w:hint="default"/>
      </w:rPr>
    </w:lvl>
    <w:lvl w:ilvl="3" w:tplc="042A0001" w:tentative="1">
      <w:start w:val="1"/>
      <w:numFmt w:val="bullet"/>
      <w:lvlText w:val=""/>
      <w:lvlJc w:val="left"/>
      <w:pPr>
        <w:ind w:left="2910" w:hanging="360"/>
      </w:pPr>
      <w:rPr>
        <w:rFonts w:ascii="Symbol" w:hAnsi="Symbol" w:hint="default"/>
      </w:rPr>
    </w:lvl>
    <w:lvl w:ilvl="4" w:tplc="042A0003" w:tentative="1">
      <w:start w:val="1"/>
      <w:numFmt w:val="bullet"/>
      <w:lvlText w:val="o"/>
      <w:lvlJc w:val="left"/>
      <w:pPr>
        <w:ind w:left="3630" w:hanging="360"/>
      </w:pPr>
      <w:rPr>
        <w:rFonts w:ascii="Courier New" w:hAnsi="Courier New" w:cs="Courier New" w:hint="default"/>
      </w:rPr>
    </w:lvl>
    <w:lvl w:ilvl="5" w:tplc="042A0005" w:tentative="1">
      <w:start w:val="1"/>
      <w:numFmt w:val="bullet"/>
      <w:lvlText w:val=""/>
      <w:lvlJc w:val="left"/>
      <w:pPr>
        <w:ind w:left="4350" w:hanging="360"/>
      </w:pPr>
      <w:rPr>
        <w:rFonts w:ascii="Wingdings" w:hAnsi="Wingdings" w:hint="default"/>
      </w:rPr>
    </w:lvl>
    <w:lvl w:ilvl="6" w:tplc="042A0001" w:tentative="1">
      <w:start w:val="1"/>
      <w:numFmt w:val="bullet"/>
      <w:lvlText w:val=""/>
      <w:lvlJc w:val="left"/>
      <w:pPr>
        <w:ind w:left="5070" w:hanging="360"/>
      </w:pPr>
      <w:rPr>
        <w:rFonts w:ascii="Symbol" w:hAnsi="Symbol" w:hint="default"/>
      </w:rPr>
    </w:lvl>
    <w:lvl w:ilvl="7" w:tplc="042A0003" w:tentative="1">
      <w:start w:val="1"/>
      <w:numFmt w:val="bullet"/>
      <w:lvlText w:val="o"/>
      <w:lvlJc w:val="left"/>
      <w:pPr>
        <w:ind w:left="5790" w:hanging="360"/>
      </w:pPr>
      <w:rPr>
        <w:rFonts w:ascii="Courier New" w:hAnsi="Courier New" w:cs="Courier New" w:hint="default"/>
      </w:rPr>
    </w:lvl>
    <w:lvl w:ilvl="8" w:tplc="042A0005" w:tentative="1">
      <w:start w:val="1"/>
      <w:numFmt w:val="bullet"/>
      <w:lvlText w:val=""/>
      <w:lvlJc w:val="left"/>
      <w:pPr>
        <w:ind w:left="6510" w:hanging="360"/>
      </w:pPr>
      <w:rPr>
        <w:rFonts w:ascii="Wingdings" w:hAnsi="Wingdings" w:hint="default"/>
      </w:rPr>
    </w:lvl>
  </w:abstractNum>
  <w:abstractNum w:abstractNumId="2" w15:restartNumberingAfterBreak="0">
    <w:nsid w:val="035F7B04"/>
    <w:multiLevelType w:val="hybridMultilevel"/>
    <w:tmpl w:val="1360A056"/>
    <w:lvl w:ilvl="0" w:tplc="BF1E5A98">
      <w:numFmt w:val="bullet"/>
      <w:lvlText w:val="-"/>
      <w:lvlJc w:val="left"/>
      <w:pPr>
        <w:ind w:left="720" w:hanging="360"/>
      </w:pPr>
      <w:rPr>
        <w:rFonts w:ascii="Times New Roman" w:eastAsia="Times New Roman" w:hAnsi="Times New Roman" w:cs="Times New Roman" w:hint="default"/>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14FAA"/>
    <w:multiLevelType w:val="hybridMultilevel"/>
    <w:tmpl w:val="0A0E0A06"/>
    <w:lvl w:ilvl="0" w:tplc="BF1E5A98">
      <w:numFmt w:val="bullet"/>
      <w:lvlText w:val="-"/>
      <w:lvlJc w:val="left"/>
      <w:pPr>
        <w:ind w:left="720" w:hanging="360"/>
      </w:pPr>
      <w:rPr>
        <w:rFonts w:ascii="Times New Roman" w:eastAsia="Times New Roman" w:hAnsi="Times New Roman" w:cs="Times New Roman" w:hint="default"/>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12135C"/>
    <w:multiLevelType w:val="multilevel"/>
    <w:tmpl w:val="E2BE1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A57BC6"/>
    <w:multiLevelType w:val="multilevel"/>
    <w:tmpl w:val="46743CA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592" w:hanging="1800"/>
      </w:pPr>
      <w:rPr>
        <w:rFonts w:hint="default"/>
      </w:rPr>
    </w:lvl>
  </w:abstractNum>
  <w:abstractNum w:abstractNumId="6" w15:restartNumberingAfterBreak="0">
    <w:nsid w:val="127C5BF4"/>
    <w:multiLevelType w:val="hybridMultilevel"/>
    <w:tmpl w:val="1396B872"/>
    <w:lvl w:ilvl="0" w:tplc="BF1E5A98">
      <w:numFmt w:val="bullet"/>
      <w:lvlText w:val="-"/>
      <w:lvlJc w:val="left"/>
      <w:pPr>
        <w:ind w:left="750" w:hanging="360"/>
      </w:pPr>
      <w:rPr>
        <w:rFonts w:ascii="Times New Roman" w:eastAsia="Times New Roman" w:hAnsi="Times New Roman" w:cs="Times New Roman" w:hint="default"/>
        <w:color w:val="auto"/>
        <w:sz w:val="26"/>
      </w:rPr>
    </w:lvl>
    <w:lvl w:ilvl="1" w:tplc="FFFFFFFF" w:tentative="1">
      <w:start w:val="1"/>
      <w:numFmt w:val="bullet"/>
      <w:lvlText w:val="o"/>
      <w:lvlJc w:val="left"/>
      <w:pPr>
        <w:ind w:left="1470" w:hanging="360"/>
      </w:pPr>
      <w:rPr>
        <w:rFonts w:ascii="Courier New" w:hAnsi="Courier New" w:cs="Courier New" w:hint="default"/>
      </w:rPr>
    </w:lvl>
    <w:lvl w:ilvl="2" w:tplc="FFFFFFFF" w:tentative="1">
      <w:start w:val="1"/>
      <w:numFmt w:val="bullet"/>
      <w:lvlText w:val=""/>
      <w:lvlJc w:val="left"/>
      <w:pPr>
        <w:ind w:left="2190" w:hanging="360"/>
      </w:pPr>
      <w:rPr>
        <w:rFonts w:ascii="Wingdings" w:hAnsi="Wingdings" w:hint="default"/>
      </w:rPr>
    </w:lvl>
    <w:lvl w:ilvl="3" w:tplc="FFFFFFFF" w:tentative="1">
      <w:start w:val="1"/>
      <w:numFmt w:val="bullet"/>
      <w:lvlText w:val=""/>
      <w:lvlJc w:val="left"/>
      <w:pPr>
        <w:ind w:left="2910" w:hanging="360"/>
      </w:pPr>
      <w:rPr>
        <w:rFonts w:ascii="Symbol" w:hAnsi="Symbol" w:hint="default"/>
      </w:rPr>
    </w:lvl>
    <w:lvl w:ilvl="4" w:tplc="FFFFFFFF" w:tentative="1">
      <w:start w:val="1"/>
      <w:numFmt w:val="bullet"/>
      <w:lvlText w:val="o"/>
      <w:lvlJc w:val="left"/>
      <w:pPr>
        <w:ind w:left="3630" w:hanging="360"/>
      </w:pPr>
      <w:rPr>
        <w:rFonts w:ascii="Courier New" w:hAnsi="Courier New" w:cs="Courier New" w:hint="default"/>
      </w:rPr>
    </w:lvl>
    <w:lvl w:ilvl="5" w:tplc="FFFFFFFF" w:tentative="1">
      <w:start w:val="1"/>
      <w:numFmt w:val="bullet"/>
      <w:lvlText w:val=""/>
      <w:lvlJc w:val="left"/>
      <w:pPr>
        <w:ind w:left="4350" w:hanging="360"/>
      </w:pPr>
      <w:rPr>
        <w:rFonts w:ascii="Wingdings" w:hAnsi="Wingdings" w:hint="default"/>
      </w:rPr>
    </w:lvl>
    <w:lvl w:ilvl="6" w:tplc="FFFFFFFF" w:tentative="1">
      <w:start w:val="1"/>
      <w:numFmt w:val="bullet"/>
      <w:lvlText w:val=""/>
      <w:lvlJc w:val="left"/>
      <w:pPr>
        <w:ind w:left="5070" w:hanging="360"/>
      </w:pPr>
      <w:rPr>
        <w:rFonts w:ascii="Symbol" w:hAnsi="Symbol" w:hint="default"/>
      </w:rPr>
    </w:lvl>
    <w:lvl w:ilvl="7" w:tplc="FFFFFFFF" w:tentative="1">
      <w:start w:val="1"/>
      <w:numFmt w:val="bullet"/>
      <w:lvlText w:val="o"/>
      <w:lvlJc w:val="left"/>
      <w:pPr>
        <w:ind w:left="5790" w:hanging="360"/>
      </w:pPr>
      <w:rPr>
        <w:rFonts w:ascii="Courier New" w:hAnsi="Courier New" w:cs="Courier New" w:hint="default"/>
      </w:rPr>
    </w:lvl>
    <w:lvl w:ilvl="8" w:tplc="FFFFFFFF" w:tentative="1">
      <w:start w:val="1"/>
      <w:numFmt w:val="bullet"/>
      <w:lvlText w:val=""/>
      <w:lvlJc w:val="left"/>
      <w:pPr>
        <w:ind w:left="6510" w:hanging="360"/>
      </w:pPr>
      <w:rPr>
        <w:rFonts w:ascii="Wingdings" w:hAnsi="Wingdings" w:hint="default"/>
      </w:rPr>
    </w:lvl>
  </w:abstractNum>
  <w:abstractNum w:abstractNumId="7" w15:restartNumberingAfterBreak="0">
    <w:nsid w:val="18BC0DD7"/>
    <w:multiLevelType w:val="hybridMultilevel"/>
    <w:tmpl w:val="78B4F370"/>
    <w:lvl w:ilvl="0" w:tplc="C87A7E3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19B61A92"/>
    <w:multiLevelType w:val="hybridMultilevel"/>
    <w:tmpl w:val="254071A6"/>
    <w:lvl w:ilvl="0" w:tplc="BF1E5A98">
      <w:numFmt w:val="bullet"/>
      <w:lvlText w:val="-"/>
      <w:lvlJc w:val="left"/>
      <w:pPr>
        <w:ind w:left="720" w:hanging="360"/>
      </w:pPr>
      <w:rPr>
        <w:rFonts w:ascii="Times New Roman" w:eastAsia="Times New Roman" w:hAnsi="Times New Roman" w:cs="Times New Roman" w:hint="default"/>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317EB3"/>
    <w:multiLevelType w:val="hybridMultilevel"/>
    <w:tmpl w:val="C5A4A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8D0C6F"/>
    <w:multiLevelType w:val="hybridMultilevel"/>
    <w:tmpl w:val="73C85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ED47F0"/>
    <w:multiLevelType w:val="hybridMultilevel"/>
    <w:tmpl w:val="1652B91A"/>
    <w:lvl w:ilvl="0" w:tplc="BF1E5A98">
      <w:numFmt w:val="bullet"/>
      <w:lvlText w:val="-"/>
      <w:lvlJc w:val="left"/>
      <w:pPr>
        <w:ind w:left="720" w:hanging="360"/>
      </w:pPr>
      <w:rPr>
        <w:rFonts w:ascii="Times New Roman" w:eastAsia="Times New Roman" w:hAnsi="Times New Roman" w:cs="Times New Roman" w:hint="default"/>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DC3923"/>
    <w:multiLevelType w:val="hybridMultilevel"/>
    <w:tmpl w:val="C5061BBA"/>
    <w:lvl w:ilvl="0" w:tplc="BF1E5A98">
      <w:numFmt w:val="bullet"/>
      <w:lvlText w:val="-"/>
      <w:lvlJc w:val="left"/>
      <w:pPr>
        <w:ind w:left="750" w:hanging="360"/>
      </w:pPr>
      <w:rPr>
        <w:rFonts w:ascii="Times New Roman" w:eastAsia="Times New Roman" w:hAnsi="Times New Roman" w:cs="Times New Roman" w:hint="default"/>
        <w:color w:val="auto"/>
        <w:sz w:val="26"/>
      </w:rPr>
    </w:lvl>
    <w:lvl w:ilvl="1" w:tplc="FFFFFFFF" w:tentative="1">
      <w:start w:val="1"/>
      <w:numFmt w:val="bullet"/>
      <w:lvlText w:val="o"/>
      <w:lvlJc w:val="left"/>
      <w:pPr>
        <w:ind w:left="1470" w:hanging="360"/>
      </w:pPr>
      <w:rPr>
        <w:rFonts w:ascii="Courier New" w:hAnsi="Courier New" w:cs="Courier New" w:hint="default"/>
      </w:rPr>
    </w:lvl>
    <w:lvl w:ilvl="2" w:tplc="FFFFFFFF" w:tentative="1">
      <w:start w:val="1"/>
      <w:numFmt w:val="bullet"/>
      <w:lvlText w:val=""/>
      <w:lvlJc w:val="left"/>
      <w:pPr>
        <w:ind w:left="2190" w:hanging="360"/>
      </w:pPr>
      <w:rPr>
        <w:rFonts w:ascii="Wingdings" w:hAnsi="Wingdings" w:hint="default"/>
      </w:rPr>
    </w:lvl>
    <w:lvl w:ilvl="3" w:tplc="FFFFFFFF" w:tentative="1">
      <w:start w:val="1"/>
      <w:numFmt w:val="bullet"/>
      <w:lvlText w:val=""/>
      <w:lvlJc w:val="left"/>
      <w:pPr>
        <w:ind w:left="2910" w:hanging="360"/>
      </w:pPr>
      <w:rPr>
        <w:rFonts w:ascii="Symbol" w:hAnsi="Symbol" w:hint="default"/>
      </w:rPr>
    </w:lvl>
    <w:lvl w:ilvl="4" w:tplc="FFFFFFFF" w:tentative="1">
      <w:start w:val="1"/>
      <w:numFmt w:val="bullet"/>
      <w:lvlText w:val="o"/>
      <w:lvlJc w:val="left"/>
      <w:pPr>
        <w:ind w:left="3630" w:hanging="360"/>
      </w:pPr>
      <w:rPr>
        <w:rFonts w:ascii="Courier New" w:hAnsi="Courier New" w:cs="Courier New" w:hint="default"/>
      </w:rPr>
    </w:lvl>
    <w:lvl w:ilvl="5" w:tplc="FFFFFFFF" w:tentative="1">
      <w:start w:val="1"/>
      <w:numFmt w:val="bullet"/>
      <w:lvlText w:val=""/>
      <w:lvlJc w:val="left"/>
      <w:pPr>
        <w:ind w:left="4350" w:hanging="360"/>
      </w:pPr>
      <w:rPr>
        <w:rFonts w:ascii="Wingdings" w:hAnsi="Wingdings" w:hint="default"/>
      </w:rPr>
    </w:lvl>
    <w:lvl w:ilvl="6" w:tplc="FFFFFFFF" w:tentative="1">
      <w:start w:val="1"/>
      <w:numFmt w:val="bullet"/>
      <w:lvlText w:val=""/>
      <w:lvlJc w:val="left"/>
      <w:pPr>
        <w:ind w:left="5070" w:hanging="360"/>
      </w:pPr>
      <w:rPr>
        <w:rFonts w:ascii="Symbol" w:hAnsi="Symbol" w:hint="default"/>
      </w:rPr>
    </w:lvl>
    <w:lvl w:ilvl="7" w:tplc="FFFFFFFF" w:tentative="1">
      <w:start w:val="1"/>
      <w:numFmt w:val="bullet"/>
      <w:lvlText w:val="o"/>
      <w:lvlJc w:val="left"/>
      <w:pPr>
        <w:ind w:left="5790" w:hanging="360"/>
      </w:pPr>
      <w:rPr>
        <w:rFonts w:ascii="Courier New" w:hAnsi="Courier New" w:cs="Courier New" w:hint="default"/>
      </w:rPr>
    </w:lvl>
    <w:lvl w:ilvl="8" w:tplc="FFFFFFFF" w:tentative="1">
      <w:start w:val="1"/>
      <w:numFmt w:val="bullet"/>
      <w:lvlText w:val=""/>
      <w:lvlJc w:val="left"/>
      <w:pPr>
        <w:ind w:left="6510" w:hanging="360"/>
      </w:pPr>
      <w:rPr>
        <w:rFonts w:ascii="Wingdings" w:hAnsi="Wingdings" w:hint="default"/>
      </w:rPr>
    </w:lvl>
  </w:abstractNum>
  <w:abstractNum w:abstractNumId="13" w15:restartNumberingAfterBreak="0">
    <w:nsid w:val="2845101F"/>
    <w:multiLevelType w:val="multilevel"/>
    <w:tmpl w:val="BC0805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lowerLetter"/>
      <w:pStyle w:val="Heading4"/>
      <w:suff w:val="space"/>
      <w:lvlText w:val="%4)"/>
      <w:lvlJc w:val="left"/>
      <w:pPr>
        <w:ind w:left="0" w:firstLine="0"/>
      </w:pPr>
      <w:rPr>
        <w:rFonts w:ascii="Times New Roman" w:hAnsi="Times New Roman" w:hint="default"/>
        <w:b/>
        <w:i w:val="0"/>
        <w:sz w:val="26"/>
      </w:rPr>
    </w:lvl>
    <w:lvl w:ilvl="4">
      <w:start w:val="1"/>
      <w:numFmt w:val="decimal"/>
      <w:pStyle w:val="Heading5"/>
      <w:suff w:val="space"/>
      <w:lvlText w:val="%1.%2.%3.%4.%5."/>
      <w:lvlJc w:val="left"/>
      <w:pPr>
        <w:ind w:left="0" w:firstLine="0"/>
      </w:pPr>
      <w:rPr>
        <w:rFonts w:ascii="Times New Roman" w:hAnsi="Times New Roman" w:hint="default"/>
        <w:b/>
        <w:i w:val="0"/>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C6E3AD6"/>
    <w:multiLevelType w:val="hybridMultilevel"/>
    <w:tmpl w:val="FBA6A632"/>
    <w:lvl w:ilvl="0" w:tplc="BF1E5A98">
      <w:numFmt w:val="bullet"/>
      <w:lvlText w:val="-"/>
      <w:lvlJc w:val="left"/>
      <w:pPr>
        <w:ind w:left="960" w:hanging="360"/>
      </w:pPr>
      <w:rPr>
        <w:rFonts w:ascii="Times New Roman" w:eastAsia="Times New Roman" w:hAnsi="Times New Roman" w:cs="Times New Roman" w:hint="default"/>
        <w:color w:val="auto"/>
        <w:sz w:val="26"/>
      </w:rPr>
    </w:lvl>
    <w:lvl w:ilvl="1" w:tplc="042A0003" w:tentative="1">
      <w:start w:val="1"/>
      <w:numFmt w:val="bullet"/>
      <w:lvlText w:val="o"/>
      <w:lvlJc w:val="left"/>
      <w:pPr>
        <w:ind w:left="1680" w:hanging="360"/>
      </w:pPr>
      <w:rPr>
        <w:rFonts w:ascii="Courier New" w:hAnsi="Courier New" w:cs="Courier New" w:hint="default"/>
      </w:rPr>
    </w:lvl>
    <w:lvl w:ilvl="2" w:tplc="042A0005" w:tentative="1">
      <w:start w:val="1"/>
      <w:numFmt w:val="bullet"/>
      <w:lvlText w:val=""/>
      <w:lvlJc w:val="left"/>
      <w:pPr>
        <w:ind w:left="2400" w:hanging="360"/>
      </w:pPr>
      <w:rPr>
        <w:rFonts w:ascii="Wingdings" w:hAnsi="Wingdings" w:hint="default"/>
      </w:rPr>
    </w:lvl>
    <w:lvl w:ilvl="3" w:tplc="042A0001" w:tentative="1">
      <w:start w:val="1"/>
      <w:numFmt w:val="bullet"/>
      <w:lvlText w:val=""/>
      <w:lvlJc w:val="left"/>
      <w:pPr>
        <w:ind w:left="3120" w:hanging="360"/>
      </w:pPr>
      <w:rPr>
        <w:rFonts w:ascii="Symbol" w:hAnsi="Symbol" w:hint="default"/>
      </w:rPr>
    </w:lvl>
    <w:lvl w:ilvl="4" w:tplc="042A0003" w:tentative="1">
      <w:start w:val="1"/>
      <w:numFmt w:val="bullet"/>
      <w:lvlText w:val="o"/>
      <w:lvlJc w:val="left"/>
      <w:pPr>
        <w:ind w:left="3840" w:hanging="360"/>
      </w:pPr>
      <w:rPr>
        <w:rFonts w:ascii="Courier New" w:hAnsi="Courier New" w:cs="Courier New" w:hint="default"/>
      </w:rPr>
    </w:lvl>
    <w:lvl w:ilvl="5" w:tplc="042A0005" w:tentative="1">
      <w:start w:val="1"/>
      <w:numFmt w:val="bullet"/>
      <w:lvlText w:val=""/>
      <w:lvlJc w:val="left"/>
      <w:pPr>
        <w:ind w:left="4560" w:hanging="360"/>
      </w:pPr>
      <w:rPr>
        <w:rFonts w:ascii="Wingdings" w:hAnsi="Wingdings" w:hint="default"/>
      </w:rPr>
    </w:lvl>
    <w:lvl w:ilvl="6" w:tplc="042A0001" w:tentative="1">
      <w:start w:val="1"/>
      <w:numFmt w:val="bullet"/>
      <w:lvlText w:val=""/>
      <w:lvlJc w:val="left"/>
      <w:pPr>
        <w:ind w:left="5280" w:hanging="360"/>
      </w:pPr>
      <w:rPr>
        <w:rFonts w:ascii="Symbol" w:hAnsi="Symbol" w:hint="default"/>
      </w:rPr>
    </w:lvl>
    <w:lvl w:ilvl="7" w:tplc="042A0003" w:tentative="1">
      <w:start w:val="1"/>
      <w:numFmt w:val="bullet"/>
      <w:lvlText w:val="o"/>
      <w:lvlJc w:val="left"/>
      <w:pPr>
        <w:ind w:left="6000" w:hanging="360"/>
      </w:pPr>
      <w:rPr>
        <w:rFonts w:ascii="Courier New" w:hAnsi="Courier New" w:cs="Courier New" w:hint="default"/>
      </w:rPr>
    </w:lvl>
    <w:lvl w:ilvl="8" w:tplc="042A0005" w:tentative="1">
      <w:start w:val="1"/>
      <w:numFmt w:val="bullet"/>
      <w:lvlText w:val=""/>
      <w:lvlJc w:val="left"/>
      <w:pPr>
        <w:ind w:left="6720" w:hanging="360"/>
      </w:pPr>
      <w:rPr>
        <w:rFonts w:ascii="Wingdings" w:hAnsi="Wingdings" w:hint="default"/>
      </w:rPr>
    </w:lvl>
  </w:abstractNum>
  <w:abstractNum w:abstractNumId="15" w15:restartNumberingAfterBreak="0">
    <w:nsid w:val="311125F0"/>
    <w:multiLevelType w:val="hybridMultilevel"/>
    <w:tmpl w:val="2A042856"/>
    <w:lvl w:ilvl="0" w:tplc="BF1E5A98">
      <w:numFmt w:val="bullet"/>
      <w:lvlText w:val="-"/>
      <w:lvlJc w:val="left"/>
      <w:pPr>
        <w:ind w:left="720" w:hanging="360"/>
      </w:pPr>
      <w:rPr>
        <w:rFonts w:ascii="Times New Roman" w:eastAsia="Times New Roman" w:hAnsi="Times New Roman" w:cs="Times New Roman" w:hint="default"/>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285EC8"/>
    <w:multiLevelType w:val="hybridMultilevel"/>
    <w:tmpl w:val="F844F0E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FC190F"/>
    <w:multiLevelType w:val="multilevel"/>
    <w:tmpl w:val="08445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A94378"/>
    <w:multiLevelType w:val="hybridMultilevel"/>
    <w:tmpl w:val="32F06FC4"/>
    <w:lvl w:ilvl="0" w:tplc="5B9E22A6">
      <w:start w:val="1"/>
      <w:numFmt w:val="decimal"/>
      <w:lvlText w:val="[%1]."/>
      <w:lvlJc w:val="left"/>
      <w:pPr>
        <w:ind w:left="1287" w:hanging="360"/>
      </w:pPr>
      <w:rPr>
        <w:rFonts w:ascii="Times New Roman" w:hAnsi="Times New Roman" w:hint="default"/>
        <w:b w:val="0"/>
        <w:i w:val="0"/>
        <w:sz w:val="26"/>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4C774920"/>
    <w:multiLevelType w:val="hybridMultilevel"/>
    <w:tmpl w:val="06F8CC9A"/>
    <w:lvl w:ilvl="0" w:tplc="BF1E5A98">
      <w:numFmt w:val="bullet"/>
      <w:lvlText w:val="-"/>
      <w:lvlJc w:val="left"/>
      <w:pPr>
        <w:ind w:left="720" w:hanging="360"/>
      </w:pPr>
      <w:rPr>
        <w:rFonts w:ascii="Times New Roman" w:eastAsia="Times New Roman" w:hAnsi="Times New Roman" w:cs="Times New Roman" w:hint="default"/>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7C060B"/>
    <w:multiLevelType w:val="multilevel"/>
    <w:tmpl w:val="1CE03C1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00921F0"/>
    <w:multiLevelType w:val="hybridMultilevel"/>
    <w:tmpl w:val="73C82B42"/>
    <w:lvl w:ilvl="0" w:tplc="BF1E5A98">
      <w:numFmt w:val="bullet"/>
      <w:lvlText w:val="-"/>
      <w:lvlJc w:val="left"/>
      <w:pPr>
        <w:ind w:left="720" w:hanging="360"/>
      </w:pPr>
      <w:rPr>
        <w:rFonts w:ascii="Times New Roman" w:eastAsia="Times New Roman" w:hAnsi="Times New Roman" w:cs="Times New Roman" w:hint="default"/>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837C92"/>
    <w:multiLevelType w:val="hybridMultilevel"/>
    <w:tmpl w:val="F2BA4E02"/>
    <w:lvl w:ilvl="0" w:tplc="F7F057C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1E342D8"/>
    <w:multiLevelType w:val="hybridMultilevel"/>
    <w:tmpl w:val="4FC6CDB6"/>
    <w:lvl w:ilvl="0" w:tplc="7BE21EC8">
      <w:start w:val="1"/>
      <w:numFmt w:val="bullet"/>
      <w:lvlText w:val=""/>
      <w:lvlJc w:val="left"/>
      <w:pPr>
        <w:ind w:left="1287" w:hanging="360"/>
      </w:pPr>
      <w:rPr>
        <w:rFonts w:ascii="Wingdings" w:hAnsi="Wingdings" w:hint="default"/>
        <w:color w:val="auto"/>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276374C"/>
    <w:multiLevelType w:val="hybridMultilevel"/>
    <w:tmpl w:val="D4CE9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E33AC4"/>
    <w:multiLevelType w:val="hybridMultilevel"/>
    <w:tmpl w:val="3E024352"/>
    <w:lvl w:ilvl="0" w:tplc="BF1E5A98">
      <w:numFmt w:val="bullet"/>
      <w:lvlText w:val="-"/>
      <w:lvlJc w:val="left"/>
      <w:pPr>
        <w:ind w:left="720" w:hanging="360"/>
      </w:pPr>
      <w:rPr>
        <w:rFonts w:ascii="Times New Roman" w:eastAsia="Times New Roman" w:hAnsi="Times New Roman" w:cs="Times New Roman" w:hint="default"/>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A8442C"/>
    <w:multiLevelType w:val="hybridMultilevel"/>
    <w:tmpl w:val="7F4038BE"/>
    <w:lvl w:ilvl="0" w:tplc="ACA6C9C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7" w15:restartNumberingAfterBreak="0">
    <w:nsid w:val="5E855DE8"/>
    <w:multiLevelType w:val="multilevel"/>
    <w:tmpl w:val="C6F65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3311AF4"/>
    <w:multiLevelType w:val="multilevel"/>
    <w:tmpl w:val="58A04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861D88"/>
    <w:multiLevelType w:val="multilevel"/>
    <w:tmpl w:val="31C49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761203"/>
    <w:multiLevelType w:val="hybridMultilevel"/>
    <w:tmpl w:val="E5DA9860"/>
    <w:lvl w:ilvl="0" w:tplc="BF1E5A98">
      <w:numFmt w:val="bullet"/>
      <w:lvlText w:val="-"/>
      <w:lvlJc w:val="left"/>
      <w:pPr>
        <w:ind w:left="720" w:hanging="360"/>
      </w:pPr>
      <w:rPr>
        <w:rFonts w:ascii="Times New Roman" w:eastAsia="Times New Roman" w:hAnsi="Times New Roman" w:cs="Times New Roman" w:hint="default"/>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7507B1"/>
    <w:multiLevelType w:val="multilevel"/>
    <w:tmpl w:val="015A15D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4CE5F54"/>
    <w:multiLevelType w:val="hybridMultilevel"/>
    <w:tmpl w:val="C0DE7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2833DA"/>
    <w:multiLevelType w:val="multilevel"/>
    <w:tmpl w:val="D9AC2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4B2F63"/>
    <w:multiLevelType w:val="hybridMultilevel"/>
    <w:tmpl w:val="798C597C"/>
    <w:lvl w:ilvl="0" w:tplc="FC6C889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7B8039A7"/>
    <w:multiLevelType w:val="hybridMultilevel"/>
    <w:tmpl w:val="03FE6542"/>
    <w:lvl w:ilvl="0" w:tplc="7BE21EC8">
      <w:start w:val="1"/>
      <w:numFmt w:val="bullet"/>
      <w:lvlText w:val=""/>
      <w:lvlJc w:val="left"/>
      <w:pPr>
        <w:ind w:left="1287" w:hanging="360"/>
      </w:pPr>
      <w:rPr>
        <w:rFonts w:ascii="Wingdings" w:hAnsi="Wingdings" w:hint="default"/>
        <w:color w:val="auto"/>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350521389">
    <w:abstractNumId w:val="26"/>
  </w:num>
  <w:num w:numId="2" w16cid:durableId="1234001865">
    <w:abstractNumId w:val="18"/>
  </w:num>
  <w:num w:numId="3" w16cid:durableId="120925104">
    <w:abstractNumId w:val="23"/>
  </w:num>
  <w:num w:numId="4" w16cid:durableId="1740051663">
    <w:abstractNumId w:val="35"/>
  </w:num>
  <w:num w:numId="5" w16cid:durableId="670136825">
    <w:abstractNumId w:val="5"/>
  </w:num>
  <w:num w:numId="6" w16cid:durableId="790321548">
    <w:abstractNumId w:val="20"/>
  </w:num>
  <w:num w:numId="7" w16cid:durableId="1620257632">
    <w:abstractNumId w:val="31"/>
  </w:num>
  <w:num w:numId="8" w16cid:durableId="787897047">
    <w:abstractNumId w:val="14"/>
  </w:num>
  <w:num w:numId="9" w16cid:durableId="70585381">
    <w:abstractNumId w:val="17"/>
  </w:num>
  <w:num w:numId="10" w16cid:durableId="438992740">
    <w:abstractNumId w:val="33"/>
  </w:num>
  <w:num w:numId="11" w16cid:durableId="547958419">
    <w:abstractNumId w:val="9"/>
  </w:num>
  <w:num w:numId="12" w16cid:durableId="1393196938">
    <w:abstractNumId w:val="32"/>
  </w:num>
  <w:num w:numId="13" w16cid:durableId="172190959">
    <w:abstractNumId w:val="10"/>
  </w:num>
  <w:num w:numId="14" w16cid:durableId="720708962">
    <w:abstractNumId w:val="22"/>
  </w:num>
  <w:num w:numId="15" w16cid:durableId="1765613538">
    <w:abstractNumId w:val="1"/>
  </w:num>
  <w:num w:numId="16" w16cid:durableId="802191058">
    <w:abstractNumId w:val="28"/>
  </w:num>
  <w:num w:numId="17" w16cid:durableId="1543135459">
    <w:abstractNumId w:val="27"/>
  </w:num>
  <w:num w:numId="18" w16cid:durableId="800151556">
    <w:abstractNumId w:val="0"/>
  </w:num>
  <w:num w:numId="19" w16cid:durableId="880746976">
    <w:abstractNumId w:val="8"/>
  </w:num>
  <w:num w:numId="20" w16cid:durableId="1966812685">
    <w:abstractNumId w:val="6"/>
  </w:num>
  <w:num w:numId="21" w16cid:durableId="553542315">
    <w:abstractNumId w:val="25"/>
  </w:num>
  <w:num w:numId="22" w16cid:durableId="1643579926">
    <w:abstractNumId w:val="12"/>
  </w:num>
  <w:num w:numId="23" w16cid:durableId="787312299">
    <w:abstractNumId w:val="2"/>
  </w:num>
  <w:num w:numId="24" w16cid:durableId="1864778895">
    <w:abstractNumId w:val="19"/>
  </w:num>
  <w:num w:numId="25" w16cid:durableId="1397320821">
    <w:abstractNumId w:val="15"/>
  </w:num>
  <w:num w:numId="26" w16cid:durableId="935552545">
    <w:abstractNumId w:val="34"/>
  </w:num>
  <w:num w:numId="27" w16cid:durableId="1996494606">
    <w:abstractNumId w:val="7"/>
  </w:num>
  <w:num w:numId="28" w16cid:durableId="2113427333">
    <w:abstractNumId w:val="16"/>
  </w:num>
  <w:num w:numId="29" w16cid:durableId="194392225">
    <w:abstractNumId w:val="13"/>
  </w:num>
  <w:num w:numId="30" w16cid:durableId="51553549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132045079">
    <w:abstractNumId w:val="3"/>
  </w:num>
  <w:num w:numId="32" w16cid:durableId="1379165947">
    <w:abstractNumId w:val="30"/>
  </w:num>
  <w:num w:numId="33" w16cid:durableId="877279052">
    <w:abstractNumId w:val="11"/>
  </w:num>
  <w:num w:numId="34" w16cid:durableId="68236282">
    <w:abstractNumId w:val="29"/>
  </w:num>
  <w:num w:numId="35" w16cid:durableId="1989553870">
    <w:abstractNumId w:val="21"/>
  </w:num>
  <w:num w:numId="36" w16cid:durableId="630326165">
    <w:abstractNumId w:val="4"/>
  </w:num>
  <w:num w:numId="37" w16cid:durableId="2054228870">
    <w:abstractNumId w:val="24"/>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ần Huỳnh Anh Nhật">
    <w15:presenceInfo w15:providerId="Windows Live" w15:userId="c661a29575b2af52"/>
  </w15:person>
  <w15:person w15:author="TV Thanh">
    <w15:presenceInfo w15:providerId="Windows Live" w15:userId="34b840a0dc5b39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284"/>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7C6E"/>
    <w:rsid w:val="000004DE"/>
    <w:rsid w:val="000015DE"/>
    <w:rsid w:val="0000622B"/>
    <w:rsid w:val="00011054"/>
    <w:rsid w:val="00016FD7"/>
    <w:rsid w:val="000224C0"/>
    <w:rsid w:val="000334C9"/>
    <w:rsid w:val="00033E8C"/>
    <w:rsid w:val="0004527F"/>
    <w:rsid w:val="00052524"/>
    <w:rsid w:val="000604F0"/>
    <w:rsid w:val="0007211B"/>
    <w:rsid w:val="00097041"/>
    <w:rsid w:val="000A14CE"/>
    <w:rsid w:val="000B131A"/>
    <w:rsid w:val="000C1AFB"/>
    <w:rsid w:val="000C5D80"/>
    <w:rsid w:val="000D4668"/>
    <w:rsid w:val="000E0ED2"/>
    <w:rsid w:val="00101DCB"/>
    <w:rsid w:val="00103757"/>
    <w:rsid w:val="00104350"/>
    <w:rsid w:val="001110F8"/>
    <w:rsid w:val="00114E7D"/>
    <w:rsid w:val="00120356"/>
    <w:rsid w:val="001237AB"/>
    <w:rsid w:val="00131B65"/>
    <w:rsid w:val="00133F65"/>
    <w:rsid w:val="00144ED5"/>
    <w:rsid w:val="001451F4"/>
    <w:rsid w:val="00147C6E"/>
    <w:rsid w:val="0015189F"/>
    <w:rsid w:val="00152D8A"/>
    <w:rsid w:val="001651CF"/>
    <w:rsid w:val="001652FA"/>
    <w:rsid w:val="00177AE5"/>
    <w:rsid w:val="00181475"/>
    <w:rsid w:val="00181872"/>
    <w:rsid w:val="00184186"/>
    <w:rsid w:val="0018572D"/>
    <w:rsid w:val="00190FCD"/>
    <w:rsid w:val="00191CA1"/>
    <w:rsid w:val="00197CAE"/>
    <w:rsid w:val="001B6F07"/>
    <w:rsid w:val="001B7277"/>
    <w:rsid w:val="001C259E"/>
    <w:rsid w:val="001C4145"/>
    <w:rsid w:val="001D09EB"/>
    <w:rsid w:val="001D181C"/>
    <w:rsid w:val="001D5EF2"/>
    <w:rsid w:val="001E23D9"/>
    <w:rsid w:val="001F0831"/>
    <w:rsid w:val="001F2047"/>
    <w:rsid w:val="001F3B1B"/>
    <w:rsid w:val="0020241E"/>
    <w:rsid w:val="00207276"/>
    <w:rsid w:val="0021027D"/>
    <w:rsid w:val="00220A2B"/>
    <w:rsid w:val="00235F01"/>
    <w:rsid w:val="00243C9F"/>
    <w:rsid w:val="0025026C"/>
    <w:rsid w:val="00250300"/>
    <w:rsid w:val="00251EB2"/>
    <w:rsid w:val="00256957"/>
    <w:rsid w:val="00256AEE"/>
    <w:rsid w:val="00262FB0"/>
    <w:rsid w:val="002639C4"/>
    <w:rsid w:val="002667C5"/>
    <w:rsid w:val="00283268"/>
    <w:rsid w:val="00285602"/>
    <w:rsid w:val="00286BFA"/>
    <w:rsid w:val="0029508A"/>
    <w:rsid w:val="00295B6E"/>
    <w:rsid w:val="002A31E6"/>
    <w:rsid w:val="002A6B63"/>
    <w:rsid w:val="002B35BA"/>
    <w:rsid w:val="002B40ED"/>
    <w:rsid w:val="002B65FE"/>
    <w:rsid w:val="002B684A"/>
    <w:rsid w:val="002C290B"/>
    <w:rsid w:val="002C54D2"/>
    <w:rsid w:val="002C7CA5"/>
    <w:rsid w:val="002D533D"/>
    <w:rsid w:val="002E1E0D"/>
    <w:rsid w:val="002E412F"/>
    <w:rsid w:val="00300385"/>
    <w:rsid w:val="0030073E"/>
    <w:rsid w:val="0030121D"/>
    <w:rsid w:val="00306617"/>
    <w:rsid w:val="00307034"/>
    <w:rsid w:val="00313AA1"/>
    <w:rsid w:val="003158D7"/>
    <w:rsid w:val="0033208D"/>
    <w:rsid w:val="003409A7"/>
    <w:rsid w:val="0034527A"/>
    <w:rsid w:val="003559A3"/>
    <w:rsid w:val="00361075"/>
    <w:rsid w:val="00362394"/>
    <w:rsid w:val="00374A79"/>
    <w:rsid w:val="00376081"/>
    <w:rsid w:val="0037704A"/>
    <w:rsid w:val="0038556A"/>
    <w:rsid w:val="003A4019"/>
    <w:rsid w:val="003B1D69"/>
    <w:rsid w:val="003B2172"/>
    <w:rsid w:val="003B348B"/>
    <w:rsid w:val="003B4FE4"/>
    <w:rsid w:val="003B64F0"/>
    <w:rsid w:val="003C10FB"/>
    <w:rsid w:val="003D4061"/>
    <w:rsid w:val="003D420E"/>
    <w:rsid w:val="003D6051"/>
    <w:rsid w:val="003E7120"/>
    <w:rsid w:val="003F00D7"/>
    <w:rsid w:val="00406096"/>
    <w:rsid w:val="004170C6"/>
    <w:rsid w:val="0042143A"/>
    <w:rsid w:val="00431E7B"/>
    <w:rsid w:val="004335A1"/>
    <w:rsid w:val="00436171"/>
    <w:rsid w:val="004411FF"/>
    <w:rsid w:val="00460FC5"/>
    <w:rsid w:val="004631A7"/>
    <w:rsid w:val="004633EB"/>
    <w:rsid w:val="004652F4"/>
    <w:rsid w:val="00470CF2"/>
    <w:rsid w:val="004900F6"/>
    <w:rsid w:val="00490F92"/>
    <w:rsid w:val="0049260C"/>
    <w:rsid w:val="004929A0"/>
    <w:rsid w:val="004A037C"/>
    <w:rsid w:val="004A3A49"/>
    <w:rsid w:val="004C0B7F"/>
    <w:rsid w:val="004D1F28"/>
    <w:rsid w:val="004D66BB"/>
    <w:rsid w:val="004E690C"/>
    <w:rsid w:val="00502830"/>
    <w:rsid w:val="00511426"/>
    <w:rsid w:val="00511677"/>
    <w:rsid w:val="00516205"/>
    <w:rsid w:val="00525B9B"/>
    <w:rsid w:val="00533929"/>
    <w:rsid w:val="00546178"/>
    <w:rsid w:val="00546D3B"/>
    <w:rsid w:val="00552007"/>
    <w:rsid w:val="00553DB1"/>
    <w:rsid w:val="005822D6"/>
    <w:rsid w:val="00582A4D"/>
    <w:rsid w:val="00583ED6"/>
    <w:rsid w:val="00584CB6"/>
    <w:rsid w:val="005A4DA5"/>
    <w:rsid w:val="005A4E83"/>
    <w:rsid w:val="005A5E2D"/>
    <w:rsid w:val="005B27B6"/>
    <w:rsid w:val="005B3195"/>
    <w:rsid w:val="005C3458"/>
    <w:rsid w:val="005E2E99"/>
    <w:rsid w:val="005F7A63"/>
    <w:rsid w:val="00604270"/>
    <w:rsid w:val="00604DA2"/>
    <w:rsid w:val="00616668"/>
    <w:rsid w:val="006240CA"/>
    <w:rsid w:val="006336F9"/>
    <w:rsid w:val="00643D06"/>
    <w:rsid w:val="00654DB4"/>
    <w:rsid w:val="00657A8F"/>
    <w:rsid w:val="00672A7B"/>
    <w:rsid w:val="00672CC4"/>
    <w:rsid w:val="00684DE8"/>
    <w:rsid w:val="00687F77"/>
    <w:rsid w:val="006A2785"/>
    <w:rsid w:val="006A456B"/>
    <w:rsid w:val="006B1AA0"/>
    <w:rsid w:val="006C316C"/>
    <w:rsid w:val="006C4F60"/>
    <w:rsid w:val="006D343B"/>
    <w:rsid w:val="006E0816"/>
    <w:rsid w:val="006E7647"/>
    <w:rsid w:val="006F5371"/>
    <w:rsid w:val="00706AF5"/>
    <w:rsid w:val="007120FE"/>
    <w:rsid w:val="007154F5"/>
    <w:rsid w:val="007216C3"/>
    <w:rsid w:val="00724977"/>
    <w:rsid w:val="00732D8E"/>
    <w:rsid w:val="00735CD2"/>
    <w:rsid w:val="00742CEA"/>
    <w:rsid w:val="00747390"/>
    <w:rsid w:val="007701CE"/>
    <w:rsid w:val="00776A6D"/>
    <w:rsid w:val="00783DDC"/>
    <w:rsid w:val="00787755"/>
    <w:rsid w:val="0079435A"/>
    <w:rsid w:val="00795A06"/>
    <w:rsid w:val="00796AD7"/>
    <w:rsid w:val="007A0025"/>
    <w:rsid w:val="007A3DC8"/>
    <w:rsid w:val="007A78BB"/>
    <w:rsid w:val="007B0192"/>
    <w:rsid w:val="007B121A"/>
    <w:rsid w:val="007B28E3"/>
    <w:rsid w:val="007C31E4"/>
    <w:rsid w:val="007C7326"/>
    <w:rsid w:val="007D486D"/>
    <w:rsid w:val="007E6C4E"/>
    <w:rsid w:val="007F1302"/>
    <w:rsid w:val="007F527C"/>
    <w:rsid w:val="0080546C"/>
    <w:rsid w:val="00807EE2"/>
    <w:rsid w:val="00814F3A"/>
    <w:rsid w:val="008179E2"/>
    <w:rsid w:val="00823578"/>
    <w:rsid w:val="00823582"/>
    <w:rsid w:val="008310A6"/>
    <w:rsid w:val="00835C4A"/>
    <w:rsid w:val="00836369"/>
    <w:rsid w:val="00856695"/>
    <w:rsid w:val="0086759D"/>
    <w:rsid w:val="008740AF"/>
    <w:rsid w:val="008752F4"/>
    <w:rsid w:val="008833DA"/>
    <w:rsid w:val="00885E57"/>
    <w:rsid w:val="008A1A19"/>
    <w:rsid w:val="008B4AE2"/>
    <w:rsid w:val="008B5383"/>
    <w:rsid w:val="008C2324"/>
    <w:rsid w:val="008C254B"/>
    <w:rsid w:val="008C7E74"/>
    <w:rsid w:val="008D13FA"/>
    <w:rsid w:val="008E7BF5"/>
    <w:rsid w:val="008E7E73"/>
    <w:rsid w:val="008F4669"/>
    <w:rsid w:val="008F59D8"/>
    <w:rsid w:val="00911E32"/>
    <w:rsid w:val="00913EC4"/>
    <w:rsid w:val="00931467"/>
    <w:rsid w:val="00944F0A"/>
    <w:rsid w:val="009536CF"/>
    <w:rsid w:val="00963779"/>
    <w:rsid w:val="00973BA6"/>
    <w:rsid w:val="00981006"/>
    <w:rsid w:val="00982F92"/>
    <w:rsid w:val="0098411E"/>
    <w:rsid w:val="00986EB6"/>
    <w:rsid w:val="00995C20"/>
    <w:rsid w:val="009A0376"/>
    <w:rsid w:val="009A2B79"/>
    <w:rsid w:val="009A76B3"/>
    <w:rsid w:val="009B2777"/>
    <w:rsid w:val="009B3E21"/>
    <w:rsid w:val="009C1154"/>
    <w:rsid w:val="009C1B1C"/>
    <w:rsid w:val="009C3F3F"/>
    <w:rsid w:val="009C5F37"/>
    <w:rsid w:val="009D41C5"/>
    <w:rsid w:val="009D7A38"/>
    <w:rsid w:val="009E09A0"/>
    <w:rsid w:val="009E1806"/>
    <w:rsid w:val="009E42D6"/>
    <w:rsid w:val="009E5E77"/>
    <w:rsid w:val="009F4D6F"/>
    <w:rsid w:val="00A12D33"/>
    <w:rsid w:val="00A17D9E"/>
    <w:rsid w:val="00A206B8"/>
    <w:rsid w:val="00A2117F"/>
    <w:rsid w:val="00A21AD3"/>
    <w:rsid w:val="00A27A40"/>
    <w:rsid w:val="00A354B4"/>
    <w:rsid w:val="00A35881"/>
    <w:rsid w:val="00A46EC3"/>
    <w:rsid w:val="00A50078"/>
    <w:rsid w:val="00A51B5D"/>
    <w:rsid w:val="00A6482C"/>
    <w:rsid w:val="00A672E7"/>
    <w:rsid w:val="00A71902"/>
    <w:rsid w:val="00A71F29"/>
    <w:rsid w:val="00A816CE"/>
    <w:rsid w:val="00A84F8D"/>
    <w:rsid w:val="00A875D7"/>
    <w:rsid w:val="00A8794E"/>
    <w:rsid w:val="00A93DD1"/>
    <w:rsid w:val="00A942BA"/>
    <w:rsid w:val="00A9712F"/>
    <w:rsid w:val="00AA1E29"/>
    <w:rsid w:val="00AA2499"/>
    <w:rsid w:val="00AA5376"/>
    <w:rsid w:val="00AA60CA"/>
    <w:rsid w:val="00AC1350"/>
    <w:rsid w:val="00AE31FF"/>
    <w:rsid w:val="00AF2FC7"/>
    <w:rsid w:val="00AF7FF5"/>
    <w:rsid w:val="00B05E29"/>
    <w:rsid w:val="00B15A84"/>
    <w:rsid w:val="00B26F13"/>
    <w:rsid w:val="00B30102"/>
    <w:rsid w:val="00B30997"/>
    <w:rsid w:val="00B30A38"/>
    <w:rsid w:val="00B33E2D"/>
    <w:rsid w:val="00B46E5C"/>
    <w:rsid w:val="00B507B3"/>
    <w:rsid w:val="00B604EC"/>
    <w:rsid w:val="00B64715"/>
    <w:rsid w:val="00B668A5"/>
    <w:rsid w:val="00B7201E"/>
    <w:rsid w:val="00B76B19"/>
    <w:rsid w:val="00B84F8A"/>
    <w:rsid w:val="00B93FE5"/>
    <w:rsid w:val="00B949C1"/>
    <w:rsid w:val="00B94EC4"/>
    <w:rsid w:val="00B9679E"/>
    <w:rsid w:val="00BB2C1A"/>
    <w:rsid w:val="00BB2EC1"/>
    <w:rsid w:val="00BB46CE"/>
    <w:rsid w:val="00BB4F25"/>
    <w:rsid w:val="00BC1422"/>
    <w:rsid w:val="00BE6E66"/>
    <w:rsid w:val="00BF24AC"/>
    <w:rsid w:val="00BF5963"/>
    <w:rsid w:val="00C01A81"/>
    <w:rsid w:val="00C17805"/>
    <w:rsid w:val="00C2046D"/>
    <w:rsid w:val="00C37E5C"/>
    <w:rsid w:val="00C45D4C"/>
    <w:rsid w:val="00C46735"/>
    <w:rsid w:val="00C471F2"/>
    <w:rsid w:val="00C50A13"/>
    <w:rsid w:val="00C54AC3"/>
    <w:rsid w:val="00C6456C"/>
    <w:rsid w:val="00C72D92"/>
    <w:rsid w:val="00C73DB7"/>
    <w:rsid w:val="00C74281"/>
    <w:rsid w:val="00C846F4"/>
    <w:rsid w:val="00C9714C"/>
    <w:rsid w:val="00CA1E4C"/>
    <w:rsid w:val="00CA53E3"/>
    <w:rsid w:val="00CA6758"/>
    <w:rsid w:val="00CA70E3"/>
    <w:rsid w:val="00CB0A24"/>
    <w:rsid w:val="00CB5FE5"/>
    <w:rsid w:val="00CC0C81"/>
    <w:rsid w:val="00CC23C2"/>
    <w:rsid w:val="00CD45AF"/>
    <w:rsid w:val="00CE5698"/>
    <w:rsid w:val="00CE691A"/>
    <w:rsid w:val="00CF0B6F"/>
    <w:rsid w:val="00CF1492"/>
    <w:rsid w:val="00CF1822"/>
    <w:rsid w:val="00CF20B9"/>
    <w:rsid w:val="00CF5659"/>
    <w:rsid w:val="00CF5F13"/>
    <w:rsid w:val="00D00741"/>
    <w:rsid w:val="00D02B94"/>
    <w:rsid w:val="00D27533"/>
    <w:rsid w:val="00D27667"/>
    <w:rsid w:val="00D279C4"/>
    <w:rsid w:val="00D31840"/>
    <w:rsid w:val="00D428F2"/>
    <w:rsid w:val="00D43456"/>
    <w:rsid w:val="00D4352B"/>
    <w:rsid w:val="00D46A9C"/>
    <w:rsid w:val="00D54BDB"/>
    <w:rsid w:val="00D620FB"/>
    <w:rsid w:val="00D75278"/>
    <w:rsid w:val="00D82BE7"/>
    <w:rsid w:val="00D91DD5"/>
    <w:rsid w:val="00D932D3"/>
    <w:rsid w:val="00D9703B"/>
    <w:rsid w:val="00DA2BC0"/>
    <w:rsid w:val="00DB4626"/>
    <w:rsid w:val="00DE28E5"/>
    <w:rsid w:val="00DF79BD"/>
    <w:rsid w:val="00E26235"/>
    <w:rsid w:val="00E2661D"/>
    <w:rsid w:val="00E26C75"/>
    <w:rsid w:val="00E31E08"/>
    <w:rsid w:val="00E35FDA"/>
    <w:rsid w:val="00E468C6"/>
    <w:rsid w:val="00E50A85"/>
    <w:rsid w:val="00E51442"/>
    <w:rsid w:val="00E53974"/>
    <w:rsid w:val="00E54642"/>
    <w:rsid w:val="00E54D06"/>
    <w:rsid w:val="00E57201"/>
    <w:rsid w:val="00E71270"/>
    <w:rsid w:val="00E93C38"/>
    <w:rsid w:val="00E9430E"/>
    <w:rsid w:val="00E9650C"/>
    <w:rsid w:val="00EA11EF"/>
    <w:rsid w:val="00EA65B9"/>
    <w:rsid w:val="00EB27F9"/>
    <w:rsid w:val="00EB3C99"/>
    <w:rsid w:val="00EC1237"/>
    <w:rsid w:val="00ED4EA0"/>
    <w:rsid w:val="00EF6CA6"/>
    <w:rsid w:val="00F02583"/>
    <w:rsid w:val="00F108B1"/>
    <w:rsid w:val="00F140A9"/>
    <w:rsid w:val="00F34C30"/>
    <w:rsid w:val="00F424B2"/>
    <w:rsid w:val="00F43636"/>
    <w:rsid w:val="00F57F33"/>
    <w:rsid w:val="00F65884"/>
    <w:rsid w:val="00F81FBF"/>
    <w:rsid w:val="00F86C1D"/>
    <w:rsid w:val="00F920B1"/>
    <w:rsid w:val="00F96B19"/>
    <w:rsid w:val="00FA6A46"/>
    <w:rsid w:val="00FB2C83"/>
    <w:rsid w:val="00FB31C2"/>
    <w:rsid w:val="00FB4243"/>
    <w:rsid w:val="00FB5A57"/>
    <w:rsid w:val="00FB6CB9"/>
    <w:rsid w:val="00FD609B"/>
    <w:rsid w:val="00FD740C"/>
    <w:rsid w:val="00FE13DB"/>
    <w:rsid w:val="00FE7E10"/>
    <w:rsid w:val="00FF051E"/>
    <w:rsid w:val="00FF7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9E3108"/>
  <w15:docId w15:val="{1B81EB53-A7BF-4293-A103-336F7C00C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pacing w:val="5"/>
        <w:sz w:val="26"/>
        <w:szCs w:val="27"/>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C6E"/>
    <w:pPr>
      <w:spacing w:after="0" w:line="240" w:lineRule="auto"/>
    </w:pPr>
  </w:style>
  <w:style w:type="paragraph" w:styleId="Heading1">
    <w:name w:val="heading 1"/>
    <w:basedOn w:val="Normal"/>
    <w:next w:val="Normal"/>
    <w:link w:val="Heading1Char"/>
    <w:uiPriority w:val="9"/>
    <w:qFormat/>
    <w:rsid w:val="00747390"/>
    <w:pPr>
      <w:keepNext/>
      <w:numPr>
        <w:numId w:val="29"/>
      </w:numPr>
      <w:jc w:val="center"/>
      <w:outlineLvl w:val="0"/>
    </w:pPr>
    <w:rPr>
      <w:b/>
      <w:iCs/>
      <w:sz w:val="32"/>
    </w:rPr>
  </w:style>
  <w:style w:type="paragraph" w:styleId="Heading2">
    <w:name w:val="heading 2"/>
    <w:basedOn w:val="Normal"/>
    <w:next w:val="Normal"/>
    <w:link w:val="Heading2Char"/>
    <w:qFormat/>
    <w:rsid w:val="007F527C"/>
    <w:pPr>
      <w:keepNext/>
      <w:numPr>
        <w:ilvl w:val="1"/>
        <w:numId w:val="29"/>
      </w:numPr>
      <w:outlineLvl w:val="1"/>
    </w:pPr>
    <w:rPr>
      <w:b/>
      <w:bCs/>
    </w:rPr>
  </w:style>
  <w:style w:type="paragraph" w:styleId="Heading3">
    <w:name w:val="heading 3"/>
    <w:basedOn w:val="Normal"/>
    <w:next w:val="Normal"/>
    <w:link w:val="Heading3Char"/>
    <w:qFormat/>
    <w:rsid w:val="007F527C"/>
    <w:pPr>
      <w:keepNext/>
      <w:numPr>
        <w:ilvl w:val="2"/>
        <w:numId w:val="29"/>
      </w:numPr>
      <w:outlineLvl w:val="2"/>
    </w:pPr>
    <w:rPr>
      <w:b/>
      <w:bCs/>
      <w:szCs w:val="26"/>
    </w:rPr>
  </w:style>
  <w:style w:type="paragraph" w:styleId="Heading4">
    <w:name w:val="heading 4"/>
    <w:basedOn w:val="Normal"/>
    <w:next w:val="Normal"/>
    <w:link w:val="Heading4Char"/>
    <w:qFormat/>
    <w:rsid w:val="00856695"/>
    <w:pPr>
      <w:keepNext/>
      <w:numPr>
        <w:ilvl w:val="3"/>
        <w:numId w:val="29"/>
      </w:numPr>
      <w:outlineLvl w:val="3"/>
    </w:pPr>
    <w:rPr>
      <w:b/>
    </w:rPr>
  </w:style>
  <w:style w:type="paragraph" w:styleId="Heading5">
    <w:name w:val="heading 5"/>
    <w:basedOn w:val="Normal"/>
    <w:next w:val="Normal"/>
    <w:link w:val="Heading5Char"/>
    <w:qFormat/>
    <w:rsid w:val="00147C6E"/>
    <w:pPr>
      <w:numPr>
        <w:ilvl w:val="4"/>
        <w:numId w:val="29"/>
      </w:numPr>
      <w:spacing w:before="240" w:after="60"/>
      <w:outlineLvl w:val="4"/>
    </w:pPr>
    <w:rPr>
      <w:rFonts w:ascii="Calibri" w:hAnsi="Calibri"/>
      <w:b/>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7390"/>
    <w:rPr>
      <w:b/>
      <w:iCs/>
      <w:sz w:val="32"/>
    </w:rPr>
  </w:style>
  <w:style w:type="character" w:customStyle="1" w:styleId="Heading2Char">
    <w:name w:val="Heading 2 Char"/>
    <w:basedOn w:val="DefaultParagraphFont"/>
    <w:link w:val="Heading2"/>
    <w:rsid w:val="007F527C"/>
    <w:rPr>
      <w:b/>
      <w:bCs/>
    </w:rPr>
  </w:style>
  <w:style w:type="character" w:customStyle="1" w:styleId="Heading3Char">
    <w:name w:val="Heading 3 Char"/>
    <w:basedOn w:val="DefaultParagraphFont"/>
    <w:link w:val="Heading3"/>
    <w:rsid w:val="007F527C"/>
    <w:rPr>
      <w:b/>
      <w:bCs/>
      <w:szCs w:val="26"/>
    </w:rPr>
  </w:style>
  <w:style w:type="character" w:customStyle="1" w:styleId="Heading4Char">
    <w:name w:val="Heading 4 Char"/>
    <w:basedOn w:val="DefaultParagraphFont"/>
    <w:link w:val="Heading4"/>
    <w:rsid w:val="00856695"/>
    <w:rPr>
      <w:b/>
    </w:rPr>
  </w:style>
  <w:style w:type="character" w:customStyle="1" w:styleId="Heading5Char">
    <w:name w:val="Heading 5 Char"/>
    <w:basedOn w:val="DefaultParagraphFont"/>
    <w:link w:val="Heading5"/>
    <w:rsid w:val="00147C6E"/>
    <w:rPr>
      <w:rFonts w:ascii="Calibri" w:eastAsia="Times New Roman" w:hAnsi="Calibri" w:cs="Times New Roman"/>
      <w:b/>
      <w:bCs/>
      <w:i/>
      <w:iCs/>
      <w:sz w:val="26"/>
      <w:szCs w:val="26"/>
    </w:rPr>
  </w:style>
  <w:style w:type="paragraph" w:styleId="Title">
    <w:name w:val="Title"/>
    <w:basedOn w:val="Normal"/>
    <w:link w:val="TitleChar"/>
    <w:qFormat/>
    <w:rsid w:val="00147C6E"/>
    <w:pPr>
      <w:jc w:val="center"/>
    </w:pPr>
    <w:rPr>
      <w:b/>
      <w:bCs/>
    </w:rPr>
  </w:style>
  <w:style w:type="character" w:customStyle="1" w:styleId="TitleChar">
    <w:name w:val="Title Char"/>
    <w:basedOn w:val="DefaultParagraphFont"/>
    <w:link w:val="Title"/>
    <w:rsid w:val="00147C6E"/>
    <w:rPr>
      <w:rFonts w:ascii="VNtimes new roman" w:eastAsia="Times New Roman" w:hAnsi="VNtimes new roman" w:cs="Times New Roman"/>
      <w:b/>
      <w:bCs/>
      <w:sz w:val="28"/>
      <w:szCs w:val="24"/>
    </w:rPr>
  </w:style>
  <w:style w:type="paragraph" w:styleId="Subtitle">
    <w:name w:val="Subtitle"/>
    <w:basedOn w:val="Normal"/>
    <w:link w:val="SubtitleChar"/>
    <w:qFormat/>
    <w:rsid w:val="00147C6E"/>
    <w:pPr>
      <w:spacing w:before="100" w:line="400" w:lineRule="exact"/>
      <w:jc w:val="center"/>
    </w:pPr>
    <w:rPr>
      <w:rFonts w:ascii="VNbangkok" w:hAnsi="VNbangkok"/>
      <w:b/>
      <w:bCs/>
      <w:sz w:val="32"/>
    </w:rPr>
  </w:style>
  <w:style w:type="character" w:customStyle="1" w:styleId="SubtitleChar">
    <w:name w:val="Subtitle Char"/>
    <w:basedOn w:val="DefaultParagraphFont"/>
    <w:link w:val="Subtitle"/>
    <w:rsid w:val="00147C6E"/>
    <w:rPr>
      <w:rFonts w:ascii="VNbangkok" w:eastAsia="Times New Roman" w:hAnsi="VNbangkok" w:cs="Times New Roman"/>
      <w:b/>
      <w:bCs/>
      <w:sz w:val="32"/>
      <w:szCs w:val="24"/>
    </w:rPr>
  </w:style>
  <w:style w:type="paragraph" w:customStyle="1" w:styleId="Participant">
    <w:name w:val="Participant"/>
    <w:basedOn w:val="Normal"/>
    <w:rsid w:val="00147C6E"/>
    <w:pPr>
      <w:tabs>
        <w:tab w:val="left" w:pos="5040"/>
      </w:tabs>
      <w:spacing w:after="240"/>
      <w:ind w:left="360" w:right="360"/>
    </w:pPr>
    <w:rPr>
      <w:b/>
      <w:sz w:val="22"/>
      <w:szCs w:val="20"/>
    </w:rPr>
  </w:style>
  <w:style w:type="paragraph" w:styleId="TOC1">
    <w:name w:val="toc 1"/>
    <w:basedOn w:val="Normal"/>
    <w:next w:val="Normal"/>
    <w:autoRedefine/>
    <w:uiPriority w:val="39"/>
    <w:rsid w:val="003A4019"/>
    <w:pPr>
      <w:widowControl w:val="0"/>
      <w:tabs>
        <w:tab w:val="right" w:leader="dot" w:pos="9062"/>
      </w:tabs>
      <w:spacing w:line="360" w:lineRule="auto"/>
      <w:jc w:val="center"/>
      <w:outlineLvl w:val="0"/>
    </w:pPr>
    <w:rPr>
      <w:b/>
      <w:noProof/>
      <w:sz w:val="32"/>
      <w:szCs w:val="32"/>
    </w:rPr>
  </w:style>
  <w:style w:type="paragraph" w:styleId="Header">
    <w:name w:val="header"/>
    <w:basedOn w:val="Normal"/>
    <w:link w:val="HeaderChar"/>
    <w:uiPriority w:val="99"/>
    <w:rsid w:val="00147C6E"/>
    <w:pPr>
      <w:tabs>
        <w:tab w:val="center" w:pos="4680"/>
        <w:tab w:val="right" w:pos="9360"/>
      </w:tabs>
    </w:pPr>
  </w:style>
  <w:style w:type="character" w:customStyle="1" w:styleId="HeaderChar">
    <w:name w:val="Header Char"/>
    <w:basedOn w:val="DefaultParagraphFont"/>
    <w:link w:val="Header"/>
    <w:uiPriority w:val="99"/>
    <w:rsid w:val="00147C6E"/>
    <w:rPr>
      <w:rFonts w:ascii="VNtimes new roman" w:eastAsia="Times New Roman" w:hAnsi="VNtimes new roman" w:cs="Times New Roman"/>
      <w:sz w:val="28"/>
      <w:szCs w:val="24"/>
    </w:rPr>
  </w:style>
  <w:style w:type="paragraph" w:styleId="Footer">
    <w:name w:val="footer"/>
    <w:basedOn w:val="Normal"/>
    <w:link w:val="FooterChar"/>
    <w:uiPriority w:val="99"/>
    <w:rsid w:val="00147C6E"/>
    <w:pPr>
      <w:tabs>
        <w:tab w:val="center" w:pos="4680"/>
        <w:tab w:val="right" w:pos="9360"/>
      </w:tabs>
    </w:pPr>
  </w:style>
  <w:style w:type="character" w:customStyle="1" w:styleId="FooterChar">
    <w:name w:val="Footer Char"/>
    <w:basedOn w:val="DefaultParagraphFont"/>
    <w:link w:val="Footer"/>
    <w:uiPriority w:val="99"/>
    <w:rsid w:val="00147C6E"/>
    <w:rPr>
      <w:rFonts w:ascii="VNtimes new roman" w:eastAsia="Times New Roman" w:hAnsi="VNtimes new roman" w:cs="Times New Roman"/>
      <w:sz w:val="28"/>
      <w:szCs w:val="24"/>
    </w:rPr>
  </w:style>
  <w:style w:type="table" w:styleId="TableGrid">
    <w:name w:val="Table Grid"/>
    <w:basedOn w:val="TableNormal"/>
    <w:uiPriority w:val="59"/>
    <w:rsid w:val="00147C6E"/>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47C6E"/>
    <w:rPr>
      <w:rFonts w:ascii="Tahoma" w:hAnsi="Tahoma"/>
      <w:sz w:val="16"/>
      <w:szCs w:val="16"/>
    </w:rPr>
  </w:style>
  <w:style w:type="character" w:customStyle="1" w:styleId="BalloonTextChar">
    <w:name w:val="Balloon Text Char"/>
    <w:basedOn w:val="DefaultParagraphFont"/>
    <w:link w:val="BalloonText"/>
    <w:rsid w:val="00147C6E"/>
    <w:rPr>
      <w:rFonts w:ascii="Tahoma" w:eastAsia="Times New Roman" w:hAnsi="Tahoma" w:cs="Times New Roman"/>
      <w:sz w:val="16"/>
      <w:szCs w:val="16"/>
    </w:rPr>
  </w:style>
  <w:style w:type="paragraph" w:styleId="ListParagraph">
    <w:name w:val="List Paragraph"/>
    <w:basedOn w:val="Normal"/>
    <w:uiPriority w:val="34"/>
    <w:qFormat/>
    <w:rsid w:val="00147C6E"/>
    <w:pPr>
      <w:ind w:left="720"/>
    </w:pPr>
  </w:style>
  <w:style w:type="character" w:customStyle="1" w:styleId="notranslate">
    <w:name w:val="notranslate"/>
    <w:rsid w:val="00147C6E"/>
  </w:style>
  <w:style w:type="paragraph" w:styleId="Bibliography">
    <w:name w:val="Bibliography"/>
    <w:basedOn w:val="Normal"/>
    <w:next w:val="Normal"/>
    <w:uiPriority w:val="37"/>
    <w:unhideWhenUsed/>
    <w:rsid w:val="00147C6E"/>
  </w:style>
  <w:style w:type="character" w:styleId="Strong">
    <w:name w:val="Strong"/>
    <w:uiPriority w:val="22"/>
    <w:qFormat/>
    <w:rsid w:val="00147C6E"/>
    <w:rPr>
      <w:b/>
      <w:bCs/>
    </w:rPr>
  </w:style>
  <w:style w:type="character" w:styleId="Hyperlink">
    <w:name w:val="Hyperlink"/>
    <w:uiPriority w:val="99"/>
    <w:unhideWhenUsed/>
    <w:rsid w:val="00147C6E"/>
    <w:rPr>
      <w:color w:val="0000FF"/>
      <w:u w:val="single"/>
    </w:rPr>
  </w:style>
  <w:style w:type="paragraph" w:styleId="NormalWeb">
    <w:name w:val="Normal (Web)"/>
    <w:basedOn w:val="Normal"/>
    <w:uiPriority w:val="99"/>
    <w:unhideWhenUsed/>
    <w:rsid w:val="00147C6E"/>
    <w:pPr>
      <w:spacing w:before="100" w:beforeAutospacing="1" w:after="100" w:afterAutospacing="1"/>
    </w:pPr>
    <w:rPr>
      <w:sz w:val="24"/>
    </w:rPr>
  </w:style>
  <w:style w:type="character" w:styleId="Emphasis">
    <w:name w:val="Emphasis"/>
    <w:uiPriority w:val="20"/>
    <w:qFormat/>
    <w:rsid w:val="00147C6E"/>
    <w:rPr>
      <w:i/>
      <w:iCs/>
    </w:rPr>
  </w:style>
  <w:style w:type="character" w:customStyle="1" w:styleId="tlid-translation">
    <w:name w:val="tlid-translation"/>
    <w:rsid w:val="00147C6E"/>
  </w:style>
  <w:style w:type="paragraph" w:customStyle="1" w:styleId="MyNormal">
    <w:name w:val="MyNormal"/>
    <w:basedOn w:val="Normal"/>
    <w:qFormat/>
    <w:rsid w:val="00147C6E"/>
    <w:pPr>
      <w:spacing w:before="80" w:after="80" w:line="312" w:lineRule="auto"/>
      <w:ind w:firstLine="720"/>
      <w:jc w:val="both"/>
    </w:pPr>
    <w:rPr>
      <w:szCs w:val="20"/>
    </w:rPr>
  </w:style>
  <w:style w:type="paragraph" w:styleId="TOC2">
    <w:name w:val="toc 2"/>
    <w:basedOn w:val="Normal"/>
    <w:next w:val="Normal"/>
    <w:autoRedefine/>
    <w:uiPriority w:val="39"/>
    <w:rsid w:val="00B949C1"/>
    <w:pPr>
      <w:tabs>
        <w:tab w:val="left" w:pos="1120"/>
        <w:tab w:val="right" w:leader="dot" w:pos="9072"/>
      </w:tabs>
      <w:spacing w:line="276" w:lineRule="auto"/>
      <w:ind w:left="851" w:hanging="284"/>
      <w:jc w:val="both"/>
    </w:pPr>
    <w:rPr>
      <w:noProof/>
    </w:rPr>
  </w:style>
  <w:style w:type="paragraph" w:styleId="TOC3">
    <w:name w:val="toc 3"/>
    <w:basedOn w:val="Normal"/>
    <w:next w:val="Normal"/>
    <w:autoRedefine/>
    <w:uiPriority w:val="39"/>
    <w:rsid w:val="00147C6E"/>
    <w:pPr>
      <w:tabs>
        <w:tab w:val="left" w:pos="426"/>
        <w:tab w:val="left" w:pos="1276"/>
        <w:tab w:val="right" w:leader="dot" w:pos="9072"/>
      </w:tabs>
      <w:spacing w:before="80" w:after="80" w:line="312" w:lineRule="auto"/>
      <w:ind w:left="851" w:firstLine="142"/>
      <w:jc w:val="both"/>
    </w:pPr>
  </w:style>
  <w:style w:type="paragraph" w:styleId="TOC4">
    <w:name w:val="toc 4"/>
    <w:basedOn w:val="Normal"/>
    <w:next w:val="Normal"/>
    <w:autoRedefine/>
    <w:uiPriority w:val="39"/>
    <w:rsid w:val="00147C6E"/>
    <w:pPr>
      <w:ind w:left="840"/>
    </w:pPr>
  </w:style>
  <w:style w:type="paragraph" w:styleId="TOC5">
    <w:name w:val="toc 5"/>
    <w:basedOn w:val="Normal"/>
    <w:next w:val="Normal"/>
    <w:autoRedefine/>
    <w:uiPriority w:val="39"/>
    <w:rsid w:val="00147C6E"/>
    <w:pPr>
      <w:ind w:left="1120"/>
    </w:pPr>
  </w:style>
  <w:style w:type="paragraph" w:styleId="TOCHeading">
    <w:name w:val="TOC Heading"/>
    <w:basedOn w:val="Heading1"/>
    <w:next w:val="Normal"/>
    <w:uiPriority w:val="39"/>
    <w:unhideWhenUsed/>
    <w:qFormat/>
    <w:rsid w:val="00147C6E"/>
    <w:pPr>
      <w:keepLines/>
      <w:spacing w:before="480" w:line="276" w:lineRule="auto"/>
      <w:outlineLvl w:val="9"/>
    </w:pPr>
    <w:rPr>
      <w:rFonts w:ascii="Cambria" w:hAnsi="Cambria"/>
      <w:b w:val="0"/>
      <w:bCs/>
      <w:i/>
      <w:iCs w:val="0"/>
      <w:color w:val="365F91"/>
      <w:szCs w:val="28"/>
    </w:rPr>
  </w:style>
  <w:style w:type="character" w:customStyle="1" w:styleId="cautl">
    <w:name w:val="cautl"/>
    <w:basedOn w:val="DefaultParagraphFont"/>
    <w:rsid w:val="00147C6E"/>
  </w:style>
  <w:style w:type="paragraph" w:styleId="z-TopofForm">
    <w:name w:val="HTML Top of Form"/>
    <w:basedOn w:val="Normal"/>
    <w:next w:val="Normal"/>
    <w:link w:val="z-TopofFormChar"/>
    <w:hidden/>
    <w:rsid w:val="00147C6E"/>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147C6E"/>
    <w:rPr>
      <w:rFonts w:ascii="Arial" w:eastAsia="Times New Roman" w:hAnsi="Arial" w:cs="Arial"/>
      <w:vanish/>
      <w:sz w:val="16"/>
      <w:szCs w:val="16"/>
    </w:rPr>
  </w:style>
  <w:style w:type="paragraph" w:styleId="z-BottomofForm">
    <w:name w:val="HTML Bottom of Form"/>
    <w:basedOn w:val="Normal"/>
    <w:next w:val="Normal"/>
    <w:link w:val="z-BottomofFormChar"/>
    <w:hidden/>
    <w:rsid w:val="00147C6E"/>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147C6E"/>
    <w:rPr>
      <w:rFonts w:ascii="Arial" w:eastAsia="Times New Roman" w:hAnsi="Arial" w:cs="Arial"/>
      <w:vanish/>
      <w:sz w:val="16"/>
      <w:szCs w:val="16"/>
    </w:rPr>
  </w:style>
  <w:style w:type="paragraph" w:styleId="Caption">
    <w:name w:val="caption"/>
    <w:basedOn w:val="Normal"/>
    <w:next w:val="Normal"/>
    <w:unhideWhenUsed/>
    <w:qFormat/>
    <w:rsid w:val="006240CA"/>
    <w:pPr>
      <w:spacing w:after="200"/>
      <w:jc w:val="center"/>
    </w:pPr>
    <w:rPr>
      <w:bCs/>
      <w:i/>
      <w:color w:val="auto"/>
      <w:sz w:val="24"/>
      <w:szCs w:val="18"/>
    </w:rPr>
  </w:style>
  <w:style w:type="paragraph" w:styleId="TableofFigures">
    <w:name w:val="table of figures"/>
    <w:basedOn w:val="Normal"/>
    <w:next w:val="Normal"/>
    <w:uiPriority w:val="99"/>
    <w:rsid w:val="00147C6E"/>
  </w:style>
  <w:style w:type="paragraph" w:customStyle="1" w:styleId="StyleHeading2TimesNewRoman14pt">
    <w:name w:val="Style Heading 2 + Times New Roman 14 pt"/>
    <w:basedOn w:val="Heading2"/>
    <w:autoRedefine/>
    <w:rsid w:val="00147C6E"/>
    <w:pPr>
      <w:spacing w:before="360" w:after="80"/>
    </w:pPr>
    <w:rPr>
      <w:sz w:val="28"/>
    </w:rPr>
  </w:style>
  <w:style w:type="paragraph" w:customStyle="1" w:styleId="StyleHeading3TimesNewRomanJustifiedAfter4ptLinesp">
    <w:name w:val="Style Heading 3 + Times New Roman Justified After:  4 pt Line sp..."/>
    <w:basedOn w:val="Heading3"/>
    <w:rsid w:val="00147C6E"/>
    <w:pPr>
      <w:spacing w:after="80" w:line="312" w:lineRule="auto"/>
      <w:jc w:val="both"/>
    </w:pPr>
    <w:rPr>
      <w:szCs w:val="20"/>
    </w:rPr>
  </w:style>
  <w:style w:type="paragraph" w:customStyle="1" w:styleId="StyleHeading2TimesNewRoman14pt1">
    <w:name w:val="Style Heading 2 + Times New Roman 14 pt1"/>
    <w:basedOn w:val="Heading2"/>
    <w:rsid w:val="00147C6E"/>
    <w:pPr>
      <w:spacing w:before="360"/>
    </w:pPr>
    <w:rPr>
      <w:sz w:val="28"/>
    </w:rPr>
  </w:style>
  <w:style w:type="paragraph" w:customStyle="1" w:styleId="StyleHeading3TimesNewRomanJustifiedBefore4ptAfter">
    <w:name w:val="Style Heading 3 + Times New Roman Justified Before:  4 pt After:..."/>
    <w:basedOn w:val="Heading3"/>
    <w:rsid w:val="00147C6E"/>
    <w:pPr>
      <w:spacing w:after="80" w:line="312" w:lineRule="auto"/>
    </w:pPr>
    <w:rPr>
      <w:szCs w:val="20"/>
    </w:rPr>
  </w:style>
  <w:style w:type="paragraph" w:customStyle="1" w:styleId="StyleHeading4TimesNewRoman12ptBoldJustifiedBefore">
    <w:name w:val="Style Heading 4 + Times New Roman 12 pt Bold Justified Before: ..."/>
    <w:basedOn w:val="Heading4"/>
    <w:autoRedefine/>
    <w:rsid w:val="00147C6E"/>
    <w:pPr>
      <w:spacing w:before="120" w:after="80" w:line="312" w:lineRule="auto"/>
    </w:pPr>
    <w:rPr>
      <w:b w:val="0"/>
      <w:bCs/>
      <w:sz w:val="24"/>
      <w:szCs w:val="20"/>
    </w:rPr>
  </w:style>
  <w:style w:type="paragraph" w:customStyle="1" w:styleId="StyleHeading2TimesNewRoman14ptJustifiedBefore4pt">
    <w:name w:val="Style Heading 2 + Times New Roman 14 pt Justified Before:  4 pt..."/>
    <w:basedOn w:val="Heading2"/>
    <w:autoRedefine/>
    <w:rsid w:val="00147C6E"/>
    <w:pPr>
      <w:spacing w:before="240" w:after="80" w:line="312" w:lineRule="auto"/>
    </w:pPr>
    <w:rPr>
      <w:sz w:val="28"/>
      <w:szCs w:val="20"/>
    </w:rPr>
  </w:style>
  <w:style w:type="paragraph" w:styleId="Revision">
    <w:name w:val="Revision"/>
    <w:hidden/>
    <w:uiPriority w:val="99"/>
    <w:semiHidden/>
    <w:rsid w:val="00147C6E"/>
    <w:pPr>
      <w:spacing w:after="0" w:line="240" w:lineRule="auto"/>
    </w:pPr>
    <w:rPr>
      <w:rFonts w:ascii="VNtimes new roman" w:eastAsia="Times New Roman" w:hAnsi="VNtimes new roman"/>
      <w:sz w:val="28"/>
      <w:szCs w:val="24"/>
    </w:rPr>
  </w:style>
  <w:style w:type="character" w:customStyle="1" w:styleId="ff1">
    <w:name w:val="ff1"/>
    <w:basedOn w:val="DefaultParagraphFont"/>
    <w:rsid w:val="00147C6E"/>
  </w:style>
  <w:style w:type="character" w:customStyle="1" w:styleId="contributor-name-prefix">
    <w:name w:val="contributor-name-prefix"/>
    <w:basedOn w:val="DefaultParagraphFont"/>
    <w:rsid w:val="00D91DD5"/>
  </w:style>
  <w:style w:type="character" w:customStyle="1" w:styleId="visible-contributors">
    <w:name w:val="visible-contributors"/>
    <w:basedOn w:val="DefaultParagraphFont"/>
    <w:rsid w:val="00D91DD5"/>
  </w:style>
  <w:style w:type="character" w:customStyle="1" w:styleId="UnresolvedMention1">
    <w:name w:val="Unresolved Mention1"/>
    <w:basedOn w:val="DefaultParagraphFont"/>
    <w:uiPriority w:val="99"/>
    <w:semiHidden/>
    <w:unhideWhenUsed/>
    <w:rsid w:val="00D91DD5"/>
    <w:rPr>
      <w:color w:val="605E5C"/>
      <w:shd w:val="clear" w:color="auto" w:fill="E1DFDD"/>
    </w:rPr>
  </w:style>
  <w:style w:type="paragraph" w:styleId="TOC6">
    <w:name w:val="toc 6"/>
    <w:basedOn w:val="Normal"/>
    <w:next w:val="Normal"/>
    <w:autoRedefine/>
    <w:uiPriority w:val="39"/>
    <w:unhideWhenUsed/>
    <w:rsid w:val="00285602"/>
    <w:pPr>
      <w:spacing w:after="100"/>
      <w:ind w:left="1400"/>
    </w:pPr>
  </w:style>
  <w:style w:type="paragraph" w:customStyle="1" w:styleId="hc">
    <w:name w:val="hc"/>
    <w:basedOn w:val="Normal"/>
    <w:rsid w:val="00207276"/>
    <w:pPr>
      <w:spacing w:before="100" w:beforeAutospacing="1" w:after="100" w:afterAutospacing="1"/>
    </w:pPr>
    <w:rPr>
      <w:sz w:val="24"/>
    </w:rPr>
  </w:style>
  <w:style w:type="paragraph" w:styleId="HTMLPreformatted">
    <w:name w:val="HTML Preformatted"/>
    <w:basedOn w:val="Normal"/>
    <w:link w:val="HTMLPreformattedChar"/>
    <w:uiPriority w:val="99"/>
    <w:unhideWhenUsed/>
    <w:rsid w:val="00207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07276"/>
    <w:rPr>
      <w:rFonts w:ascii="Courier New" w:eastAsia="Times New Roman" w:hAnsi="Courier New" w:cs="Courier New"/>
      <w:sz w:val="20"/>
      <w:szCs w:val="20"/>
    </w:rPr>
  </w:style>
  <w:style w:type="character" w:customStyle="1" w:styleId="typ">
    <w:name w:val="typ"/>
    <w:basedOn w:val="DefaultParagraphFont"/>
    <w:rsid w:val="00207276"/>
  </w:style>
  <w:style w:type="character" w:customStyle="1" w:styleId="pun">
    <w:name w:val="pun"/>
    <w:basedOn w:val="DefaultParagraphFont"/>
    <w:rsid w:val="00207276"/>
  </w:style>
  <w:style w:type="character" w:customStyle="1" w:styleId="pln">
    <w:name w:val="pln"/>
    <w:basedOn w:val="DefaultParagraphFont"/>
    <w:rsid w:val="00207276"/>
  </w:style>
  <w:style w:type="character" w:customStyle="1" w:styleId="kwd">
    <w:name w:val="kwd"/>
    <w:basedOn w:val="DefaultParagraphFont"/>
    <w:rsid w:val="00207276"/>
  </w:style>
  <w:style w:type="character" w:customStyle="1" w:styleId="lit">
    <w:name w:val="lit"/>
    <w:basedOn w:val="DefaultParagraphFont"/>
    <w:rsid w:val="00207276"/>
  </w:style>
  <w:style w:type="character" w:customStyle="1" w:styleId="com">
    <w:name w:val="com"/>
    <w:basedOn w:val="DefaultParagraphFont"/>
    <w:rsid w:val="00207276"/>
  </w:style>
  <w:style w:type="paragraph" w:customStyle="1" w:styleId="ez-toc-page-1">
    <w:name w:val="ez-toc-page-1"/>
    <w:basedOn w:val="Normal"/>
    <w:rsid w:val="00B26F13"/>
    <w:pPr>
      <w:spacing w:before="100" w:beforeAutospacing="1" w:after="100" w:afterAutospacing="1"/>
    </w:pPr>
    <w:rPr>
      <w:sz w:val="24"/>
    </w:rPr>
  </w:style>
  <w:style w:type="paragraph" w:customStyle="1" w:styleId="ez-toc-heading-level-3">
    <w:name w:val="ez-toc-heading-level-3"/>
    <w:basedOn w:val="Normal"/>
    <w:rsid w:val="00B26F13"/>
    <w:pPr>
      <w:spacing w:before="100" w:beforeAutospacing="1" w:after="100" w:afterAutospacing="1"/>
    </w:pPr>
    <w:rPr>
      <w:sz w:val="24"/>
    </w:rPr>
  </w:style>
  <w:style w:type="character" w:customStyle="1" w:styleId="y2iqfc">
    <w:name w:val="y2iqfc"/>
    <w:basedOn w:val="DefaultParagraphFont"/>
    <w:rsid w:val="003409A7"/>
  </w:style>
  <w:style w:type="character" w:customStyle="1" w:styleId="UnresolvedMention2">
    <w:name w:val="Unresolved Mention2"/>
    <w:basedOn w:val="DefaultParagraphFont"/>
    <w:uiPriority w:val="99"/>
    <w:semiHidden/>
    <w:unhideWhenUsed/>
    <w:rsid w:val="000224C0"/>
    <w:rPr>
      <w:color w:val="605E5C"/>
      <w:shd w:val="clear" w:color="auto" w:fill="E1DFDD"/>
    </w:rPr>
  </w:style>
  <w:style w:type="character" w:customStyle="1" w:styleId="a">
    <w:name w:val="a"/>
    <w:basedOn w:val="DefaultParagraphFont"/>
    <w:rsid w:val="00011054"/>
  </w:style>
  <w:style w:type="paragraph" w:customStyle="1" w:styleId="ql-align-center">
    <w:name w:val="ql-align-center"/>
    <w:basedOn w:val="Normal"/>
    <w:rsid w:val="006A2785"/>
    <w:pPr>
      <w:spacing w:before="100" w:beforeAutospacing="1" w:after="100" w:afterAutospacing="1"/>
    </w:pPr>
    <w:rPr>
      <w:rFonts w:eastAsia="Times New Roman"/>
      <w:color w:val="auto"/>
      <w:spacing w:val="0"/>
      <w:sz w:val="24"/>
      <w:szCs w:val="24"/>
    </w:rPr>
  </w:style>
  <w:style w:type="character" w:styleId="PlaceholderText">
    <w:name w:val="Placeholder Text"/>
    <w:basedOn w:val="DefaultParagraphFont"/>
    <w:uiPriority w:val="99"/>
    <w:semiHidden/>
    <w:rsid w:val="006A2785"/>
    <w:rPr>
      <w:color w:val="808080"/>
    </w:rPr>
  </w:style>
  <w:style w:type="character" w:styleId="UnresolvedMention">
    <w:name w:val="Unresolved Mention"/>
    <w:basedOn w:val="DefaultParagraphFont"/>
    <w:uiPriority w:val="99"/>
    <w:semiHidden/>
    <w:unhideWhenUsed/>
    <w:rsid w:val="00687F77"/>
    <w:rPr>
      <w:color w:val="605E5C"/>
      <w:shd w:val="clear" w:color="auto" w:fill="E1DFDD"/>
    </w:rPr>
  </w:style>
  <w:style w:type="character" w:styleId="FollowedHyperlink">
    <w:name w:val="FollowedHyperlink"/>
    <w:basedOn w:val="DefaultParagraphFont"/>
    <w:uiPriority w:val="99"/>
    <w:semiHidden/>
    <w:unhideWhenUsed/>
    <w:rsid w:val="00687F77"/>
    <w:rPr>
      <w:color w:val="954F72" w:themeColor="followedHyperlink"/>
      <w:u w:val="single"/>
    </w:rPr>
  </w:style>
  <w:style w:type="character" w:styleId="CommentReference">
    <w:name w:val="annotation reference"/>
    <w:basedOn w:val="DefaultParagraphFont"/>
    <w:uiPriority w:val="99"/>
    <w:semiHidden/>
    <w:unhideWhenUsed/>
    <w:rsid w:val="00687F77"/>
    <w:rPr>
      <w:sz w:val="16"/>
      <w:szCs w:val="16"/>
    </w:rPr>
  </w:style>
  <w:style w:type="paragraph" w:styleId="CommentText">
    <w:name w:val="annotation text"/>
    <w:basedOn w:val="Normal"/>
    <w:link w:val="CommentTextChar"/>
    <w:uiPriority w:val="99"/>
    <w:semiHidden/>
    <w:unhideWhenUsed/>
    <w:rsid w:val="00687F77"/>
    <w:rPr>
      <w:sz w:val="20"/>
      <w:szCs w:val="20"/>
    </w:rPr>
  </w:style>
  <w:style w:type="character" w:customStyle="1" w:styleId="CommentTextChar">
    <w:name w:val="Comment Text Char"/>
    <w:basedOn w:val="DefaultParagraphFont"/>
    <w:link w:val="CommentText"/>
    <w:uiPriority w:val="99"/>
    <w:semiHidden/>
    <w:rsid w:val="00687F77"/>
    <w:rPr>
      <w:sz w:val="20"/>
      <w:szCs w:val="20"/>
    </w:rPr>
  </w:style>
  <w:style w:type="paragraph" w:styleId="CommentSubject">
    <w:name w:val="annotation subject"/>
    <w:basedOn w:val="CommentText"/>
    <w:next w:val="CommentText"/>
    <w:link w:val="CommentSubjectChar"/>
    <w:uiPriority w:val="99"/>
    <w:semiHidden/>
    <w:unhideWhenUsed/>
    <w:rsid w:val="00687F77"/>
    <w:rPr>
      <w:b/>
      <w:bCs/>
    </w:rPr>
  </w:style>
  <w:style w:type="character" w:customStyle="1" w:styleId="CommentSubjectChar">
    <w:name w:val="Comment Subject Char"/>
    <w:basedOn w:val="CommentTextChar"/>
    <w:link w:val="CommentSubject"/>
    <w:uiPriority w:val="99"/>
    <w:semiHidden/>
    <w:rsid w:val="00687F7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5341">
      <w:bodyDiv w:val="1"/>
      <w:marLeft w:val="0"/>
      <w:marRight w:val="0"/>
      <w:marTop w:val="0"/>
      <w:marBottom w:val="0"/>
      <w:divBdr>
        <w:top w:val="none" w:sz="0" w:space="0" w:color="auto"/>
        <w:left w:val="none" w:sz="0" w:space="0" w:color="auto"/>
        <w:bottom w:val="none" w:sz="0" w:space="0" w:color="auto"/>
        <w:right w:val="none" w:sz="0" w:space="0" w:color="auto"/>
      </w:divBdr>
    </w:div>
    <w:div w:id="29888457">
      <w:bodyDiv w:val="1"/>
      <w:marLeft w:val="0"/>
      <w:marRight w:val="0"/>
      <w:marTop w:val="0"/>
      <w:marBottom w:val="0"/>
      <w:divBdr>
        <w:top w:val="none" w:sz="0" w:space="0" w:color="auto"/>
        <w:left w:val="none" w:sz="0" w:space="0" w:color="auto"/>
        <w:bottom w:val="none" w:sz="0" w:space="0" w:color="auto"/>
        <w:right w:val="none" w:sz="0" w:space="0" w:color="auto"/>
      </w:divBdr>
    </w:div>
    <w:div w:id="90780926">
      <w:bodyDiv w:val="1"/>
      <w:marLeft w:val="0"/>
      <w:marRight w:val="0"/>
      <w:marTop w:val="0"/>
      <w:marBottom w:val="0"/>
      <w:divBdr>
        <w:top w:val="none" w:sz="0" w:space="0" w:color="auto"/>
        <w:left w:val="none" w:sz="0" w:space="0" w:color="auto"/>
        <w:bottom w:val="none" w:sz="0" w:space="0" w:color="auto"/>
        <w:right w:val="none" w:sz="0" w:space="0" w:color="auto"/>
      </w:divBdr>
    </w:div>
    <w:div w:id="111172505">
      <w:bodyDiv w:val="1"/>
      <w:marLeft w:val="0"/>
      <w:marRight w:val="0"/>
      <w:marTop w:val="0"/>
      <w:marBottom w:val="0"/>
      <w:divBdr>
        <w:top w:val="none" w:sz="0" w:space="0" w:color="auto"/>
        <w:left w:val="none" w:sz="0" w:space="0" w:color="auto"/>
        <w:bottom w:val="none" w:sz="0" w:space="0" w:color="auto"/>
        <w:right w:val="none" w:sz="0" w:space="0" w:color="auto"/>
      </w:divBdr>
    </w:div>
    <w:div w:id="126707772">
      <w:bodyDiv w:val="1"/>
      <w:marLeft w:val="0"/>
      <w:marRight w:val="0"/>
      <w:marTop w:val="0"/>
      <w:marBottom w:val="0"/>
      <w:divBdr>
        <w:top w:val="none" w:sz="0" w:space="0" w:color="auto"/>
        <w:left w:val="none" w:sz="0" w:space="0" w:color="auto"/>
        <w:bottom w:val="none" w:sz="0" w:space="0" w:color="auto"/>
        <w:right w:val="none" w:sz="0" w:space="0" w:color="auto"/>
      </w:divBdr>
    </w:div>
    <w:div w:id="162209220">
      <w:bodyDiv w:val="1"/>
      <w:marLeft w:val="0"/>
      <w:marRight w:val="0"/>
      <w:marTop w:val="0"/>
      <w:marBottom w:val="0"/>
      <w:divBdr>
        <w:top w:val="none" w:sz="0" w:space="0" w:color="auto"/>
        <w:left w:val="none" w:sz="0" w:space="0" w:color="auto"/>
        <w:bottom w:val="none" w:sz="0" w:space="0" w:color="auto"/>
        <w:right w:val="none" w:sz="0" w:space="0" w:color="auto"/>
      </w:divBdr>
    </w:div>
    <w:div w:id="189228181">
      <w:bodyDiv w:val="1"/>
      <w:marLeft w:val="0"/>
      <w:marRight w:val="0"/>
      <w:marTop w:val="0"/>
      <w:marBottom w:val="0"/>
      <w:divBdr>
        <w:top w:val="none" w:sz="0" w:space="0" w:color="auto"/>
        <w:left w:val="none" w:sz="0" w:space="0" w:color="auto"/>
        <w:bottom w:val="none" w:sz="0" w:space="0" w:color="auto"/>
        <w:right w:val="none" w:sz="0" w:space="0" w:color="auto"/>
      </w:divBdr>
    </w:div>
    <w:div w:id="216740967">
      <w:bodyDiv w:val="1"/>
      <w:marLeft w:val="0"/>
      <w:marRight w:val="0"/>
      <w:marTop w:val="0"/>
      <w:marBottom w:val="0"/>
      <w:divBdr>
        <w:top w:val="none" w:sz="0" w:space="0" w:color="auto"/>
        <w:left w:val="none" w:sz="0" w:space="0" w:color="auto"/>
        <w:bottom w:val="none" w:sz="0" w:space="0" w:color="auto"/>
        <w:right w:val="none" w:sz="0" w:space="0" w:color="auto"/>
      </w:divBdr>
    </w:div>
    <w:div w:id="266084921">
      <w:bodyDiv w:val="1"/>
      <w:marLeft w:val="0"/>
      <w:marRight w:val="0"/>
      <w:marTop w:val="0"/>
      <w:marBottom w:val="0"/>
      <w:divBdr>
        <w:top w:val="none" w:sz="0" w:space="0" w:color="auto"/>
        <w:left w:val="none" w:sz="0" w:space="0" w:color="auto"/>
        <w:bottom w:val="none" w:sz="0" w:space="0" w:color="auto"/>
        <w:right w:val="none" w:sz="0" w:space="0" w:color="auto"/>
      </w:divBdr>
    </w:div>
    <w:div w:id="271130228">
      <w:bodyDiv w:val="1"/>
      <w:marLeft w:val="0"/>
      <w:marRight w:val="0"/>
      <w:marTop w:val="0"/>
      <w:marBottom w:val="0"/>
      <w:divBdr>
        <w:top w:val="none" w:sz="0" w:space="0" w:color="auto"/>
        <w:left w:val="none" w:sz="0" w:space="0" w:color="auto"/>
        <w:bottom w:val="none" w:sz="0" w:space="0" w:color="auto"/>
        <w:right w:val="none" w:sz="0" w:space="0" w:color="auto"/>
      </w:divBdr>
    </w:div>
    <w:div w:id="271547625">
      <w:bodyDiv w:val="1"/>
      <w:marLeft w:val="0"/>
      <w:marRight w:val="0"/>
      <w:marTop w:val="0"/>
      <w:marBottom w:val="0"/>
      <w:divBdr>
        <w:top w:val="none" w:sz="0" w:space="0" w:color="auto"/>
        <w:left w:val="none" w:sz="0" w:space="0" w:color="auto"/>
        <w:bottom w:val="none" w:sz="0" w:space="0" w:color="auto"/>
        <w:right w:val="none" w:sz="0" w:space="0" w:color="auto"/>
      </w:divBdr>
    </w:div>
    <w:div w:id="325011409">
      <w:bodyDiv w:val="1"/>
      <w:marLeft w:val="0"/>
      <w:marRight w:val="0"/>
      <w:marTop w:val="0"/>
      <w:marBottom w:val="0"/>
      <w:divBdr>
        <w:top w:val="none" w:sz="0" w:space="0" w:color="auto"/>
        <w:left w:val="none" w:sz="0" w:space="0" w:color="auto"/>
        <w:bottom w:val="none" w:sz="0" w:space="0" w:color="auto"/>
        <w:right w:val="none" w:sz="0" w:space="0" w:color="auto"/>
      </w:divBdr>
    </w:div>
    <w:div w:id="335307230">
      <w:bodyDiv w:val="1"/>
      <w:marLeft w:val="0"/>
      <w:marRight w:val="0"/>
      <w:marTop w:val="0"/>
      <w:marBottom w:val="0"/>
      <w:divBdr>
        <w:top w:val="none" w:sz="0" w:space="0" w:color="auto"/>
        <w:left w:val="none" w:sz="0" w:space="0" w:color="auto"/>
        <w:bottom w:val="none" w:sz="0" w:space="0" w:color="auto"/>
        <w:right w:val="none" w:sz="0" w:space="0" w:color="auto"/>
      </w:divBdr>
    </w:div>
    <w:div w:id="341275954">
      <w:bodyDiv w:val="1"/>
      <w:marLeft w:val="0"/>
      <w:marRight w:val="0"/>
      <w:marTop w:val="0"/>
      <w:marBottom w:val="0"/>
      <w:divBdr>
        <w:top w:val="none" w:sz="0" w:space="0" w:color="auto"/>
        <w:left w:val="none" w:sz="0" w:space="0" w:color="auto"/>
        <w:bottom w:val="none" w:sz="0" w:space="0" w:color="auto"/>
        <w:right w:val="none" w:sz="0" w:space="0" w:color="auto"/>
      </w:divBdr>
    </w:div>
    <w:div w:id="359668754">
      <w:bodyDiv w:val="1"/>
      <w:marLeft w:val="0"/>
      <w:marRight w:val="0"/>
      <w:marTop w:val="0"/>
      <w:marBottom w:val="0"/>
      <w:divBdr>
        <w:top w:val="none" w:sz="0" w:space="0" w:color="auto"/>
        <w:left w:val="none" w:sz="0" w:space="0" w:color="auto"/>
        <w:bottom w:val="none" w:sz="0" w:space="0" w:color="auto"/>
        <w:right w:val="none" w:sz="0" w:space="0" w:color="auto"/>
      </w:divBdr>
    </w:div>
    <w:div w:id="361521745">
      <w:bodyDiv w:val="1"/>
      <w:marLeft w:val="0"/>
      <w:marRight w:val="0"/>
      <w:marTop w:val="0"/>
      <w:marBottom w:val="0"/>
      <w:divBdr>
        <w:top w:val="none" w:sz="0" w:space="0" w:color="auto"/>
        <w:left w:val="none" w:sz="0" w:space="0" w:color="auto"/>
        <w:bottom w:val="none" w:sz="0" w:space="0" w:color="auto"/>
        <w:right w:val="none" w:sz="0" w:space="0" w:color="auto"/>
      </w:divBdr>
    </w:div>
    <w:div w:id="372728337">
      <w:bodyDiv w:val="1"/>
      <w:marLeft w:val="0"/>
      <w:marRight w:val="0"/>
      <w:marTop w:val="0"/>
      <w:marBottom w:val="0"/>
      <w:divBdr>
        <w:top w:val="none" w:sz="0" w:space="0" w:color="auto"/>
        <w:left w:val="none" w:sz="0" w:space="0" w:color="auto"/>
        <w:bottom w:val="none" w:sz="0" w:space="0" w:color="auto"/>
        <w:right w:val="none" w:sz="0" w:space="0" w:color="auto"/>
      </w:divBdr>
    </w:div>
    <w:div w:id="405151922">
      <w:bodyDiv w:val="1"/>
      <w:marLeft w:val="0"/>
      <w:marRight w:val="0"/>
      <w:marTop w:val="0"/>
      <w:marBottom w:val="0"/>
      <w:divBdr>
        <w:top w:val="none" w:sz="0" w:space="0" w:color="auto"/>
        <w:left w:val="none" w:sz="0" w:space="0" w:color="auto"/>
        <w:bottom w:val="none" w:sz="0" w:space="0" w:color="auto"/>
        <w:right w:val="none" w:sz="0" w:space="0" w:color="auto"/>
      </w:divBdr>
    </w:div>
    <w:div w:id="443154540">
      <w:bodyDiv w:val="1"/>
      <w:marLeft w:val="0"/>
      <w:marRight w:val="0"/>
      <w:marTop w:val="0"/>
      <w:marBottom w:val="0"/>
      <w:divBdr>
        <w:top w:val="none" w:sz="0" w:space="0" w:color="auto"/>
        <w:left w:val="none" w:sz="0" w:space="0" w:color="auto"/>
        <w:bottom w:val="none" w:sz="0" w:space="0" w:color="auto"/>
        <w:right w:val="none" w:sz="0" w:space="0" w:color="auto"/>
      </w:divBdr>
    </w:div>
    <w:div w:id="498471518">
      <w:bodyDiv w:val="1"/>
      <w:marLeft w:val="0"/>
      <w:marRight w:val="0"/>
      <w:marTop w:val="0"/>
      <w:marBottom w:val="0"/>
      <w:divBdr>
        <w:top w:val="none" w:sz="0" w:space="0" w:color="auto"/>
        <w:left w:val="none" w:sz="0" w:space="0" w:color="auto"/>
        <w:bottom w:val="none" w:sz="0" w:space="0" w:color="auto"/>
        <w:right w:val="none" w:sz="0" w:space="0" w:color="auto"/>
      </w:divBdr>
    </w:div>
    <w:div w:id="511991611">
      <w:bodyDiv w:val="1"/>
      <w:marLeft w:val="0"/>
      <w:marRight w:val="0"/>
      <w:marTop w:val="0"/>
      <w:marBottom w:val="0"/>
      <w:divBdr>
        <w:top w:val="none" w:sz="0" w:space="0" w:color="auto"/>
        <w:left w:val="none" w:sz="0" w:space="0" w:color="auto"/>
        <w:bottom w:val="none" w:sz="0" w:space="0" w:color="auto"/>
        <w:right w:val="none" w:sz="0" w:space="0" w:color="auto"/>
      </w:divBdr>
    </w:div>
    <w:div w:id="518660461">
      <w:bodyDiv w:val="1"/>
      <w:marLeft w:val="0"/>
      <w:marRight w:val="0"/>
      <w:marTop w:val="0"/>
      <w:marBottom w:val="0"/>
      <w:divBdr>
        <w:top w:val="none" w:sz="0" w:space="0" w:color="auto"/>
        <w:left w:val="none" w:sz="0" w:space="0" w:color="auto"/>
        <w:bottom w:val="none" w:sz="0" w:space="0" w:color="auto"/>
        <w:right w:val="none" w:sz="0" w:space="0" w:color="auto"/>
      </w:divBdr>
    </w:div>
    <w:div w:id="528034114">
      <w:bodyDiv w:val="1"/>
      <w:marLeft w:val="0"/>
      <w:marRight w:val="0"/>
      <w:marTop w:val="0"/>
      <w:marBottom w:val="0"/>
      <w:divBdr>
        <w:top w:val="none" w:sz="0" w:space="0" w:color="auto"/>
        <w:left w:val="none" w:sz="0" w:space="0" w:color="auto"/>
        <w:bottom w:val="none" w:sz="0" w:space="0" w:color="auto"/>
        <w:right w:val="none" w:sz="0" w:space="0" w:color="auto"/>
      </w:divBdr>
    </w:div>
    <w:div w:id="618491237">
      <w:bodyDiv w:val="1"/>
      <w:marLeft w:val="0"/>
      <w:marRight w:val="0"/>
      <w:marTop w:val="0"/>
      <w:marBottom w:val="0"/>
      <w:divBdr>
        <w:top w:val="none" w:sz="0" w:space="0" w:color="auto"/>
        <w:left w:val="none" w:sz="0" w:space="0" w:color="auto"/>
        <w:bottom w:val="none" w:sz="0" w:space="0" w:color="auto"/>
        <w:right w:val="none" w:sz="0" w:space="0" w:color="auto"/>
      </w:divBdr>
    </w:div>
    <w:div w:id="624654460">
      <w:bodyDiv w:val="1"/>
      <w:marLeft w:val="0"/>
      <w:marRight w:val="0"/>
      <w:marTop w:val="0"/>
      <w:marBottom w:val="0"/>
      <w:divBdr>
        <w:top w:val="none" w:sz="0" w:space="0" w:color="auto"/>
        <w:left w:val="none" w:sz="0" w:space="0" w:color="auto"/>
        <w:bottom w:val="none" w:sz="0" w:space="0" w:color="auto"/>
        <w:right w:val="none" w:sz="0" w:space="0" w:color="auto"/>
      </w:divBdr>
    </w:div>
    <w:div w:id="662245283">
      <w:bodyDiv w:val="1"/>
      <w:marLeft w:val="0"/>
      <w:marRight w:val="0"/>
      <w:marTop w:val="0"/>
      <w:marBottom w:val="0"/>
      <w:divBdr>
        <w:top w:val="none" w:sz="0" w:space="0" w:color="auto"/>
        <w:left w:val="none" w:sz="0" w:space="0" w:color="auto"/>
        <w:bottom w:val="none" w:sz="0" w:space="0" w:color="auto"/>
        <w:right w:val="none" w:sz="0" w:space="0" w:color="auto"/>
      </w:divBdr>
    </w:div>
    <w:div w:id="691565473">
      <w:bodyDiv w:val="1"/>
      <w:marLeft w:val="0"/>
      <w:marRight w:val="0"/>
      <w:marTop w:val="0"/>
      <w:marBottom w:val="0"/>
      <w:divBdr>
        <w:top w:val="none" w:sz="0" w:space="0" w:color="auto"/>
        <w:left w:val="none" w:sz="0" w:space="0" w:color="auto"/>
        <w:bottom w:val="none" w:sz="0" w:space="0" w:color="auto"/>
        <w:right w:val="none" w:sz="0" w:space="0" w:color="auto"/>
      </w:divBdr>
    </w:div>
    <w:div w:id="697239988">
      <w:bodyDiv w:val="1"/>
      <w:marLeft w:val="0"/>
      <w:marRight w:val="0"/>
      <w:marTop w:val="0"/>
      <w:marBottom w:val="0"/>
      <w:divBdr>
        <w:top w:val="none" w:sz="0" w:space="0" w:color="auto"/>
        <w:left w:val="none" w:sz="0" w:space="0" w:color="auto"/>
        <w:bottom w:val="none" w:sz="0" w:space="0" w:color="auto"/>
        <w:right w:val="none" w:sz="0" w:space="0" w:color="auto"/>
      </w:divBdr>
    </w:div>
    <w:div w:id="699820214">
      <w:bodyDiv w:val="1"/>
      <w:marLeft w:val="0"/>
      <w:marRight w:val="0"/>
      <w:marTop w:val="0"/>
      <w:marBottom w:val="0"/>
      <w:divBdr>
        <w:top w:val="none" w:sz="0" w:space="0" w:color="auto"/>
        <w:left w:val="none" w:sz="0" w:space="0" w:color="auto"/>
        <w:bottom w:val="none" w:sz="0" w:space="0" w:color="auto"/>
        <w:right w:val="none" w:sz="0" w:space="0" w:color="auto"/>
      </w:divBdr>
    </w:div>
    <w:div w:id="707029415">
      <w:bodyDiv w:val="1"/>
      <w:marLeft w:val="0"/>
      <w:marRight w:val="0"/>
      <w:marTop w:val="0"/>
      <w:marBottom w:val="0"/>
      <w:divBdr>
        <w:top w:val="none" w:sz="0" w:space="0" w:color="auto"/>
        <w:left w:val="none" w:sz="0" w:space="0" w:color="auto"/>
        <w:bottom w:val="none" w:sz="0" w:space="0" w:color="auto"/>
        <w:right w:val="none" w:sz="0" w:space="0" w:color="auto"/>
      </w:divBdr>
    </w:div>
    <w:div w:id="707603133">
      <w:bodyDiv w:val="1"/>
      <w:marLeft w:val="0"/>
      <w:marRight w:val="0"/>
      <w:marTop w:val="0"/>
      <w:marBottom w:val="0"/>
      <w:divBdr>
        <w:top w:val="none" w:sz="0" w:space="0" w:color="auto"/>
        <w:left w:val="none" w:sz="0" w:space="0" w:color="auto"/>
        <w:bottom w:val="none" w:sz="0" w:space="0" w:color="auto"/>
        <w:right w:val="none" w:sz="0" w:space="0" w:color="auto"/>
      </w:divBdr>
    </w:div>
    <w:div w:id="715814111">
      <w:bodyDiv w:val="1"/>
      <w:marLeft w:val="0"/>
      <w:marRight w:val="0"/>
      <w:marTop w:val="0"/>
      <w:marBottom w:val="0"/>
      <w:divBdr>
        <w:top w:val="none" w:sz="0" w:space="0" w:color="auto"/>
        <w:left w:val="none" w:sz="0" w:space="0" w:color="auto"/>
        <w:bottom w:val="none" w:sz="0" w:space="0" w:color="auto"/>
        <w:right w:val="none" w:sz="0" w:space="0" w:color="auto"/>
      </w:divBdr>
    </w:div>
    <w:div w:id="788476974">
      <w:bodyDiv w:val="1"/>
      <w:marLeft w:val="0"/>
      <w:marRight w:val="0"/>
      <w:marTop w:val="0"/>
      <w:marBottom w:val="0"/>
      <w:divBdr>
        <w:top w:val="none" w:sz="0" w:space="0" w:color="auto"/>
        <w:left w:val="none" w:sz="0" w:space="0" w:color="auto"/>
        <w:bottom w:val="none" w:sz="0" w:space="0" w:color="auto"/>
        <w:right w:val="none" w:sz="0" w:space="0" w:color="auto"/>
      </w:divBdr>
    </w:div>
    <w:div w:id="791632865">
      <w:bodyDiv w:val="1"/>
      <w:marLeft w:val="0"/>
      <w:marRight w:val="0"/>
      <w:marTop w:val="0"/>
      <w:marBottom w:val="0"/>
      <w:divBdr>
        <w:top w:val="none" w:sz="0" w:space="0" w:color="auto"/>
        <w:left w:val="none" w:sz="0" w:space="0" w:color="auto"/>
        <w:bottom w:val="none" w:sz="0" w:space="0" w:color="auto"/>
        <w:right w:val="none" w:sz="0" w:space="0" w:color="auto"/>
      </w:divBdr>
    </w:div>
    <w:div w:id="820270813">
      <w:bodyDiv w:val="1"/>
      <w:marLeft w:val="0"/>
      <w:marRight w:val="0"/>
      <w:marTop w:val="0"/>
      <w:marBottom w:val="0"/>
      <w:divBdr>
        <w:top w:val="none" w:sz="0" w:space="0" w:color="auto"/>
        <w:left w:val="none" w:sz="0" w:space="0" w:color="auto"/>
        <w:bottom w:val="none" w:sz="0" w:space="0" w:color="auto"/>
        <w:right w:val="none" w:sz="0" w:space="0" w:color="auto"/>
      </w:divBdr>
    </w:div>
    <w:div w:id="843516726">
      <w:bodyDiv w:val="1"/>
      <w:marLeft w:val="0"/>
      <w:marRight w:val="0"/>
      <w:marTop w:val="0"/>
      <w:marBottom w:val="0"/>
      <w:divBdr>
        <w:top w:val="none" w:sz="0" w:space="0" w:color="auto"/>
        <w:left w:val="none" w:sz="0" w:space="0" w:color="auto"/>
        <w:bottom w:val="none" w:sz="0" w:space="0" w:color="auto"/>
        <w:right w:val="none" w:sz="0" w:space="0" w:color="auto"/>
      </w:divBdr>
      <w:divsChild>
        <w:div w:id="1883513161">
          <w:marLeft w:val="0"/>
          <w:marRight w:val="0"/>
          <w:marTop w:val="0"/>
          <w:marBottom w:val="0"/>
          <w:divBdr>
            <w:top w:val="none" w:sz="0" w:space="0" w:color="auto"/>
            <w:left w:val="none" w:sz="0" w:space="0" w:color="auto"/>
            <w:bottom w:val="none" w:sz="0" w:space="0" w:color="auto"/>
            <w:right w:val="none" w:sz="0" w:space="0" w:color="auto"/>
          </w:divBdr>
        </w:div>
        <w:div w:id="225579266">
          <w:marLeft w:val="0"/>
          <w:marRight w:val="0"/>
          <w:marTop w:val="0"/>
          <w:marBottom w:val="0"/>
          <w:divBdr>
            <w:top w:val="none" w:sz="0" w:space="0" w:color="auto"/>
            <w:left w:val="none" w:sz="0" w:space="0" w:color="auto"/>
            <w:bottom w:val="none" w:sz="0" w:space="0" w:color="auto"/>
            <w:right w:val="none" w:sz="0" w:space="0" w:color="auto"/>
          </w:divBdr>
        </w:div>
        <w:div w:id="2040161685">
          <w:marLeft w:val="0"/>
          <w:marRight w:val="0"/>
          <w:marTop w:val="0"/>
          <w:marBottom w:val="0"/>
          <w:divBdr>
            <w:top w:val="none" w:sz="0" w:space="0" w:color="auto"/>
            <w:left w:val="none" w:sz="0" w:space="0" w:color="auto"/>
            <w:bottom w:val="none" w:sz="0" w:space="0" w:color="auto"/>
            <w:right w:val="none" w:sz="0" w:space="0" w:color="auto"/>
          </w:divBdr>
        </w:div>
        <w:div w:id="965546809">
          <w:marLeft w:val="0"/>
          <w:marRight w:val="0"/>
          <w:marTop w:val="0"/>
          <w:marBottom w:val="0"/>
          <w:divBdr>
            <w:top w:val="none" w:sz="0" w:space="0" w:color="auto"/>
            <w:left w:val="none" w:sz="0" w:space="0" w:color="auto"/>
            <w:bottom w:val="none" w:sz="0" w:space="0" w:color="auto"/>
            <w:right w:val="none" w:sz="0" w:space="0" w:color="auto"/>
          </w:divBdr>
        </w:div>
        <w:div w:id="50538266">
          <w:marLeft w:val="0"/>
          <w:marRight w:val="0"/>
          <w:marTop w:val="0"/>
          <w:marBottom w:val="0"/>
          <w:divBdr>
            <w:top w:val="none" w:sz="0" w:space="0" w:color="auto"/>
            <w:left w:val="none" w:sz="0" w:space="0" w:color="auto"/>
            <w:bottom w:val="none" w:sz="0" w:space="0" w:color="auto"/>
            <w:right w:val="none" w:sz="0" w:space="0" w:color="auto"/>
          </w:divBdr>
        </w:div>
        <w:div w:id="493499265">
          <w:marLeft w:val="0"/>
          <w:marRight w:val="0"/>
          <w:marTop w:val="0"/>
          <w:marBottom w:val="0"/>
          <w:divBdr>
            <w:top w:val="none" w:sz="0" w:space="0" w:color="auto"/>
            <w:left w:val="none" w:sz="0" w:space="0" w:color="auto"/>
            <w:bottom w:val="none" w:sz="0" w:space="0" w:color="auto"/>
            <w:right w:val="none" w:sz="0" w:space="0" w:color="auto"/>
          </w:divBdr>
        </w:div>
        <w:div w:id="100954401">
          <w:marLeft w:val="0"/>
          <w:marRight w:val="0"/>
          <w:marTop w:val="0"/>
          <w:marBottom w:val="0"/>
          <w:divBdr>
            <w:top w:val="none" w:sz="0" w:space="0" w:color="auto"/>
            <w:left w:val="none" w:sz="0" w:space="0" w:color="auto"/>
            <w:bottom w:val="none" w:sz="0" w:space="0" w:color="auto"/>
            <w:right w:val="none" w:sz="0" w:space="0" w:color="auto"/>
          </w:divBdr>
        </w:div>
      </w:divsChild>
    </w:div>
    <w:div w:id="858619273">
      <w:bodyDiv w:val="1"/>
      <w:marLeft w:val="0"/>
      <w:marRight w:val="0"/>
      <w:marTop w:val="0"/>
      <w:marBottom w:val="0"/>
      <w:divBdr>
        <w:top w:val="none" w:sz="0" w:space="0" w:color="auto"/>
        <w:left w:val="none" w:sz="0" w:space="0" w:color="auto"/>
        <w:bottom w:val="none" w:sz="0" w:space="0" w:color="auto"/>
        <w:right w:val="none" w:sz="0" w:space="0" w:color="auto"/>
      </w:divBdr>
    </w:div>
    <w:div w:id="879128740">
      <w:bodyDiv w:val="1"/>
      <w:marLeft w:val="0"/>
      <w:marRight w:val="0"/>
      <w:marTop w:val="0"/>
      <w:marBottom w:val="0"/>
      <w:divBdr>
        <w:top w:val="none" w:sz="0" w:space="0" w:color="auto"/>
        <w:left w:val="none" w:sz="0" w:space="0" w:color="auto"/>
        <w:bottom w:val="none" w:sz="0" w:space="0" w:color="auto"/>
        <w:right w:val="none" w:sz="0" w:space="0" w:color="auto"/>
      </w:divBdr>
    </w:div>
    <w:div w:id="891698505">
      <w:bodyDiv w:val="1"/>
      <w:marLeft w:val="0"/>
      <w:marRight w:val="0"/>
      <w:marTop w:val="0"/>
      <w:marBottom w:val="0"/>
      <w:divBdr>
        <w:top w:val="none" w:sz="0" w:space="0" w:color="auto"/>
        <w:left w:val="none" w:sz="0" w:space="0" w:color="auto"/>
        <w:bottom w:val="none" w:sz="0" w:space="0" w:color="auto"/>
        <w:right w:val="none" w:sz="0" w:space="0" w:color="auto"/>
      </w:divBdr>
    </w:div>
    <w:div w:id="896205236">
      <w:bodyDiv w:val="1"/>
      <w:marLeft w:val="0"/>
      <w:marRight w:val="0"/>
      <w:marTop w:val="0"/>
      <w:marBottom w:val="0"/>
      <w:divBdr>
        <w:top w:val="none" w:sz="0" w:space="0" w:color="auto"/>
        <w:left w:val="none" w:sz="0" w:space="0" w:color="auto"/>
        <w:bottom w:val="none" w:sz="0" w:space="0" w:color="auto"/>
        <w:right w:val="none" w:sz="0" w:space="0" w:color="auto"/>
      </w:divBdr>
    </w:div>
    <w:div w:id="901914058">
      <w:bodyDiv w:val="1"/>
      <w:marLeft w:val="0"/>
      <w:marRight w:val="0"/>
      <w:marTop w:val="0"/>
      <w:marBottom w:val="0"/>
      <w:divBdr>
        <w:top w:val="none" w:sz="0" w:space="0" w:color="auto"/>
        <w:left w:val="none" w:sz="0" w:space="0" w:color="auto"/>
        <w:bottom w:val="none" w:sz="0" w:space="0" w:color="auto"/>
        <w:right w:val="none" w:sz="0" w:space="0" w:color="auto"/>
      </w:divBdr>
    </w:div>
    <w:div w:id="904604098">
      <w:bodyDiv w:val="1"/>
      <w:marLeft w:val="0"/>
      <w:marRight w:val="0"/>
      <w:marTop w:val="0"/>
      <w:marBottom w:val="0"/>
      <w:divBdr>
        <w:top w:val="none" w:sz="0" w:space="0" w:color="auto"/>
        <w:left w:val="none" w:sz="0" w:space="0" w:color="auto"/>
        <w:bottom w:val="none" w:sz="0" w:space="0" w:color="auto"/>
        <w:right w:val="none" w:sz="0" w:space="0" w:color="auto"/>
      </w:divBdr>
      <w:divsChild>
        <w:div w:id="349992487">
          <w:marLeft w:val="0"/>
          <w:marRight w:val="0"/>
          <w:marTop w:val="0"/>
          <w:marBottom w:val="0"/>
          <w:divBdr>
            <w:top w:val="none" w:sz="0" w:space="0" w:color="auto"/>
            <w:left w:val="none" w:sz="0" w:space="0" w:color="auto"/>
            <w:bottom w:val="none" w:sz="0" w:space="0" w:color="auto"/>
            <w:right w:val="none" w:sz="0" w:space="0" w:color="auto"/>
          </w:divBdr>
        </w:div>
        <w:div w:id="1895651332">
          <w:marLeft w:val="0"/>
          <w:marRight w:val="0"/>
          <w:marTop w:val="0"/>
          <w:marBottom w:val="0"/>
          <w:divBdr>
            <w:top w:val="none" w:sz="0" w:space="0" w:color="auto"/>
            <w:left w:val="none" w:sz="0" w:space="0" w:color="auto"/>
            <w:bottom w:val="none" w:sz="0" w:space="0" w:color="auto"/>
            <w:right w:val="none" w:sz="0" w:space="0" w:color="auto"/>
          </w:divBdr>
        </w:div>
        <w:div w:id="917834629">
          <w:marLeft w:val="0"/>
          <w:marRight w:val="0"/>
          <w:marTop w:val="0"/>
          <w:marBottom w:val="0"/>
          <w:divBdr>
            <w:top w:val="none" w:sz="0" w:space="0" w:color="auto"/>
            <w:left w:val="none" w:sz="0" w:space="0" w:color="auto"/>
            <w:bottom w:val="none" w:sz="0" w:space="0" w:color="auto"/>
            <w:right w:val="none" w:sz="0" w:space="0" w:color="auto"/>
          </w:divBdr>
        </w:div>
        <w:div w:id="2147121329">
          <w:marLeft w:val="0"/>
          <w:marRight w:val="0"/>
          <w:marTop w:val="0"/>
          <w:marBottom w:val="0"/>
          <w:divBdr>
            <w:top w:val="none" w:sz="0" w:space="0" w:color="auto"/>
            <w:left w:val="none" w:sz="0" w:space="0" w:color="auto"/>
            <w:bottom w:val="none" w:sz="0" w:space="0" w:color="auto"/>
            <w:right w:val="none" w:sz="0" w:space="0" w:color="auto"/>
          </w:divBdr>
        </w:div>
        <w:div w:id="1283612219">
          <w:marLeft w:val="0"/>
          <w:marRight w:val="0"/>
          <w:marTop w:val="0"/>
          <w:marBottom w:val="0"/>
          <w:divBdr>
            <w:top w:val="none" w:sz="0" w:space="0" w:color="auto"/>
            <w:left w:val="none" w:sz="0" w:space="0" w:color="auto"/>
            <w:bottom w:val="none" w:sz="0" w:space="0" w:color="auto"/>
            <w:right w:val="none" w:sz="0" w:space="0" w:color="auto"/>
          </w:divBdr>
        </w:div>
        <w:div w:id="638995487">
          <w:marLeft w:val="0"/>
          <w:marRight w:val="0"/>
          <w:marTop w:val="0"/>
          <w:marBottom w:val="0"/>
          <w:divBdr>
            <w:top w:val="none" w:sz="0" w:space="0" w:color="auto"/>
            <w:left w:val="none" w:sz="0" w:space="0" w:color="auto"/>
            <w:bottom w:val="none" w:sz="0" w:space="0" w:color="auto"/>
            <w:right w:val="none" w:sz="0" w:space="0" w:color="auto"/>
          </w:divBdr>
        </w:div>
        <w:div w:id="1409615708">
          <w:marLeft w:val="0"/>
          <w:marRight w:val="0"/>
          <w:marTop w:val="0"/>
          <w:marBottom w:val="0"/>
          <w:divBdr>
            <w:top w:val="none" w:sz="0" w:space="0" w:color="auto"/>
            <w:left w:val="none" w:sz="0" w:space="0" w:color="auto"/>
            <w:bottom w:val="none" w:sz="0" w:space="0" w:color="auto"/>
            <w:right w:val="none" w:sz="0" w:space="0" w:color="auto"/>
          </w:divBdr>
        </w:div>
        <w:div w:id="1840652665">
          <w:marLeft w:val="0"/>
          <w:marRight w:val="0"/>
          <w:marTop w:val="0"/>
          <w:marBottom w:val="0"/>
          <w:divBdr>
            <w:top w:val="none" w:sz="0" w:space="0" w:color="auto"/>
            <w:left w:val="none" w:sz="0" w:space="0" w:color="auto"/>
            <w:bottom w:val="none" w:sz="0" w:space="0" w:color="auto"/>
            <w:right w:val="none" w:sz="0" w:space="0" w:color="auto"/>
          </w:divBdr>
        </w:div>
      </w:divsChild>
    </w:div>
    <w:div w:id="916741446">
      <w:bodyDiv w:val="1"/>
      <w:marLeft w:val="0"/>
      <w:marRight w:val="0"/>
      <w:marTop w:val="0"/>
      <w:marBottom w:val="0"/>
      <w:divBdr>
        <w:top w:val="none" w:sz="0" w:space="0" w:color="auto"/>
        <w:left w:val="none" w:sz="0" w:space="0" w:color="auto"/>
        <w:bottom w:val="none" w:sz="0" w:space="0" w:color="auto"/>
        <w:right w:val="none" w:sz="0" w:space="0" w:color="auto"/>
      </w:divBdr>
      <w:divsChild>
        <w:div w:id="1310356239">
          <w:marLeft w:val="0"/>
          <w:marRight w:val="0"/>
          <w:marTop w:val="0"/>
          <w:marBottom w:val="0"/>
          <w:divBdr>
            <w:top w:val="none" w:sz="0" w:space="0" w:color="auto"/>
            <w:left w:val="none" w:sz="0" w:space="0" w:color="auto"/>
            <w:bottom w:val="none" w:sz="0" w:space="0" w:color="auto"/>
            <w:right w:val="none" w:sz="0" w:space="0" w:color="auto"/>
          </w:divBdr>
          <w:divsChild>
            <w:div w:id="205533121">
              <w:marLeft w:val="0"/>
              <w:marRight w:val="0"/>
              <w:marTop w:val="0"/>
              <w:marBottom w:val="0"/>
              <w:divBdr>
                <w:top w:val="none" w:sz="0" w:space="0" w:color="auto"/>
                <w:left w:val="none" w:sz="0" w:space="0" w:color="auto"/>
                <w:bottom w:val="none" w:sz="0" w:space="0" w:color="auto"/>
                <w:right w:val="none" w:sz="0" w:space="0" w:color="auto"/>
              </w:divBdr>
            </w:div>
            <w:div w:id="295835262">
              <w:marLeft w:val="0"/>
              <w:marRight w:val="0"/>
              <w:marTop w:val="0"/>
              <w:marBottom w:val="0"/>
              <w:divBdr>
                <w:top w:val="none" w:sz="0" w:space="0" w:color="auto"/>
                <w:left w:val="none" w:sz="0" w:space="0" w:color="auto"/>
                <w:bottom w:val="none" w:sz="0" w:space="0" w:color="auto"/>
                <w:right w:val="none" w:sz="0" w:space="0" w:color="auto"/>
              </w:divBdr>
            </w:div>
            <w:div w:id="1800102051">
              <w:marLeft w:val="0"/>
              <w:marRight w:val="0"/>
              <w:marTop w:val="0"/>
              <w:marBottom w:val="0"/>
              <w:divBdr>
                <w:top w:val="none" w:sz="0" w:space="0" w:color="auto"/>
                <w:left w:val="none" w:sz="0" w:space="0" w:color="auto"/>
                <w:bottom w:val="none" w:sz="0" w:space="0" w:color="auto"/>
                <w:right w:val="none" w:sz="0" w:space="0" w:color="auto"/>
              </w:divBdr>
            </w:div>
            <w:div w:id="1627194842">
              <w:marLeft w:val="0"/>
              <w:marRight w:val="0"/>
              <w:marTop w:val="0"/>
              <w:marBottom w:val="0"/>
              <w:divBdr>
                <w:top w:val="none" w:sz="0" w:space="0" w:color="auto"/>
                <w:left w:val="none" w:sz="0" w:space="0" w:color="auto"/>
                <w:bottom w:val="none" w:sz="0" w:space="0" w:color="auto"/>
                <w:right w:val="none" w:sz="0" w:space="0" w:color="auto"/>
              </w:divBdr>
            </w:div>
            <w:div w:id="172695131">
              <w:marLeft w:val="0"/>
              <w:marRight w:val="0"/>
              <w:marTop w:val="0"/>
              <w:marBottom w:val="0"/>
              <w:divBdr>
                <w:top w:val="none" w:sz="0" w:space="0" w:color="auto"/>
                <w:left w:val="none" w:sz="0" w:space="0" w:color="auto"/>
                <w:bottom w:val="none" w:sz="0" w:space="0" w:color="auto"/>
                <w:right w:val="none" w:sz="0" w:space="0" w:color="auto"/>
              </w:divBdr>
            </w:div>
            <w:div w:id="696545664">
              <w:marLeft w:val="0"/>
              <w:marRight w:val="0"/>
              <w:marTop w:val="0"/>
              <w:marBottom w:val="0"/>
              <w:divBdr>
                <w:top w:val="none" w:sz="0" w:space="0" w:color="auto"/>
                <w:left w:val="none" w:sz="0" w:space="0" w:color="auto"/>
                <w:bottom w:val="none" w:sz="0" w:space="0" w:color="auto"/>
                <w:right w:val="none" w:sz="0" w:space="0" w:color="auto"/>
              </w:divBdr>
            </w:div>
            <w:div w:id="1753433380">
              <w:marLeft w:val="0"/>
              <w:marRight w:val="0"/>
              <w:marTop w:val="0"/>
              <w:marBottom w:val="0"/>
              <w:divBdr>
                <w:top w:val="none" w:sz="0" w:space="0" w:color="auto"/>
                <w:left w:val="none" w:sz="0" w:space="0" w:color="auto"/>
                <w:bottom w:val="none" w:sz="0" w:space="0" w:color="auto"/>
                <w:right w:val="none" w:sz="0" w:space="0" w:color="auto"/>
              </w:divBdr>
            </w:div>
            <w:div w:id="181021007">
              <w:marLeft w:val="0"/>
              <w:marRight w:val="0"/>
              <w:marTop w:val="0"/>
              <w:marBottom w:val="0"/>
              <w:divBdr>
                <w:top w:val="none" w:sz="0" w:space="0" w:color="auto"/>
                <w:left w:val="none" w:sz="0" w:space="0" w:color="auto"/>
                <w:bottom w:val="none" w:sz="0" w:space="0" w:color="auto"/>
                <w:right w:val="none" w:sz="0" w:space="0" w:color="auto"/>
              </w:divBdr>
            </w:div>
            <w:div w:id="1152480461">
              <w:marLeft w:val="0"/>
              <w:marRight w:val="0"/>
              <w:marTop w:val="0"/>
              <w:marBottom w:val="0"/>
              <w:divBdr>
                <w:top w:val="none" w:sz="0" w:space="0" w:color="auto"/>
                <w:left w:val="none" w:sz="0" w:space="0" w:color="auto"/>
                <w:bottom w:val="none" w:sz="0" w:space="0" w:color="auto"/>
                <w:right w:val="none" w:sz="0" w:space="0" w:color="auto"/>
              </w:divBdr>
            </w:div>
            <w:div w:id="243420292">
              <w:marLeft w:val="0"/>
              <w:marRight w:val="0"/>
              <w:marTop w:val="0"/>
              <w:marBottom w:val="0"/>
              <w:divBdr>
                <w:top w:val="none" w:sz="0" w:space="0" w:color="auto"/>
                <w:left w:val="none" w:sz="0" w:space="0" w:color="auto"/>
                <w:bottom w:val="none" w:sz="0" w:space="0" w:color="auto"/>
                <w:right w:val="none" w:sz="0" w:space="0" w:color="auto"/>
              </w:divBdr>
            </w:div>
            <w:div w:id="164129651">
              <w:marLeft w:val="0"/>
              <w:marRight w:val="0"/>
              <w:marTop w:val="0"/>
              <w:marBottom w:val="0"/>
              <w:divBdr>
                <w:top w:val="none" w:sz="0" w:space="0" w:color="auto"/>
                <w:left w:val="none" w:sz="0" w:space="0" w:color="auto"/>
                <w:bottom w:val="none" w:sz="0" w:space="0" w:color="auto"/>
                <w:right w:val="none" w:sz="0" w:space="0" w:color="auto"/>
              </w:divBdr>
            </w:div>
            <w:div w:id="1143430309">
              <w:marLeft w:val="0"/>
              <w:marRight w:val="0"/>
              <w:marTop w:val="0"/>
              <w:marBottom w:val="0"/>
              <w:divBdr>
                <w:top w:val="none" w:sz="0" w:space="0" w:color="auto"/>
                <w:left w:val="none" w:sz="0" w:space="0" w:color="auto"/>
                <w:bottom w:val="none" w:sz="0" w:space="0" w:color="auto"/>
                <w:right w:val="none" w:sz="0" w:space="0" w:color="auto"/>
              </w:divBdr>
            </w:div>
            <w:div w:id="1321616754">
              <w:marLeft w:val="0"/>
              <w:marRight w:val="0"/>
              <w:marTop w:val="0"/>
              <w:marBottom w:val="0"/>
              <w:divBdr>
                <w:top w:val="none" w:sz="0" w:space="0" w:color="auto"/>
                <w:left w:val="none" w:sz="0" w:space="0" w:color="auto"/>
                <w:bottom w:val="none" w:sz="0" w:space="0" w:color="auto"/>
                <w:right w:val="none" w:sz="0" w:space="0" w:color="auto"/>
              </w:divBdr>
            </w:div>
            <w:div w:id="844634561">
              <w:marLeft w:val="0"/>
              <w:marRight w:val="0"/>
              <w:marTop w:val="0"/>
              <w:marBottom w:val="0"/>
              <w:divBdr>
                <w:top w:val="none" w:sz="0" w:space="0" w:color="auto"/>
                <w:left w:val="none" w:sz="0" w:space="0" w:color="auto"/>
                <w:bottom w:val="none" w:sz="0" w:space="0" w:color="auto"/>
                <w:right w:val="none" w:sz="0" w:space="0" w:color="auto"/>
              </w:divBdr>
            </w:div>
            <w:div w:id="577372331">
              <w:marLeft w:val="0"/>
              <w:marRight w:val="0"/>
              <w:marTop w:val="0"/>
              <w:marBottom w:val="0"/>
              <w:divBdr>
                <w:top w:val="none" w:sz="0" w:space="0" w:color="auto"/>
                <w:left w:val="none" w:sz="0" w:space="0" w:color="auto"/>
                <w:bottom w:val="none" w:sz="0" w:space="0" w:color="auto"/>
                <w:right w:val="none" w:sz="0" w:space="0" w:color="auto"/>
              </w:divBdr>
            </w:div>
            <w:div w:id="861288632">
              <w:marLeft w:val="0"/>
              <w:marRight w:val="0"/>
              <w:marTop w:val="0"/>
              <w:marBottom w:val="0"/>
              <w:divBdr>
                <w:top w:val="none" w:sz="0" w:space="0" w:color="auto"/>
                <w:left w:val="none" w:sz="0" w:space="0" w:color="auto"/>
                <w:bottom w:val="none" w:sz="0" w:space="0" w:color="auto"/>
                <w:right w:val="none" w:sz="0" w:space="0" w:color="auto"/>
              </w:divBdr>
            </w:div>
            <w:div w:id="112287347">
              <w:marLeft w:val="0"/>
              <w:marRight w:val="0"/>
              <w:marTop w:val="0"/>
              <w:marBottom w:val="0"/>
              <w:divBdr>
                <w:top w:val="none" w:sz="0" w:space="0" w:color="auto"/>
                <w:left w:val="none" w:sz="0" w:space="0" w:color="auto"/>
                <w:bottom w:val="none" w:sz="0" w:space="0" w:color="auto"/>
                <w:right w:val="none" w:sz="0" w:space="0" w:color="auto"/>
              </w:divBdr>
            </w:div>
            <w:div w:id="119157739">
              <w:marLeft w:val="0"/>
              <w:marRight w:val="0"/>
              <w:marTop w:val="0"/>
              <w:marBottom w:val="0"/>
              <w:divBdr>
                <w:top w:val="none" w:sz="0" w:space="0" w:color="auto"/>
                <w:left w:val="none" w:sz="0" w:space="0" w:color="auto"/>
                <w:bottom w:val="none" w:sz="0" w:space="0" w:color="auto"/>
                <w:right w:val="none" w:sz="0" w:space="0" w:color="auto"/>
              </w:divBdr>
            </w:div>
            <w:div w:id="1131241404">
              <w:marLeft w:val="0"/>
              <w:marRight w:val="0"/>
              <w:marTop w:val="0"/>
              <w:marBottom w:val="0"/>
              <w:divBdr>
                <w:top w:val="none" w:sz="0" w:space="0" w:color="auto"/>
                <w:left w:val="none" w:sz="0" w:space="0" w:color="auto"/>
                <w:bottom w:val="none" w:sz="0" w:space="0" w:color="auto"/>
                <w:right w:val="none" w:sz="0" w:space="0" w:color="auto"/>
              </w:divBdr>
            </w:div>
            <w:div w:id="1478256394">
              <w:marLeft w:val="0"/>
              <w:marRight w:val="0"/>
              <w:marTop w:val="0"/>
              <w:marBottom w:val="0"/>
              <w:divBdr>
                <w:top w:val="none" w:sz="0" w:space="0" w:color="auto"/>
                <w:left w:val="none" w:sz="0" w:space="0" w:color="auto"/>
                <w:bottom w:val="none" w:sz="0" w:space="0" w:color="auto"/>
                <w:right w:val="none" w:sz="0" w:space="0" w:color="auto"/>
              </w:divBdr>
            </w:div>
            <w:div w:id="37366435">
              <w:marLeft w:val="0"/>
              <w:marRight w:val="0"/>
              <w:marTop w:val="0"/>
              <w:marBottom w:val="0"/>
              <w:divBdr>
                <w:top w:val="none" w:sz="0" w:space="0" w:color="auto"/>
                <w:left w:val="none" w:sz="0" w:space="0" w:color="auto"/>
                <w:bottom w:val="none" w:sz="0" w:space="0" w:color="auto"/>
                <w:right w:val="none" w:sz="0" w:space="0" w:color="auto"/>
              </w:divBdr>
            </w:div>
            <w:div w:id="1069502844">
              <w:marLeft w:val="0"/>
              <w:marRight w:val="0"/>
              <w:marTop w:val="0"/>
              <w:marBottom w:val="0"/>
              <w:divBdr>
                <w:top w:val="none" w:sz="0" w:space="0" w:color="auto"/>
                <w:left w:val="none" w:sz="0" w:space="0" w:color="auto"/>
                <w:bottom w:val="none" w:sz="0" w:space="0" w:color="auto"/>
                <w:right w:val="none" w:sz="0" w:space="0" w:color="auto"/>
              </w:divBdr>
            </w:div>
            <w:div w:id="788356440">
              <w:marLeft w:val="0"/>
              <w:marRight w:val="0"/>
              <w:marTop w:val="0"/>
              <w:marBottom w:val="0"/>
              <w:divBdr>
                <w:top w:val="none" w:sz="0" w:space="0" w:color="auto"/>
                <w:left w:val="none" w:sz="0" w:space="0" w:color="auto"/>
                <w:bottom w:val="none" w:sz="0" w:space="0" w:color="auto"/>
                <w:right w:val="none" w:sz="0" w:space="0" w:color="auto"/>
              </w:divBdr>
            </w:div>
            <w:div w:id="260186237">
              <w:marLeft w:val="0"/>
              <w:marRight w:val="0"/>
              <w:marTop w:val="0"/>
              <w:marBottom w:val="0"/>
              <w:divBdr>
                <w:top w:val="none" w:sz="0" w:space="0" w:color="auto"/>
                <w:left w:val="none" w:sz="0" w:space="0" w:color="auto"/>
                <w:bottom w:val="none" w:sz="0" w:space="0" w:color="auto"/>
                <w:right w:val="none" w:sz="0" w:space="0" w:color="auto"/>
              </w:divBdr>
            </w:div>
            <w:div w:id="1806041125">
              <w:marLeft w:val="0"/>
              <w:marRight w:val="0"/>
              <w:marTop w:val="0"/>
              <w:marBottom w:val="0"/>
              <w:divBdr>
                <w:top w:val="none" w:sz="0" w:space="0" w:color="auto"/>
                <w:left w:val="none" w:sz="0" w:space="0" w:color="auto"/>
                <w:bottom w:val="none" w:sz="0" w:space="0" w:color="auto"/>
                <w:right w:val="none" w:sz="0" w:space="0" w:color="auto"/>
              </w:divBdr>
            </w:div>
            <w:div w:id="544566778">
              <w:marLeft w:val="0"/>
              <w:marRight w:val="0"/>
              <w:marTop w:val="0"/>
              <w:marBottom w:val="0"/>
              <w:divBdr>
                <w:top w:val="none" w:sz="0" w:space="0" w:color="auto"/>
                <w:left w:val="none" w:sz="0" w:space="0" w:color="auto"/>
                <w:bottom w:val="none" w:sz="0" w:space="0" w:color="auto"/>
                <w:right w:val="none" w:sz="0" w:space="0" w:color="auto"/>
              </w:divBdr>
            </w:div>
            <w:div w:id="955411152">
              <w:marLeft w:val="0"/>
              <w:marRight w:val="0"/>
              <w:marTop w:val="0"/>
              <w:marBottom w:val="0"/>
              <w:divBdr>
                <w:top w:val="none" w:sz="0" w:space="0" w:color="auto"/>
                <w:left w:val="none" w:sz="0" w:space="0" w:color="auto"/>
                <w:bottom w:val="none" w:sz="0" w:space="0" w:color="auto"/>
                <w:right w:val="none" w:sz="0" w:space="0" w:color="auto"/>
              </w:divBdr>
            </w:div>
            <w:div w:id="1391538950">
              <w:marLeft w:val="0"/>
              <w:marRight w:val="0"/>
              <w:marTop w:val="0"/>
              <w:marBottom w:val="0"/>
              <w:divBdr>
                <w:top w:val="none" w:sz="0" w:space="0" w:color="auto"/>
                <w:left w:val="none" w:sz="0" w:space="0" w:color="auto"/>
                <w:bottom w:val="none" w:sz="0" w:space="0" w:color="auto"/>
                <w:right w:val="none" w:sz="0" w:space="0" w:color="auto"/>
              </w:divBdr>
            </w:div>
            <w:div w:id="2142457054">
              <w:marLeft w:val="0"/>
              <w:marRight w:val="0"/>
              <w:marTop w:val="0"/>
              <w:marBottom w:val="0"/>
              <w:divBdr>
                <w:top w:val="none" w:sz="0" w:space="0" w:color="auto"/>
                <w:left w:val="none" w:sz="0" w:space="0" w:color="auto"/>
                <w:bottom w:val="none" w:sz="0" w:space="0" w:color="auto"/>
                <w:right w:val="none" w:sz="0" w:space="0" w:color="auto"/>
              </w:divBdr>
            </w:div>
            <w:div w:id="6173655">
              <w:marLeft w:val="0"/>
              <w:marRight w:val="0"/>
              <w:marTop w:val="0"/>
              <w:marBottom w:val="0"/>
              <w:divBdr>
                <w:top w:val="none" w:sz="0" w:space="0" w:color="auto"/>
                <w:left w:val="none" w:sz="0" w:space="0" w:color="auto"/>
                <w:bottom w:val="none" w:sz="0" w:space="0" w:color="auto"/>
                <w:right w:val="none" w:sz="0" w:space="0" w:color="auto"/>
              </w:divBdr>
            </w:div>
            <w:div w:id="1628124146">
              <w:marLeft w:val="0"/>
              <w:marRight w:val="0"/>
              <w:marTop w:val="0"/>
              <w:marBottom w:val="0"/>
              <w:divBdr>
                <w:top w:val="none" w:sz="0" w:space="0" w:color="auto"/>
                <w:left w:val="none" w:sz="0" w:space="0" w:color="auto"/>
                <w:bottom w:val="none" w:sz="0" w:space="0" w:color="auto"/>
                <w:right w:val="none" w:sz="0" w:space="0" w:color="auto"/>
              </w:divBdr>
            </w:div>
            <w:div w:id="1912961800">
              <w:marLeft w:val="0"/>
              <w:marRight w:val="0"/>
              <w:marTop w:val="0"/>
              <w:marBottom w:val="0"/>
              <w:divBdr>
                <w:top w:val="none" w:sz="0" w:space="0" w:color="auto"/>
                <w:left w:val="none" w:sz="0" w:space="0" w:color="auto"/>
                <w:bottom w:val="none" w:sz="0" w:space="0" w:color="auto"/>
                <w:right w:val="none" w:sz="0" w:space="0" w:color="auto"/>
              </w:divBdr>
            </w:div>
            <w:div w:id="273558855">
              <w:marLeft w:val="0"/>
              <w:marRight w:val="0"/>
              <w:marTop w:val="0"/>
              <w:marBottom w:val="0"/>
              <w:divBdr>
                <w:top w:val="none" w:sz="0" w:space="0" w:color="auto"/>
                <w:left w:val="none" w:sz="0" w:space="0" w:color="auto"/>
                <w:bottom w:val="none" w:sz="0" w:space="0" w:color="auto"/>
                <w:right w:val="none" w:sz="0" w:space="0" w:color="auto"/>
              </w:divBdr>
            </w:div>
            <w:div w:id="48308192">
              <w:marLeft w:val="0"/>
              <w:marRight w:val="0"/>
              <w:marTop w:val="0"/>
              <w:marBottom w:val="0"/>
              <w:divBdr>
                <w:top w:val="none" w:sz="0" w:space="0" w:color="auto"/>
                <w:left w:val="none" w:sz="0" w:space="0" w:color="auto"/>
                <w:bottom w:val="none" w:sz="0" w:space="0" w:color="auto"/>
                <w:right w:val="none" w:sz="0" w:space="0" w:color="auto"/>
              </w:divBdr>
            </w:div>
            <w:div w:id="1738091839">
              <w:marLeft w:val="0"/>
              <w:marRight w:val="0"/>
              <w:marTop w:val="0"/>
              <w:marBottom w:val="0"/>
              <w:divBdr>
                <w:top w:val="none" w:sz="0" w:space="0" w:color="auto"/>
                <w:left w:val="none" w:sz="0" w:space="0" w:color="auto"/>
                <w:bottom w:val="none" w:sz="0" w:space="0" w:color="auto"/>
                <w:right w:val="none" w:sz="0" w:space="0" w:color="auto"/>
              </w:divBdr>
            </w:div>
            <w:div w:id="1294600602">
              <w:marLeft w:val="0"/>
              <w:marRight w:val="0"/>
              <w:marTop w:val="0"/>
              <w:marBottom w:val="0"/>
              <w:divBdr>
                <w:top w:val="none" w:sz="0" w:space="0" w:color="auto"/>
                <w:left w:val="none" w:sz="0" w:space="0" w:color="auto"/>
                <w:bottom w:val="none" w:sz="0" w:space="0" w:color="auto"/>
                <w:right w:val="none" w:sz="0" w:space="0" w:color="auto"/>
              </w:divBdr>
            </w:div>
            <w:div w:id="1539048821">
              <w:marLeft w:val="0"/>
              <w:marRight w:val="0"/>
              <w:marTop w:val="0"/>
              <w:marBottom w:val="0"/>
              <w:divBdr>
                <w:top w:val="none" w:sz="0" w:space="0" w:color="auto"/>
                <w:left w:val="none" w:sz="0" w:space="0" w:color="auto"/>
                <w:bottom w:val="none" w:sz="0" w:space="0" w:color="auto"/>
                <w:right w:val="none" w:sz="0" w:space="0" w:color="auto"/>
              </w:divBdr>
            </w:div>
            <w:div w:id="1730377750">
              <w:marLeft w:val="0"/>
              <w:marRight w:val="0"/>
              <w:marTop w:val="0"/>
              <w:marBottom w:val="0"/>
              <w:divBdr>
                <w:top w:val="none" w:sz="0" w:space="0" w:color="auto"/>
                <w:left w:val="none" w:sz="0" w:space="0" w:color="auto"/>
                <w:bottom w:val="none" w:sz="0" w:space="0" w:color="auto"/>
                <w:right w:val="none" w:sz="0" w:space="0" w:color="auto"/>
              </w:divBdr>
            </w:div>
            <w:div w:id="529531301">
              <w:marLeft w:val="0"/>
              <w:marRight w:val="0"/>
              <w:marTop w:val="0"/>
              <w:marBottom w:val="0"/>
              <w:divBdr>
                <w:top w:val="none" w:sz="0" w:space="0" w:color="auto"/>
                <w:left w:val="none" w:sz="0" w:space="0" w:color="auto"/>
                <w:bottom w:val="none" w:sz="0" w:space="0" w:color="auto"/>
                <w:right w:val="none" w:sz="0" w:space="0" w:color="auto"/>
              </w:divBdr>
            </w:div>
            <w:div w:id="526405277">
              <w:marLeft w:val="0"/>
              <w:marRight w:val="0"/>
              <w:marTop w:val="0"/>
              <w:marBottom w:val="0"/>
              <w:divBdr>
                <w:top w:val="none" w:sz="0" w:space="0" w:color="auto"/>
                <w:left w:val="none" w:sz="0" w:space="0" w:color="auto"/>
                <w:bottom w:val="none" w:sz="0" w:space="0" w:color="auto"/>
                <w:right w:val="none" w:sz="0" w:space="0" w:color="auto"/>
              </w:divBdr>
            </w:div>
            <w:div w:id="1831747466">
              <w:marLeft w:val="0"/>
              <w:marRight w:val="0"/>
              <w:marTop w:val="0"/>
              <w:marBottom w:val="0"/>
              <w:divBdr>
                <w:top w:val="none" w:sz="0" w:space="0" w:color="auto"/>
                <w:left w:val="none" w:sz="0" w:space="0" w:color="auto"/>
                <w:bottom w:val="none" w:sz="0" w:space="0" w:color="auto"/>
                <w:right w:val="none" w:sz="0" w:space="0" w:color="auto"/>
              </w:divBdr>
            </w:div>
            <w:div w:id="441727502">
              <w:marLeft w:val="0"/>
              <w:marRight w:val="0"/>
              <w:marTop w:val="0"/>
              <w:marBottom w:val="0"/>
              <w:divBdr>
                <w:top w:val="none" w:sz="0" w:space="0" w:color="auto"/>
                <w:left w:val="none" w:sz="0" w:space="0" w:color="auto"/>
                <w:bottom w:val="none" w:sz="0" w:space="0" w:color="auto"/>
                <w:right w:val="none" w:sz="0" w:space="0" w:color="auto"/>
              </w:divBdr>
            </w:div>
            <w:div w:id="1257522670">
              <w:marLeft w:val="0"/>
              <w:marRight w:val="0"/>
              <w:marTop w:val="0"/>
              <w:marBottom w:val="0"/>
              <w:divBdr>
                <w:top w:val="none" w:sz="0" w:space="0" w:color="auto"/>
                <w:left w:val="none" w:sz="0" w:space="0" w:color="auto"/>
                <w:bottom w:val="none" w:sz="0" w:space="0" w:color="auto"/>
                <w:right w:val="none" w:sz="0" w:space="0" w:color="auto"/>
              </w:divBdr>
            </w:div>
            <w:div w:id="1245727085">
              <w:marLeft w:val="0"/>
              <w:marRight w:val="0"/>
              <w:marTop w:val="0"/>
              <w:marBottom w:val="0"/>
              <w:divBdr>
                <w:top w:val="none" w:sz="0" w:space="0" w:color="auto"/>
                <w:left w:val="none" w:sz="0" w:space="0" w:color="auto"/>
                <w:bottom w:val="none" w:sz="0" w:space="0" w:color="auto"/>
                <w:right w:val="none" w:sz="0" w:space="0" w:color="auto"/>
              </w:divBdr>
            </w:div>
            <w:div w:id="1730566300">
              <w:marLeft w:val="0"/>
              <w:marRight w:val="0"/>
              <w:marTop w:val="0"/>
              <w:marBottom w:val="0"/>
              <w:divBdr>
                <w:top w:val="none" w:sz="0" w:space="0" w:color="auto"/>
                <w:left w:val="none" w:sz="0" w:space="0" w:color="auto"/>
                <w:bottom w:val="none" w:sz="0" w:space="0" w:color="auto"/>
                <w:right w:val="none" w:sz="0" w:space="0" w:color="auto"/>
              </w:divBdr>
            </w:div>
            <w:div w:id="2124109299">
              <w:marLeft w:val="0"/>
              <w:marRight w:val="0"/>
              <w:marTop w:val="0"/>
              <w:marBottom w:val="0"/>
              <w:divBdr>
                <w:top w:val="none" w:sz="0" w:space="0" w:color="auto"/>
                <w:left w:val="none" w:sz="0" w:space="0" w:color="auto"/>
                <w:bottom w:val="none" w:sz="0" w:space="0" w:color="auto"/>
                <w:right w:val="none" w:sz="0" w:space="0" w:color="auto"/>
              </w:divBdr>
            </w:div>
            <w:div w:id="1944457276">
              <w:marLeft w:val="0"/>
              <w:marRight w:val="0"/>
              <w:marTop w:val="0"/>
              <w:marBottom w:val="0"/>
              <w:divBdr>
                <w:top w:val="none" w:sz="0" w:space="0" w:color="auto"/>
                <w:left w:val="none" w:sz="0" w:space="0" w:color="auto"/>
                <w:bottom w:val="none" w:sz="0" w:space="0" w:color="auto"/>
                <w:right w:val="none" w:sz="0" w:space="0" w:color="auto"/>
              </w:divBdr>
            </w:div>
            <w:div w:id="1467702611">
              <w:marLeft w:val="0"/>
              <w:marRight w:val="0"/>
              <w:marTop w:val="0"/>
              <w:marBottom w:val="0"/>
              <w:divBdr>
                <w:top w:val="none" w:sz="0" w:space="0" w:color="auto"/>
                <w:left w:val="none" w:sz="0" w:space="0" w:color="auto"/>
                <w:bottom w:val="none" w:sz="0" w:space="0" w:color="auto"/>
                <w:right w:val="none" w:sz="0" w:space="0" w:color="auto"/>
              </w:divBdr>
            </w:div>
            <w:div w:id="1311014174">
              <w:marLeft w:val="0"/>
              <w:marRight w:val="0"/>
              <w:marTop w:val="0"/>
              <w:marBottom w:val="0"/>
              <w:divBdr>
                <w:top w:val="none" w:sz="0" w:space="0" w:color="auto"/>
                <w:left w:val="none" w:sz="0" w:space="0" w:color="auto"/>
                <w:bottom w:val="none" w:sz="0" w:space="0" w:color="auto"/>
                <w:right w:val="none" w:sz="0" w:space="0" w:color="auto"/>
              </w:divBdr>
            </w:div>
            <w:div w:id="276983465">
              <w:marLeft w:val="0"/>
              <w:marRight w:val="0"/>
              <w:marTop w:val="0"/>
              <w:marBottom w:val="0"/>
              <w:divBdr>
                <w:top w:val="none" w:sz="0" w:space="0" w:color="auto"/>
                <w:left w:val="none" w:sz="0" w:space="0" w:color="auto"/>
                <w:bottom w:val="none" w:sz="0" w:space="0" w:color="auto"/>
                <w:right w:val="none" w:sz="0" w:space="0" w:color="auto"/>
              </w:divBdr>
            </w:div>
            <w:div w:id="56588185">
              <w:marLeft w:val="0"/>
              <w:marRight w:val="0"/>
              <w:marTop w:val="0"/>
              <w:marBottom w:val="0"/>
              <w:divBdr>
                <w:top w:val="none" w:sz="0" w:space="0" w:color="auto"/>
                <w:left w:val="none" w:sz="0" w:space="0" w:color="auto"/>
                <w:bottom w:val="none" w:sz="0" w:space="0" w:color="auto"/>
                <w:right w:val="none" w:sz="0" w:space="0" w:color="auto"/>
              </w:divBdr>
            </w:div>
            <w:div w:id="1216426363">
              <w:marLeft w:val="0"/>
              <w:marRight w:val="0"/>
              <w:marTop w:val="0"/>
              <w:marBottom w:val="0"/>
              <w:divBdr>
                <w:top w:val="none" w:sz="0" w:space="0" w:color="auto"/>
                <w:left w:val="none" w:sz="0" w:space="0" w:color="auto"/>
                <w:bottom w:val="none" w:sz="0" w:space="0" w:color="auto"/>
                <w:right w:val="none" w:sz="0" w:space="0" w:color="auto"/>
              </w:divBdr>
            </w:div>
            <w:div w:id="1630166274">
              <w:marLeft w:val="0"/>
              <w:marRight w:val="0"/>
              <w:marTop w:val="0"/>
              <w:marBottom w:val="0"/>
              <w:divBdr>
                <w:top w:val="none" w:sz="0" w:space="0" w:color="auto"/>
                <w:left w:val="none" w:sz="0" w:space="0" w:color="auto"/>
                <w:bottom w:val="none" w:sz="0" w:space="0" w:color="auto"/>
                <w:right w:val="none" w:sz="0" w:space="0" w:color="auto"/>
              </w:divBdr>
            </w:div>
            <w:div w:id="969171050">
              <w:marLeft w:val="0"/>
              <w:marRight w:val="0"/>
              <w:marTop w:val="0"/>
              <w:marBottom w:val="0"/>
              <w:divBdr>
                <w:top w:val="none" w:sz="0" w:space="0" w:color="auto"/>
                <w:left w:val="none" w:sz="0" w:space="0" w:color="auto"/>
                <w:bottom w:val="none" w:sz="0" w:space="0" w:color="auto"/>
                <w:right w:val="none" w:sz="0" w:space="0" w:color="auto"/>
              </w:divBdr>
            </w:div>
            <w:div w:id="1737507116">
              <w:marLeft w:val="0"/>
              <w:marRight w:val="0"/>
              <w:marTop w:val="0"/>
              <w:marBottom w:val="0"/>
              <w:divBdr>
                <w:top w:val="none" w:sz="0" w:space="0" w:color="auto"/>
                <w:left w:val="none" w:sz="0" w:space="0" w:color="auto"/>
                <w:bottom w:val="none" w:sz="0" w:space="0" w:color="auto"/>
                <w:right w:val="none" w:sz="0" w:space="0" w:color="auto"/>
              </w:divBdr>
            </w:div>
            <w:div w:id="1161189929">
              <w:marLeft w:val="0"/>
              <w:marRight w:val="0"/>
              <w:marTop w:val="0"/>
              <w:marBottom w:val="0"/>
              <w:divBdr>
                <w:top w:val="none" w:sz="0" w:space="0" w:color="auto"/>
                <w:left w:val="none" w:sz="0" w:space="0" w:color="auto"/>
                <w:bottom w:val="none" w:sz="0" w:space="0" w:color="auto"/>
                <w:right w:val="none" w:sz="0" w:space="0" w:color="auto"/>
              </w:divBdr>
            </w:div>
            <w:div w:id="2046127184">
              <w:marLeft w:val="0"/>
              <w:marRight w:val="0"/>
              <w:marTop w:val="0"/>
              <w:marBottom w:val="0"/>
              <w:divBdr>
                <w:top w:val="none" w:sz="0" w:space="0" w:color="auto"/>
                <w:left w:val="none" w:sz="0" w:space="0" w:color="auto"/>
                <w:bottom w:val="none" w:sz="0" w:space="0" w:color="auto"/>
                <w:right w:val="none" w:sz="0" w:space="0" w:color="auto"/>
              </w:divBdr>
            </w:div>
            <w:div w:id="1762019315">
              <w:marLeft w:val="0"/>
              <w:marRight w:val="0"/>
              <w:marTop w:val="0"/>
              <w:marBottom w:val="0"/>
              <w:divBdr>
                <w:top w:val="none" w:sz="0" w:space="0" w:color="auto"/>
                <w:left w:val="none" w:sz="0" w:space="0" w:color="auto"/>
                <w:bottom w:val="none" w:sz="0" w:space="0" w:color="auto"/>
                <w:right w:val="none" w:sz="0" w:space="0" w:color="auto"/>
              </w:divBdr>
            </w:div>
            <w:div w:id="1407610807">
              <w:marLeft w:val="0"/>
              <w:marRight w:val="0"/>
              <w:marTop w:val="0"/>
              <w:marBottom w:val="0"/>
              <w:divBdr>
                <w:top w:val="none" w:sz="0" w:space="0" w:color="auto"/>
                <w:left w:val="none" w:sz="0" w:space="0" w:color="auto"/>
                <w:bottom w:val="none" w:sz="0" w:space="0" w:color="auto"/>
                <w:right w:val="none" w:sz="0" w:space="0" w:color="auto"/>
              </w:divBdr>
            </w:div>
            <w:div w:id="1514765402">
              <w:marLeft w:val="0"/>
              <w:marRight w:val="0"/>
              <w:marTop w:val="0"/>
              <w:marBottom w:val="0"/>
              <w:divBdr>
                <w:top w:val="none" w:sz="0" w:space="0" w:color="auto"/>
                <w:left w:val="none" w:sz="0" w:space="0" w:color="auto"/>
                <w:bottom w:val="none" w:sz="0" w:space="0" w:color="auto"/>
                <w:right w:val="none" w:sz="0" w:space="0" w:color="auto"/>
              </w:divBdr>
            </w:div>
            <w:div w:id="1018971367">
              <w:marLeft w:val="0"/>
              <w:marRight w:val="0"/>
              <w:marTop w:val="0"/>
              <w:marBottom w:val="0"/>
              <w:divBdr>
                <w:top w:val="none" w:sz="0" w:space="0" w:color="auto"/>
                <w:left w:val="none" w:sz="0" w:space="0" w:color="auto"/>
                <w:bottom w:val="none" w:sz="0" w:space="0" w:color="auto"/>
                <w:right w:val="none" w:sz="0" w:space="0" w:color="auto"/>
              </w:divBdr>
            </w:div>
            <w:div w:id="1710301521">
              <w:marLeft w:val="0"/>
              <w:marRight w:val="0"/>
              <w:marTop w:val="0"/>
              <w:marBottom w:val="0"/>
              <w:divBdr>
                <w:top w:val="none" w:sz="0" w:space="0" w:color="auto"/>
                <w:left w:val="none" w:sz="0" w:space="0" w:color="auto"/>
                <w:bottom w:val="none" w:sz="0" w:space="0" w:color="auto"/>
                <w:right w:val="none" w:sz="0" w:space="0" w:color="auto"/>
              </w:divBdr>
            </w:div>
            <w:div w:id="545265609">
              <w:marLeft w:val="0"/>
              <w:marRight w:val="0"/>
              <w:marTop w:val="0"/>
              <w:marBottom w:val="0"/>
              <w:divBdr>
                <w:top w:val="none" w:sz="0" w:space="0" w:color="auto"/>
                <w:left w:val="none" w:sz="0" w:space="0" w:color="auto"/>
                <w:bottom w:val="none" w:sz="0" w:space="0" w:color="auto"/>
                <w:right w:val="none" w:sz="0" w:space="0" w:color="auto"/>
              </w:divBdr>
            </w:div>
            <w:div w:id="438063774">
              <w:marLeft w:val="0"/>
              <w:marRight w:val="0"/>
              <w:marTop w:val="0"/>
              <w:marBottom w:val="0"/>
              <w:divBdr>
                <w:top w:val="none" w:sz="0" w:space="0" w:color="auto"/>
                <w:left w:val="none" w:sz="0" w:space="0" w:color="auto"/>
                <w:bottom w:val="none" w:sz="0" w:space="0" w:color="auto"/>
                <w:right w:val="none" w:sz="0" w:space="0" w:color="auto"/>
              </w:divBdr>
            </w:div>
            <w:div w:id="200948372">
              <w:marLeft w:val="0"/>
              <w:marRight w:val="0"/>
              <w:marTop w:val="0"/>
              <w:marBottom w:val="0"/>
              <w:divBdr>
                <w:top w:val="none" w:sz="0" w:space="0" w:color="auto"/>
                <w:left w:val="none" w:sz="0" w:space="0" w:color="auto"/>
                <w:bottom w:val="none" w:sz="0" w:space="0" w:color="auto"/>
                <w:right w:val="none" w:sz="0" w:space="0" w:color="auto"/>
              </w:divBdr>
            </w:div>
            <w:div w:id="1578711597">
              <w:marLeft w:val="0"/>
              <w:marRight w:val="0"/>
              <w:marTop w:val="0"/>
              <w:marBottom w:val="0"/>
              <w:divBdr>
                <w:top w:val="none" w:sz="0" w:space="0" w:color="auto"/>
                <w:left w:val="none" w:sz="0" w:space="0" w:color="auto"/>
                <w:bottom w:val="none" w:sz="0" w:space="0" w:color="auto"/>
                <w:right w:val="none" w:sz="0" w:space="0" w:color="auto"/>
              </w:divBdr>
            </w:div>
            <w:div w:id="1988632425">
              <w:marLeft w:val="0"/>
              <w:marRight w:val="0"/>
              <w:marTop w:val="0"/>
              <w:marBottom w:val="0"/>
              <w:divBdr>
                <w:top w:val="none" w:sz="0" w:space="0" w:color="auto"/>
                <w:left w:val="none" w:sz="0" w:space="0" w:color="auto"/>
                <w:bottom w:val="none" w:sz="0" w:space="0" w:color="auto"/>
                <w:right w:val="none" w:sz="0" w:space="0" w:color="auto"/>
              </w:divBdr>
            </w:div>
            <w:div w:id="2135753632">
              <w:marLeft w:val="0"/>
              <w:marRight w:val="0"/>
              <w:marTop w:val="0"/>
              <w:marBottom w:val="0"/>
              <w:divBdr>
                <w:top w:val="none" w:sz="0" w:space="0" w:color="auto"/>
                <w:left w:val="none" w:sz="0" w:space="0" w:color="auto"/>
                <w:bottom w:val="none" w:sz="0" w:space="0" w:color="auto"/>
                <w:right w:val="none" w:sz="0" w:space="0" w:color="auto"/>
              </w:divBdr>
            </w:div>
            <w:div w:id="682630211">
              <w:marLeft w:val="0"/>
              <w:marRight w:val="0"/>
              <w:marTop w:val="0"/>
              <w:marBottom w:val="0"/>
              <w:divBdr>
                <w:top w:val="none" w:sz="0" w:space="0" w:color="auto"/>
                <w:left w:val="none" w:sz="0" w:space="0" w:color="auto"/>
                <w:bottom w:val="none" w:sz="0" w:space="0" w:color="auto"/>
                <w:right w:val="none" w:sz="0" w:space="0" w:color="auto"/>
              </w:divBdr>
            </w:div>
            <w:div w:id="1230076317">
              <w:marLeft w:val="0"/>
              <w:marRight w:val="0"/>
              <w:marTop w:val="0"/>
              <w:marBottom w:val="0"/>
              <w:divBdr>
                <w:top w:val="none" w:sz="0" w:space="0" w:color="auto"/>
                <w:left w:val="none" w:sz="0" w:space="0" w:color="auto"/>
                <w:bottom w:val="none" w:sz="0" w:space="0" w:color="auto"/>
                <w:right w:val="none" w:sz="0" w:space="0" w:color="auto"/>
              </w:divBdr>
            </w:div>
            <w:div w:id="747381580">
              <w:marLeft w:val="0"/>
              <w:marRight w:val="0"/>
              <w:marTop w:val="0"/>
              <w:marBottom w:val="0"/>
              <w:divBdr>
                <w:top w:val="none" w:sz="0" w:space="0" w:color="auto"/>
                <w:left w:val="none" w:sz="0" w:space="0" w:color="auto"/>
                <w:bottom w:val="none" w:sz="0" w:space="0" w:color="auto"/>
                <w:right w:val="none" w:sz="0" w:space="0" w:color="auto"/>
              </w:divBdr>
            </w:div>
            <w:div w:id="715351361">
              <w:marLeft w:val="0"/>
              <w:marRight w:val="0"/>
              <w:marTop w:val="0"/>
              <w:marBottom w:val="0"/>
              <w:divBdr>
                <w:top w:val="none" w:sz="0" w:space="0" w:color="auto"/>
                <w:left w:val="none" w:sz="0" w:space="0" w:color="auto"/>
                <w:bottom w:val="none" w:sz="0" w:space="0" w:color="auto"/>
                <w:right w:val="none" w:sz="0" w:space="0" w:color="auto"/>
              </w:divBdr>
            </w:div>
            <w:div w:id="665597736">
              <w:marLeft w:val="0"/>
              <w:marRight w:val="0"/>
              <w:marTop w:val="0"/>
              <w:marBottom w:val="0"/>
              <w:divBdr>
                <w:top w:val="none" w:sz="0" w:space="0" w:color="auto"/>
                <w:left w:val="none" w:sz="0" w:space="0" w:color="auto"/>
                <w:bottom w:val="none" w:sz="0" w:space="0" w:color="auto"/>
                <w:right w:val="none" w:sz="0" w:space="0" w:color="auto"/>
              </w:divBdr>
            </w:div>
            <w:div w:id="328755409">
              <w:marLeft w:val="0"/>
              <w:marRight w:val="0"/>
              <w:marTop w:val="0"/>
              <w:marBottom w:val="0"/>
              <w:divBdr>
                <w:top w:val="none" w:sz="0" w:space="0" w:color="auto"/>
                <w:left w:val="none" w:sz="0" w:space="0" w:color="auto"/>
                <w:bottom w:val="none" w:sz="0" w:space="0" w:color="auto"/>
                <w:right w:val="none" w:sz="0" w:space="0" w:color="auto"/>
              </w:divBdr>
            </w:div>
            <w:div w:id="885796165">
              <w:marLeft w:val="0"/>
              <w:marRight w:val="0"/>
              <w:marTop w:val="0"/>
              <w:marBottom w:val="0"/>
              <w:divBdr>
                <w:top w:val="none" w:sz="0" w:space="0" w:color="auto"/>
                <w:left w:val="none" w:sz="0" w:space="0" w:color="auto"/>
                <w:bottom w:val="none" w:sz="0" w:space="0" w:color="auto"/>
                <w:right w:val="none" w:sz="0" w:space="0" w:color="auto"/>
              </w:divBdr>
            </w:div>
            <w:div w:id="1015036985">
              <w:marLeft w:val="0"/>
              <w:marRight w:val="0"/>
              <w:marTop w:val="0"/>
              <w:marBottom w:val="0"/>
              <w:divBdr>
                <w:top w:val="none" w:sz="0" w:space="0" w:color="auto"/>
                <w:left w:val="none" w:sz="0" w:space="0" w:color="auto"/>
                <w:bottom w:val="none" w:sz="0" w:space="0" w:color="auto"/>
                <w:right w:val="none" w:sz="0" w:space="0" w:color="auto"/>
              </w:divBdr>
            </w:div>
            <w:div w:id="2019429085">
              <w:marLeft w:val="0"/>
              <w:marRight w:val="0"/>
              <w:marTop w:val="0"/>
              <w:marBottom w:val="0"/>
              <w:divBdr>
                <w:top w:val="none" w:sz="0" w:space="0" w:color="auto"/>
                <w:left w:val="none" w:sz="0" w:space="0" w:color="auto"/>
                <w:bottom w:val="none" w:sz="0" w:space="0" w:color="auto"/>
                <w:right w:val="none" w:sz="0" w:space="0" w:color="auto"/>
              </w:divBdr>
            </w:div>
            <w:div w:id="1306811172">
              <w:marLeft w:val="0"/>
              <w:marRight w:val="0"/>
              <w:marTop w:val="0"/>
              <w:marBottom w:val="0"/>
              <w:divBdr>
                <w:top w:val="none" w:sz="0" w:space="0" w:color="auto"/>
                <w:left w:val="none" w:sz="0" w:space="0" w:color="auto"/>
                <w:bottom w:val="none" w:sz="0" w:space="0" w:color="auto"/>
                <w:right w:val="none" w:sz="0" w:space="0" w:color="auto"/>
              </w:divBdr>
            </w:div>
            <w:div w:id="393621484">
              <w:marLeft w:val="0"/>
              <w:marRight w:val="0"/>
              <w:marTop w:val="0"/>
              <w:marBottom w:val="0"/>
              <w:divBdr>
                <w:top w:val="none" w:sz="0" w:space="0" w:color="auto"/>
                <w:left w:val="none" w:sz="0" w:space="0" w:color="auto"/>
                <w:bottom w:val="none" w:sz="0" w:space="0" w:color="auto"/>
                <w:right w:val="none" w:sz="0" w:space="0" w:color="auto"/>
              </w:divBdr>
            </w:div>
            <w:div w:id="403526031">
              <w:marLeft w:val="0"/>
              <w:marRight w:val="0"/>
              <w:marTop w:val="0"/>
              <w:marBottom w:val="0"/>
              <w:divBdr>
                <w:top w:val="none" w:sz="0" w:space="0" w:color="auto"/>
                <w:left w:val="none" w:sz="0" w:space="0" w:color="auto"/>
                <w:bottom w:val="none" w:sz="0" w:space="0" w:color="auto"/>
                <w:right w:val="none" w:sz="0" w:space="0" w:color="auto"/>
              </w:divBdr>
            </w:div>
            <w:div w:id="1952203107">
              <w:marLeft w:val="0"/>
              <w:marRight w:val="0"/>
              <w:marTop w:val="0"/>
              <w:marBottom w:val="0"/>
              <w:divBdr>
                <w:top w:val="none" w:sz="0" w:space="0" w:color="auto"/>
                <w:left w:val="none" w:sz="0" w:space="0" w:color="auto"/>
                <w:bottom w:val="none" w:sz="0" w:space="0" w:color="auto"/>
                <w:right w:val="none" w:sz="0" w:space="0" w:color="auto"/>
              </w:divBdr>
            </w:div>
            <w:div w:id="376929263">
              <w:marLeft w:val="0"/>
              <w:marRight w:val="0"/>
              <w:marTop w:val="0"/>
              <w:marBottom w:val="0"/>
              <w:divBdr>
                <w:top w:val="none" w:sz="0" w:space="0" w:color="auto"/>
                <w:left w:val="none" w:sz="0" w:space="0" w:color="auto"/>
                <w:bottom w:val="none" w:sz="0" w:space="0" w:color="auto"/>
                <w:right w:val="none" w:sz="0" w:space="0" w:color="auto"/>
              </w:divBdr>
            </w:div>
            <w:div w:id="882519776">
              <w:marLeft w:val="0"/>
              <w:marRight w:val="0"/>
              <w:marTop w:val="0"/>
              <w:marBottom w:val="0"/>
              <w:divBdr>
                <w:top w:val="none" w:sz="0" w:space="0" w:color="auto"/>
                <w:left w:val="none" w:sz="0" w:space="0" w:color="auto"/>
                <w:bottom w:val="none" w:sz="0" w:space="0" w:color="auto"/>
                <w:right w:val="none" w:sz="0" w:space="0" w:color="auto"/>
              </w:divBdr>
            </w:div>
            <w:div w:id="1460607431">
              <w:marLeft w:val="0"/>
              <w:marRight w:val="0"/>
              <w:marTop w:val="0"/>
              <w:marBottom w:val="0"/>
              <w:divBdr>
                <w:top w:val="none" w:sz="0" w:space="0" w:color="auto"/>
                <w:left w:val="none" w:sz="0" w:space="0" w:color="auto"/>
                <w:bottom w:val="none" w:sz="0" w:space="0" w:color="auto"/>
                <w:right w:val="none" w:sz="0" w:space="0" w:color="auto"/>
              </w:divBdr>
            </w:div>
            <w:div w:id="1866360020">
              <w:marLeft w:val="0"/>
              <w:marRight w:val="0"/>
              <w:marTop w:val="0"/>
              <w:marBottom w:val="0"/>
              <w:divBdr>
                <w:top w:val="none" w:sz="0" w:space="0" w:color="auto"/>
                <w:left w:val="none" w:sz="0" w:space="0" w:color="auto"/>
                <w:bottom w:val="none" w:sz="0" w:space="0" w:color="auto"/>
                <w:right w:val="none" w:sz="0" w:space="0" w:color="auto"/>
              </w:divBdr>
            </w:div>
            <w:div w:id="1107697426">
              <w:marLeft w:val="0"/>
              <w:marRight w:val="0"/>
              <w:marTop w:val="0"/>
              <w:marBottom w:val="0"/>
              <w:divBdr>
                <w:top w:val="none" w:sz="0" w:space="0" w:color="auto"/>
                <w:left w:val="none" w:sz="0" w:space="0" w:color="auto"/>
                <w:bottom w:val="none" w:sz="0" w:space="0" w:color="auto"/>
                <w:right w:val="none" w:sz="0" w:space="0" w:color="auto"/>
              </w:divBdr>
            </w:div>
            <w:div w:id="1955406619">
              <w:marLeft w:val="0"/>
              <w:marRight w:val="0"/>
              <w:marTop w:val="0"/>
              <w:marBottom w:val="0"/>
              <w:divBdr>
                <w:top w:val="none" w:sz="0" w:space="0" w:color="auto"/>
                <w:left w:val="none" w:sz="0" w:space="0" w:color="auto"/>
                <w:bottom w:val="none" w:sz="0" w:space="0" w:color="auto"/>
                <w:right w:val="none" w:sz="0" w:space="0" w:color="auto"/>
              </w:divBdr>
            </w:div>
            <w:div w:id="1446197308">
              <w:marLeft w:val="0"/>
              <w:marRight w:val="0"/>
              <w:marTop w:val="0"/>
              <w:marBottom w:val="0"/>
              <w:divBdr>
                <w:top w:val="none" w:sz="0" w:space="0" w:color="auto"/>
                <w:left w:val="none" w:sz="0" w:space="0" w:color="auto"/>
                <w:bottom w:val="none" w:sz="0" w:space="0" w:color="auto"/>
                <w:right w:val="none" w:sz="0" w:space="0" w:color="auto"/>
              </w:divBdr>
            </w:div>
            <w:div w:id="1990203120">
              <w:marLeft w:val="0"/>
              <w:marRight w:val="0"/>
              <w:marTop w:val="0"/>
              <w:marBottom w:val="0"/>
              <w:divBdr>
                <w:top w:val="none" w:sz="0" w:space="0" w:color="auto"/>
                <w:left w:val="none" w:sz="0" w:space="0" w:color="auto"/>
                <w:bottom w:val="none" w:sz="0" w:space="0" w:color="auto"/>
                <w:right w:val="none" w:sz="0" w:space="0" w:color="auto"/>
              </w:divBdr>
            </w:div>
            <w:div w:id="2102488708">
              <w:marLeft w:val="0"/>
              <w:marRight w:val="0"/>
              <w:marTop w:val="0"/>
              <w:marBottom w:val="0"/>
              <w:divBdr>
                <w:top w:val="none" w:sz="0" w:space="0" w:color="auto"/>
                <w:left w:val="none" w:sz="0" w:space="0" w:color="auto"/>
                <w:bottom w:val="none" w:sz="0" w:space="0" w:color="auto"/>
                <w:right w:val="none" w:sz="0" w:space="0" w:color="auto"/>
              </w:divBdr>
            </w:div>
            <w:div w:id="1582058730">
              <w:marLeft w:val="0"/>
              <w:marRight w:val="0"/>
              <w:marTop w:val="0"/>
              <w:marBottom w:val="0"/>
              <w:divBdr>
                <w:top w:val="none" w:sz="0" w:space="0" w:color="auto"/>
                <w:left w:val="none" w:sz="0" w:space="0" w:color="auto"/>
                <w:bottom w:val="none" w:sz="0" w:space="0" w:color="auto"/>
                <w:right w:val="none" w:sz="0" w:space="0" w:color="auto"/>
              </w:divBdr>
            </w:div>
            <w:div w:id="1581136607">
              <w:marLeft w:val="0"/>
              <w:marRight w:val="0"/>
              <w:marTop w:val="0"/>
              <w:marBottom w:val="0"/>
              <w:divBdr>
                <w:top w:val="none" w:sz="0" w:space="0" w:color="auto"/>
                <w:left w:val="none" w:sz="0" w:space="0" w:color="auto"/>
                <w:bottom w:val="none" w:sz="0" w:space="0" w:color="auto"/>
                <w:right w:val="none" w:sz="0" w:space="0" w:color="auto"/>
              </w:divBdr>
            </w:div>
            <w:div w:id="521166486">
              <w:marLeft w:val="0"/>
              <w:marRight w:val="0"/>
              <w:marTop w:val="0"/>
              <w:marBottom w:val="0"/>
              <w:divBdr>
                <w:top w:val="none" w:sz="0" w:space="0" w:color="auto"/>
                <w:left w:val="none" w:sz="0" w:space="0" w:color="auto"/>
                <w:bottom w:val="none" w:sz="0" w:space="0" w:color="auto"/>
                <w:right w:val="none" w:sz="0" w:space="0" w:color="auto"/>
              </w:divBdr>
            </w:div>
            <w:div w:id="871500105">
              <w:marLeft w:val="0"/>
              <w:marRight w:val="0"/>
              <w:marTop w:val="0"/>
              <w:marBottom w:val="0"/>
              <w:divBdr>
                <w:top w:val="none" w:sz="0" w:space="0" w:color="auto"/>
                <w:left w:val="none" w:sz="0" w:space="0" w:color="auto"/>
                <w:bottom w:val="none" w:sz="0" w:space="0" w:color="auto"/>
                <w:right w:val="none" w:sz="0" w:space="0" w:color="auto"/>
              </w:divBdr>
            </w:div>
            <w:div w:id="843128954">
              <w:marLeft w:val="0"/>
              <w:marRight w:val="0"/>
              <w:marTop w:val="0"/>
              <w:marBottom w:val="0"/>
              <w:divBdr>
                <w:top w:val="none" w:sz="0" w:space="0" w:color="auto"/>
                <w:left w:val="none" w:sz="0" w:space="0" w:color="auto"/>
                <w:bottom w:val="none" w:sz="0" w:space="0" w:color="auto"/>
                <w:right w:val="none" w:sz="0" w:space="0" w:color="auto"/>
              </w:divBdr>
            </w:div>
            <w:div w:id="1944146905">
              <w:marLeft w:val="0"/>
              <w:marRight w:val="0"/>
              <w:marTop w:val="0"/>
              <w:marBottom w:val="0"/>
              <w:divBdr>
                <w:top w:val="none" w:sz="0" w:space="0" w:color="auto"/>
                <w:left w:val="none" w:sz="0" w:space="0" w:color="auto"/>
                <w:bottom w:val="none" w:sz="0" w:space="0" w:color="auto"/>
                <w:right w:val="none" w:sz="0" w:space="0" w:color="auto"/>
              </w:divBdr>
            </w:div>
            <w:div w:id="1139763785">
              <w:marLeft w:val="0"/>
              <w:marRight w:val="0"/>
              <w:marTop w:val="0"/>
              <w:marBottom w:val="0"/>
              <w:divBdr>
                <w:top w:val="none" w:sz="0" w:space="0" w:color="auto"/>
                <w:left w:val="none" w:sz="0" w:space="0" w:color="auto"/>
                <w:bottom w:val="none" w:sz="0" w:space="0" w:color="auto"/>
                <w:right w:val="none" w:sz="0" w:space="0" w:color="auto"/>
              </w:divBdr>
            </w:div>
            <w:div w:id="366833499">
              <w:marLeft w:val="0"/>
              <w:marRight w:val="0"/>
              <w:marTop w:val="0"/>
              <w:marBottom w:val="0"/>
              <w:divBdr>
                <w:top w:val="none" w:sz="0" w:space="0" w:color="auto"/>
                <w:left w:val="none" w:sz="0" w:space="0" w:color="auto"/>
                <w:bottom w:val="none" w:sz="0" w:space="0" w:color="auto"/>
                <w:right w:val="none" w:sz="0" w:space="0" w:color="auto"/>
              </w:divBdr>
            </w:div>
            <w:div w:id="530998483">
              <w:marLeft w:val="0"/>
              <w:marRight w:val="0"/>
              <w:marTop w:val="0"/>
              <w:marBottom w:val="0"/>
              <w:divBdr>
                <w:top w:val="none" w:sz="0" w:space="0" w:color="auto"/>
                <w:left w:val="none" w:sz="0" w:space="0" w:color="auto"/>
                <w:bottom w:val="none" w:sz="0" w:space="0" w:color="auto"/>
                <w:right w:val="none" w:sz="0" w:space="0" w:color="auto"/>
              </w:divBdr>
            </w:div>
            <w:div w:id="537427634">
              <w:marLeft w:val="0"/>
              <w:marRight w:val="0"/>
              <w:marTop w:val="0"/>
              <w:marBottom w:val="0"/>
              <w:divBdr>
                <w:top w:val="none" w:sz="0" w:space="0" w:color="auto"/>
                <w:left w:val="none" w:sz="0" w:space="0" w:color="auto"/>
                <w:bottom w:val="none" w:sz="0" w:space="0" w:color="auto"/>
                <w:right w:val="none" w:sz="0" w:space="0" w:color="auto"/>
              </w:divBdr>
            </w:div>
            <w:div w:id="464784740">
              <w:marLeft w:val="0"/>
              <w:marRight w:val="0"/>
              <w:marTop w:val="0"/>
              <w:marBottom w:val="0"/>
              <w:divBdr>
                <w:top w:val="none" w:sz="0" w:space="0" w:color="auto"/>
                <w:left w:val="none" w:sz="0" w:space="0" w:color="auto"/>
                <w:bottom w:val="none" w:sz="0" w:space="0" w:color="auto"/>
                <w:right w:val="none" w:sz="0" w:space="0" w:color="auto"/>
              </w:divBdr>
            </w:div>
            <w:div w:id="1066538240">
              <w:marLeft w:val="0"/>
              <w:marRight w:val="0"/>
              <w:marTop w:val="0"/>
              <w:marBottom w:val="0"/>
              <w:divBdr>
                <w:top w:val="none" w:sz="0" w:space="0" w:color="auto"/>
                <w:left w:val="none" w:sz="0" w:space="0" w:color="auto"/>
                <w:bottom w:val="none" w:sz="0" w:space="0" w:color="auto"/>
                <w:right w:val="none" w:sz="0" w:space="0" w:color="auto"/>
              </w:divBdr>
            </w:div>
            <w:div w:id="537859034">
              <w:marLeft w:val="0"/>
              <w:marRight w:val="0"/>
              <w:marTop w:val="0"/>
              <w:marBottom w:val="0"/>
              <w:divBdr>
                <w:top w:val="none" w:sz="0" w:space="0" w:color="auto"/>
                <w:left w:val="none" w:sz="0" w:space="0" w:color="auto"/>
                <w:bottom w:val="none" w:sz="0" w:space="0" w:color="auto"/>
                <w:right w:val="none" w:sz="0" w:space="0" w:color="auto"/>
              </w:divBdr>
            </w:div>
            <w:div w:id="649485592">
              <w:marLeft w:val="0"/>
              <w:marRight w:val="0"/>
              <w:marTop w:val="0"/>
              <w:marBottom w:val="0"/>
              <w:divBdr>
                <w:top w:val="none" w:sz="0" w:space="0" w:color="auto"/>
                <w:left w:val="none" w:sz="0" w:space="0" w:color="auto"/>
                <w:bottom w:val="none" w:sz="0" w:space="0" w:color="auto"/>
                <w:right w:val="none" w:sz="0" w:space="0" w:color="auto"/>
              </w:divBdr>
            </w:div>
            <w:div w:id="1939944033">
              <w:marLeft w:val="0"/>
              <w:marRight w:val="0"/>
              <w:marTop w:val="0"/>
              <w:marBottom w:val="0"/>
              <w:divBdr>
                <w:top w:val="none" w:sz="0" w:space="0" w:color="auto"/>
                <w:left w:val="none" w:sz="0" w:space="0" w:color="auto"/>
                <w:bottom w:val="none" w:sz="0" w:space="0" w:color="auto"/>
                <w:right w:val="none" w:sz="0" w:space="0" w:color="auto"/>
              </w:divBdr>
            </w:div>
            <w:div w:id="1097562030">
              <w:marLeft w:val="0"/>
              <w:marRight w:val="0"/>
              <w:marTop w:val="0"/>
              <w:marBottom w:val="0"/>
              <w:divBdr>
                <w:top w:val="none" w:sz="0" w:space="0" w:color="auto"/>
                <w:left w:val="none" w:sz="0" w:space="0" w:color="auto"/>
                <w:bottom w:val="none" w:sz="0" w:space="0" w:color="auto"/>
                <w:right w:val="none" w:sz="0" w:space="0" w:color="auto"/>
              </w:divBdr>
            </w:div>
            <w:div w:id="1961454423">
              <w:marLeft w:val="0"/>
              <w:marRight w:val="0"/>
              <w:marTop w:val="0"/>
              <w:marBottom w:val="0"/>
              <w:divBdr>
                <w:top w:val="none" w:sz="0" w:space="0" w:color="auto"/>
                <w:left w:val="none" w:sz="0" w:space="0" w:color="auto"/>
                <w:bottom w:val="none" w:sz="0" w:space="0" w:color="auto"/>
                <w:right w:val="none" w:sz="0" w:space="0" w:color="auto"/>
              </w:divBdr>
            </w:div>
            <w:div w:id="377780851">
              <w:marLeft w:val="0"/>
              <w:marRight w:val="0"/>
              <w:marTop w:val="0"/>
              <w:marBottom w:val="0"/>
              <w:divBdr>
                <w:top w:val="none" w:sz="0" w:space="0" w:color="auto"/>
                <w:left w:val="none" w:sz="0" w:space="0" w:color="auto"/>
                <w:bottom w:val="none" w:sz="0" w:space="0" w:color="auto"/>
                <w:right w:val="none" w:sz="0" w:space="0" w:color="auto"/>
              </w:divBdr>
            </w:div>
            <w:div w:id="757673331">
              <w:marLeft w:val="0"/>
              <w:marRight w:val="0"/>
              <w:marTop w:val="0"/>
              <w:marBottom w:val="0"/>
              <w:divBdr>
                <w:top w:val="none" w:sz="0" w:space="0" w:color="auto"/>
                <w:left w:val="none" w:sz="0" w:space="0" w:color="auto"/>
                <w:bottom w:val="none" w:sz="0" w:space="0" w:color="auto"/>
                <w:right w:val="none" w:sz="0" w:space="0" w:color="auto"/>
              </w:divBdr>
            </w:div>
            <w:div w:id="439839511">
              <w:marLeft w:val="0"/>
              <w:marRight w:val="0"/>
              <w:marTop w:val="0"/>
              <w:marBottom w:val="0"/>
              <w:divBdr>
                <w:top w:val="none" w:sz="0" w:space="0" w:color="auto"/>
                <w:left w:val="none" w:sz="0" w:space="0" w:color="auto"/>
                <w:bottom w:val="none" w:sz="0" w:space="0" w:color="auto"/>
                <w:right w:val="none" w:sz="0" w:space="0" w:color="auto"/>
              </w:divBdr>
            </w:div>
            <w:div w:id="139469119">
              <w:marLeft w:val="0"/>
              <w:marRight w:val="0"/>
              <w:marTop w:val="0"/>
              <w:marBottom w:val="0"/>
              <w:divBdr>
                <w:top w:val="none" w:sz="0" w:space="0" w:color="auto"/>
                <w:left w:val="none" w:sz="0" w:space="0" w:color="auto"/>
                <w:bottom w:val="none" w:sz="0" w:space="0" w:color="auto"/>
                <w:right w:val="none" w:sz="0" w:space="0" w:color="auto"/>
              </w:divBdr>
            </w:div>
            <w:div w:id="141386238">
              <w:marLeft w:val="0"/>
              <w:marRight w:val="0"/>
              <w:marTop w:val="0"/>
              <w:marBottom w:val="0"/>
              <w:divBdr>
                <w:top w:val="none" w:sz="0" w:space="0" w:color="auto"/>
                <w:left w:val="none" w:sz="0" w:space="0" w:color="auto"/>
                <w:bottom w:val="none" w:sz="0" w:space="0" w:color="auto"/>
                <w:right w:val="none" w:sz="0" w:space="0" w:color="auto"/>
              </w:divBdr>
            </w:div>
            <w:div w:id="2022317244">
              <w:marLeft w:val="0"/>
              <w:marRight w:val="0"/>
              <w:marTop w:val="0"/>
              <w:marBottom w:val="0"/>
              <w:divBdr>
                <w:top w:val="none" w:sz="0" w:space="0" w:color="auto"/>
                <w:left w:val="none" w:sz="0" w:space="0" w:color="auto"/>
                <w:bottom w:val="none" w:sz="0" w:space="0" w:color="auto"/>
                <w:right w:val="none" w:sz="0" w:space="0" w:color="auto"/>
              </w:divBdr>
            </w:div>
            <w:div w:id="2065177345">
              <w:marLeft w:val="0"/>
              <w:marRight w:val="0"/>
              <w:marTop w:val="0"/>
              <w:marBottom w:val="0"/>
              <w:divBdr>
                <w:top w:val="none" w:sz="0" w:space="0" w:color="auto"/>
                <w:left w:val="none" w:sz="0" w:space="0" w:color="auto"/>
                <w:bottom w:val="none" w:sz="0" w:space="0" w:color="auto"/>
                <w:right w:val="none" w:sz="0" w:space="0" w:color="auto"/>
              </w:divBdr>
            </w:div>
            <w:div w:id="233007299">
              <w:marLeft w:val="0"/>
              <w:marRight w:val="0"/>
              <w:marTop w:val="0"/>
              <w:marBottom w:val="0"/>
              <w:divBdr>
                <w:top w:val="none" w:sz="0" w:space="0" w:color="auto"/>
                <w:left w:val="none" w:sz="0" w:space="0" w:color="auto"/>
                <w:bottom w:val="none" w:sz="0" w:space="0" w:color="auto"/>
                <w:right w:val="none" w:sz="0" w:space="0" w:color="auto"/>
              </w:divBdr>
            </w:div>
            <w:div w:id="854612583">
              <w:marLeft w:val="0"/>
              <w:marRight w:val="0"/>
              <w:marTop w:val="0"/>
              <w:marBottom w:val="0"/>
              <w:divBdr>
                <w:top w:val="none" w:sz="0" w:space="0" w:color="auto"/>
                <w:left w:val="none" w:sz="0" w:space="0" w:color="auto"/>
                <w:bottom w:val="none" w:sz="0" w:space="0" w:color="auto"/>
                <w:right w:val="none" w:sz="0" w:space="0" w:color="auto"/>
              </w:divBdr>
            </w:div>
            <w:div w:id="1422095617">
              <w:marLeft w:val="0"/>
              <w:marRight w:val="0"/>
              <w:marTop w:val="0"/>
              <w:marBottom w:val="0"/>
              <w:divBdr>
                <w:top w:val="none" w:sz="0" w:space="0" w:color="auto"/>
                <w:left w:val="none" w:sz="0" w:space="0" w:color="auto"/>
                <w:bottom w:val="none" w:sz="0" w:space="0" w:color="auto"/>
                <w:right w:val="none" w:sz="0" w:space="0" w:color="auto"/>
              </w:divBdr>
            </w:div>
            <w:div w:id="1653562000">
              <w:marLeft w:val="0"/>
              <w:marRight w:val="0"/>
              <w:marTop w:val="0"/>
              <w:marBottom w:val="0"/>
              <w:divBdr>
                <w:top w:val="none" w:sz="0" w:space="0" w:color="auto"/>
                <w:left w:val="none" w:sz="0" w:space="0" w:color="auto"/>
                <w:bottom w:val="none" w:sz="0" w:space="0" w:color="auto"/>
                <w:right w:val="none" w:sz="0" w:space="0" w:color="auto"/>
              </w:divBdr>
            </w:div>
            <w:div w:id="1728607341">
              <w:marLeft w:val="0"/>
              <w:marRight w:val="0"/>
              <w:marTop w:val="0"/>
              <w:marBottom w:val="0"/>
              <w:divBdr>
                <w:top w:val="none" w:sz="0" w:space="0" w:color="auto"/>
                <w:left w:val="none" w:sz="0" w:space="0" w:color="auto"/>
                <w:bottom w:val="none" w:sz="0" w:space="0" w:color="auto"/>
                <w:right w:val="none" w:sz="0" w:space="0" w:color="auto"/>
              </w:divBdr>
            </w:div>
            <w:div w:id="921140750">
              <w:marLeft w:val="0"/>
              <w:marRight w:val="0"/>
              <w:marTop w:val="0"/>
              <w:marBottom w:val="0"/>
              <w:divBdr>
                <w:top w:val="none" w:sz="0" w:space="0" w:color="auto"/>
                <w:left w:val="none" w:sz="0" w:space="0" w:color="auto"/>
                <w:bottom w:val="none" w:sz="0" w:space="0" w:color="auto"/>
                <w:right w:val="none" w:sz="0" w:space="0" w:color="auto"/>
              </w:divBdr>
            </w:div>
            <w:div w:id="369426718">
              <w:marLeft w:val="0"/>
              <w:marRight w:val="0"/>
              <w:marTop w:val="0"/>
              <w:marBottom w:val="0"/>
              <w:divBdr>
                <w:top w:val="none" w:sz="0" w:space="0" w:color="auto"/>
                <w:left w:val="none" w:sz="0" w:space="0" w:color="auto"/>
                <w:bottom w:val="none" w:sz="0" w:space="0" w:color="auto"/>
                <w:right w:val="none" w:sz="0" w:space="0" w:color="auto"/>
              </w:divBdr>
            </w:div>
            <w:div w:id="1527786283">
              <w:marLeft w:val="0"/>
              <w:marRight w:val="0"/>
              <w:marTop w:val="0"/>
              <w:marBottom w:val="0"/>
              <w:divBdr>
                <w:top w:val="none" w:sz="0" w:space="0" w:color="auto"/>
                <w:left w:val="none" w:sz="0" w:space="0" w:color="auto"/>
                <w:bottom w:val="none" w:sz="0" w:space="0" w:color="auto"/>
                <w:right w:val="none" w:sz="0" w:space="0" w:color="auto"/>
              </w:divBdr>
            </w:div>
            <w:div w:id="340158000">
              <w:marLeft w:val="0"/>
              <w:marRight w:val="0"/>
              <w:marTop w:val="0"/>
              <w:marBottom w:val="0"/>
              <w:divBdr>
                <w:top w:val="none" w:sz="0" w:space="0" w:color="auto"/>
                <w:left w:val="none" w:sz="0" w:space="0" w:color="auto"/>
                <w:bottom w:val="none" w:sz="0" w:space="0" w:color="auto"/>
                <w:right w:val="none" w:sz="0" w:space="0" w:color="auto"/>
              </w:divBdr>
            </w:div>
            <w:div w:id="1928659114">
              <w:marLeft w:val="0"/>
              <w:marRight w:val="0"/>
              <w:marTop w:val="0"/>
              <w:marBottom w:val="0"/>
              <w:divBdr>
                <w:top w:val="none" w:sz="0" w:space="0" w:color="auto"/>
                <w:left w:val="none" w:sz="0" w:space="0" w:color="auto"/>
                <w:bottom w:val="none" w:sz="0" w:space="0" w:color="auto"/>
                <w:right w:val="none" w:sz="0" w:space="0" w:color="auto"/>
              </w:divBdr>
            </w:div>
            <w:div w:id="2104912100">
              <w:marLeft w:val="0"/>
              <w:marRight w:val="0"/>
              <w:marTop w:val="0"/>
              <w:marBottom w:val="0"/>
              <w:divBdr>
                <w:top w:val="none" w:sz="0" w:space="0" w:color="auto"/>
                <w:left w:val="none" w:sz="0" w:space="0" w:color="auto"/>
                <w:bottom w:val="none" w:sz="0" w:space="0" w:color="auto"/>
                <w:right w:val="none" w:sz="0" w:space="0" w:color="auto"/>
              </w:divBdr>
            </w:div>
            <w:div w:id="527985033">
              <w:marLeft w:val="0"/>
              <w:marRight w:val="0"/>
              <w:marTop w:val="0"/>
              <w:marBottom w:val="0"/>
              <w:divBdr>
                <w:top w:val="none" w:sz="0" w:space="0" w:color="auto"/>
                <w:left w:val="none" w:sz="0" w:space="0" w:color="auto"/>
                <w:bottom w:val="none" w:sz="0" w:space="0" w:color="auto"/>
                <w:right w:val="none" w:sz="0" w:space="0" w:color="auto"/>
              </w:divBdr>
            </w:div>
            <w:div w:id="1360007985">
              <w:marLeft w:val="0"/>
              <w:marRight w:val="0"/>
              <w:marTop w:val="0"/>
              <w:marBottom w:val="0"/>
              <w:divBdr>
                <w:top w:val="none" w:sz="0" w:space="0" w:color="auto"/>
                <w:left w:val="none" w:sz="0" w:space="0" w:color="auto"/>
                <w:bottom w:val="none" w:sz="0" w:space="0" w:color="auto"/>
                <w:right w:val="none" w:sz="0" w:space="0" w:color="auto"/>
              </w:divBdr>
            </w:div>
            <w:div w:id="1171869356">
              <w:marLeft w:val="0"/>
              <w:marRight w:val="0"/>
              <w:marTop w:val="0"/>
              <w:marBottom w:val="0"/>
              <w:divBdr>
                <w:top w:val="none" w:sz="0" w:space="0" w:color="auto"/>
                <w:left w:val="none" w:sz="0" w:space="0" w:color="auto"/>
                <w:bottom w:val="none" w:sz="0" w:space="0" w:color="auto"/>
                <w:right w:val="none" w:sz="0" w:space="0" w:color="auto"/>
              </w:divBdr>
            </w:div>
            <w:div w:id="992636323">
              <w:marLeft w:val="0"/>
              <w:marRight w:val="0"/>
              <w:marTop w:val="0"/>
              <w:marBottom w:val="0"/>
              <w:divBdr>
                <w:top w:val="none" w:sz="0" w:space="0" w:color="auto"/>
                <w:left w:val="none" w:sz="0" w:space="0" w:color="auto"/>
                <w:bottom w:val="none" w:sz="0" w:space="0" w:color="auto"/>
                <w:right w:val="none" w:sz="0" w:space="0" w:color="auto"/>
              </w:divBdr>
            </w:div>
            <w:div w:id="1084915224">
              <w:marLeft w:val="0"/>
              <w:marRight w:val="0"/>
              <w:marTop w:val="0"/>
              <w:marBottom w:val="0"/>
              <w:divBdr>
                <w:top w:val="none" w:sz="0" w:space="0" w:color="auto"/>
                <w:left w:val="none" w:sz="0" w:space="0" w:color="auto"/>
                <w:bottom w:val="none" w:sz="0" w:space="0" w:color="auto"/>
                <w:right w:val="none" w:sz="0" w:space="0" w:color="auto"/>
              </w:divBdr>
            </w:div>
            <w:div w:id="349375277">
              <w:marLeft w:val="0"/>
              <w:marRight w:val="0"/>
              <w:marTop w:val="0"/>
              <w:marBottom w:val="0"/>
              <w:divBdr>
                <w:top w:val="none" w:sz="0" w:space="0" w:color="auto"/>
                <w:left w:val="none" w:sz="0" w:space="0" w:color="auto"/>
                <w:bottom w:val="none" w:sz="0" w:space="0" w:color="auto"/>
                <w:right w:val="none" w:sz="0" w:space="0" w:color="auto"/>
              </w:divBdr>
            </w:div>
            <w:div w:id="1089696701">
              <w:marLeft w:val="0"/>
              <w:marRight w:val="0"/>
              <w:marTop w:val="0"/>
              <w:marBottom w:val="0"/>
              <w:divBdr>
                <w:top w:val="none" w:sz="0" w:space="0" w:color="auto"/>
                <w:left w:val="none" w:sz="0" w:space="0" w:color="auto"/>
                <w:bottom w:val="none" w:sz="0" w:space="0" w:color="auto"/>
                <w:right w:val="none" w:sz="0" w:space="0" w:color="auto"/>
              </w:divBdr>
            </w:div>
            <w:div w:id="1398936941">
              <w:marLeft w:val="0"/>
              <w:marRight w:val="0"/>
              <w:marTop w:val="0"/>
              <w:marBottom w:val="0"/>
              <w:divBdr>
                <w:top w:val="none" w:sz="0" w:space="0" w:color="auto"/>
                <w:left w:val="none" w:sz="0" w:space="0" w:color="auto"/>
                <w:bottom w:val="none" w:sz="0" w:space="0" w:color="auto"/>
                <w:right w:val="none" w:sz="0" w:space="0" w:color="auto"/>
              </w:divBdr>
            </w:div>
            <w:div w:id="2033720461">
              <w:marLeft w:val="0"/>
              <w:marRight w:val="0"/>
              <w:marTop w:val="0"/>
              <w:marBottom w:val="0"/>
              <w:divBdr>
                <w:top w:val="none" w:sz="0" w:space="0" w:color="auto"/>
                <w:left w:val="none" w:sz="0" w:space="0" w:color="auto"/>
                <w:bottom w:val="none" w:sz="0" w:space="0" w:color="auto"/>
                <w:right w:val="none" w:sz="0" w:space="0" w:color="auto"/>
              </w:divBdr>
            </w:div>
            <w:div w:id="1624461812">
              <w:marLeft w:val="0"/>
              <w:marRight w:val="0"/>
              <w:marTop w:val="0"/>
              <w:marBottom w:val="0"/>
              <w:divBdr>
                <w:top w:val="none" w:sz="0" w:space="0" w:color="auto"/>
                <w:left w:val="none" w:sz="0" w:space="0" w:color="auto"/>
                <w:bottom w:val="none" w:sz="0" w:space="0" w:color="auto"/>
                <w:right w:val="none" w:sz="0" w:space="0" w:color="auto"/>
              </w:divBdr>
            </w:div>
            <w:div w:id="288898880">
              <w:marLeft w:val="0"/>
              <w:marRight w:val="0"/>
              <w:marTop w:val="0"/>
              <w:marBottom w:val="0"/>
              <w:divBdr>
                <w:top w:val="none" w:sz="0" w:space="0" w:color="auto"/>
                <w:left w:val="none" w:sz="0" w:space="0" w:color="auto"/>
                <w:bottom w:val="none" w:sz="0" w:space="0" w:color="auto"/>
                <w:right w:val="none" w:sz="0" w:space="0" w:color="auto"/>
              </w:divBdr>
            </w:div>
            <w:div w:id="95831973">
              <w:marLeft w:val="0"/>
              <w:marRight w:val="0"/>
              <w:marTop w:val="0"/>
              <w:marBottom w:val="0"/>
              <w:divBdr>
                <w:top w:val="none" w:sz="0" w:space="0" w:color="auto"/>
                <w:left w:val="none" w:sz="0" w:space="0" w:color="auto"/>
                <w:bottom w:val="none" w:sz="0" w:space="0" w:color="auto"/>
                <w:right w:val="none" w:sz="0" w:space="0" w:color="auto"/>
              </w:divBdr>
            </w:div>
            <w:div w:id="436293532">
              <w:marLeft w:val="0"/>
              <w:marRight w:val="0"/>
              <w:marTop w:val="0"/>
              <w:marBottom w:val="0"/>
              <w:divBdr>
                <w:top w:val="none" w:sz="0" w:space="0" w:color="auto"/>
                <w:left w:val="none" w:sz="0" w:space="0" w:color="auto"/>
                <w:bottom w:val="none" w:sz="0" w:space="0" w:color="auto"/>
                <w:right w:val="none" w:sz="0" w:space="0" w:color="auto"/>
              </w:divBdr>
            </w:div>
            <w:div w:id="652027960">
              <w:marLeft w:val="0"/>
              <w:marRight w:val="0"/>
              <w:marTop w:val="0"/>
              <w:marBottom w:val="0"/>
              <w:divBdr>
                <w:top w:val="none" w:sz="0" w:space="0" w:color="auto"/>
                <w:left w:val="none" w:sz="0" w:space="0" w:color="auto"/>
                <w:bottom w:val="none" w:sz="0" w:space="0" w:color="auto"/>
                <w:right w:val="none" w:sz="0" w:space="0" w:color="auto"/>
              </w:divBdr>
            </w:div>
            <w:div w:id="179398219">
              <w:marLeft w:val="0"/>
              <w:marRight w:val="0"/>
              <w:marTop w:val="0"/>
              <w:marBottom w:val="0"/>
              <w:divBdr>
                <w:top w:val="none" w:sz="0" w:space="0" w:color="auto"/>
                <w:left w:val="none" w:sz="0" w:space="0" w:color="auto"/>
                <w:bottom w:val="none" w:sz="0" w:space="0" w:color="auto"/>
                <w:right w:val="none" w:sz="0" w:space="0" w:color="auto"/>
              </w:divBdr>
            </w:div>
            <w:div w:id="1909730797">
              <w:marLeft w:val="0"/>
              <w:marRight w:val="0"/>
              <w:marTop w:val="0"/>
              <w:marBottom w:val="0"/>
              <w:divBdr>
                <w:top w:val="none" w:sz="0" w:space="0" w:color="auto"/>
                <w:left w:val="none" w:sz="0" w:space="0" w:color="auto"/>
                <w:bottom w:val="none" w:sz="0" w:space="0" w:color="auto"/>
                <w:right w:val="none" w:sz="0" w:space="0" w:color="auto"/>
              </w:divBdr>
            </w:div>
            <w:div w:id="65609201">
              <w:marLeft w:val="0"/>
              <w:marRight w:val="0"/>
              <w:marTop w:val="0"/>
              <w:marBottom w:val="0"/>
              <w:divBdr>
                <w:top w:val="none" w:sz="0" w:space="0" w:color="auto"/>
                <w:left w:val="none" w:sz="0" w:space="0" w:color="auto"/>
                <w:bottom w:val="none" w:sz="0" w:space="0" w:color="auto"/>
                <w:right w:val="none" w:sz="0" w:space="0" w:color="auto"/>
              </w:divBdr>
            </w:div>
            <w:div w:id="1155221229">
              <w:marLeft w:val="0"/>
              <w:marRight w:val="0"/>
              <w:marTop w:val="0"/>
              <w:marBottom w:val="0"/>
              <w:divBdr>
                <w:top w:val="none" w:sz="0" w:space="0" w:color="auto"/>
                <w:left w:val="none" w:sz="0" w:space="0" w:color="auto"/>
                <w:bottom w:val="none" w:sz="0" w:space="0" w:color="auto"/>
                <w:right w:val="none" w:sz="0" w:space="0" w:color="auto"/>
              </w:divBdr>
            </w:div>
            <w:div w:id="468281662">
              <w:marLeft w:val="0"/>
              <w:marRight w:val="0"/>
              <w:marTop w:val="0"/>
              <w:marBottom w:val="0"/>
              <w:divBdr>
                <w:top w:val="none" w:sz="0" w:space="0" w:color="auto"/>
                <w:left w:val="none" w:sz="0" w:space="0" w:color="auto"/>
                <w:bottom w:val="none" w:sz="0" w:space="0" w:color="auto"/>
                <w:right w:val="none" w:sz="0" w:space="0" w:color="auto"/>
              </w:divBdr>
            </w:div>
            <w:div w:id="275329126">
              <w:marLeft w:val="0"/>
              <w:marRight w:val="0"/>
              <w:marTop w:val="0"/>
              <w:marBottom w:val="0"/>
              <w:divBdr>
                <w:top w:val="none" w:sz="0" w:space="0" w:color="auto"/>
                <w:left w:val="none" w:sz="0" w:space="0" w:color="auto"/>
                <w:bottom w:val="none" w:sz="0" w:space="0" w:color="auto"/>
                <w:right w:val="none" w:sz="0" w:space="0" w:color="auto"/>
              </w:divBdr>
            </w:div>
            <w:div w:id="1611663210">
              <w:marLeft w:val="0"/>
              <w:marRight w:val="0"/>
              <w:marTop w:val="0"/>
              <w:marBottom w:val="0"/>
              <w:divBdr>
                <w:top w:val="none" w:sz="0" w:space="0" w:color="auto"/>
                <w:left w:val="none" w:sz="0" w:space="0" w:color="auto"/>
                <w:bottom w:val="none" w:sz="0" w:space="0" w:color="auto"/>
                <w:right w:val="none" w:sz="0" w:space="0" w:color="auto"/>
              </w:divBdr>
            </w:div>
            <w:div w:id="1716198711">
              <w:marLeft w:val="0"/>
              <w:marRight w:val="0"/>
              <w:marTop w:val="0"/>
              <w:marBottom w:val="0"/>
              <w:divBdr>
                <w:top w:val="none" w:sz="0" w:space="0" w:color="auto"/>
                <w:left w:val="none" w:sz="0" w:space="0" w:color="auto"/>
                <w:bottom w:val="none" w:sz="0" w:space="0" w:color="auto"/>
                <w:right w:val="none" w:sz="0" w:space="0" w:color="auto"/>
              </w:divBdr>
            </w:div>
            <w:div w:id="1530754442">
              <w:marLeft w:val="0"/>
              <w:marRight w:val="0"/>
              <w:marTop w:val="0"/>
              <w:marBottom w:val="0"/>
              <w:divBdr>
                <w:top w:val="none" w:sz="0" w:space="0" w:color="auto"/>
                <w:left w:val="none" w:sz="0" w:space="0" w:color="auto"/>
                <w:bottom w:val="none" w:sz="0" w:space="0" w:color="auto"/>
                <w:right w:val="none" w:sz="0" w:space="0" w:color="auto"/>
              </w:divBdr>
            </w:div>
            <w:div w:id="1469322812">
              <w:marLeft w:val="0"/>
              <w:marRight w:val="0"/>
              <w:marTop w:val="0"/>
              <w:marBottom w:val="0"/>
              <w:divBdr>
                <w:top w:val="none" w:sz="0" w:space="0" w:color="auto"/>
                <w:left w:val="none" w:sz="0" w:space="0" w:color="auto"/>
                <w:bottom w:val="none" w:sz="0" w:space="0" w:color="auto"/>
                <w:right w:val="none" w:sz="0" w:space="0" w:color="auto"/>
              </w:divBdr>
            </w:div>
            <w:div w:id="162480453">
              <w:marLeft w:val="0"/>
              <w:marRight w:val="0"/>
              <w:marTop w:val="0"/>
              <w:marBottom w:val="0"/>
              <w:divBdr>
                <w:top w:val="none" w:sz="0" w:space="0" w:color="auto"/>
                <w:left w:val="none" w:sz="0" w:space="0" w:color="auto"/>
                <w:bottom w:val="none" w:sz="0" w:space="0" w:color="auto"/>
                <w:right w:val="none" w:sz="0" w:space="0" w:color="auto"/>
              </w:divBdr>
            </w:div>
            <w:div w:id="452097425">
              <w:marLeft w:val="0"/>
              <w:marRight w:val="0"/>
              <w:marTop w:val="0"/>
              <w:marBottom w:val="0"/>
              <w:divBdr>
                <w:top w:val="none" w:sz="0" w:space="0" w:color="auto"/>
                <w:left w:val="none" w:sz="0" w:space="0" w:color="auto"/>
                <w:bottom w:val="none" w:sz="0" w:space="0" w:color="auto"/>
                <w:right w:val="none" w:sz="0" w:space="0" w:color="auto"/>
              </w:divBdr>
            </w:div>
            <w:div w:id="1633440680">
              <w:marLeft w:val="0"/>
              <w:marRight w:val="0"/>
              <w:marTop w:val="0"/>
              <w:marBottom w:val="0"/>
              <w:divBdr>
                <w:top w:val="none" w:sz="0" w:space="0" w:color="auto"/>
                <w:left w:val="none" w:sz="0" w:space="0" w:color="auto"/>
                <w:bottom w:val="none" w:sz="0" w:space="0" w:color="auto"/>
                <w:right w:val="none" w:sz="0" w:space="0" w:color="auto"/>
              </w:divBdr>
            </w:div>
            <w:div w:id="83496979">
              <w:marLeft w:val="0"/>
              <w:marRight w:val="0"/>
              <w:marTop w:val="0"/>
              <w:marBottom w:val="0"/>
              <w:divBdr>
                <w:top w:val="none" w:sz="0" w:space="0" w:color="auto"/>
                <w:left w:val="none" w:sz="0" w:space="0" w:color="auto"/>
                <w:bottom w:val="none" w:sz="0" w:space="0" w:color="auto"/>
                <w:right w:val="none" w:sz="0" w:space="0" w:color="auto"/>
              </w:divBdr>
            </w:div>
            <w:div w:id="1188300048">
              <w:marLeft w:val="0"/>
              <w:marRight w:val="0"/>
              <w:marTop w:val="0"/>
              <w:marBottom w:val="0"/>
              <w:divBdr>
                <w:top w:val="none" w:sz="0" w:space="0" w:color="auto"/>
                <w:left w:val="none" w:sz="0" w:space="0" w:color="auto"/>
                <w:bottom w:val="none" w:sz="0" w:space="0" w:color="auto"/>
                <w:right w:val="none" w:sz="0" w:space="0" w:color="auto"/>
              </w:divBdr>
            </w:div>
            <w:div w:id="1168132033">
              <w:marLeft w:val="0"/>
              <w:marRight w:val="0"/>
              <w:marTop w:val="0"/>
              <w:marBottom w:val="0"/>
              <w:divBdr>
                <w:top w:val="none" w:sz="0" w:space="0" w:color="auto"/>
                <w:left w:val="none" w:sz="0" w:space="0" w:color="auto"/>
                <w:bottom w:val="none" w:sz="0" w:space="0" w:color="auto"/>
                <w:right w:val="none" w:sz="0" w:space="0" w:color="auto"/>
              </w:divBdr>
            </w:div>
            <w:div w:id="1552498279">
              <w:marLeft w:val="0"/>
              <w:marRight w:val="0"/>
              <w:marTop w:val="0"/>
              <w:marBottom w:val="0"/>
              <w:divBdr>
                <w:top w:val="none" w:sz="0" w:space="0" w:color="auto"/>
                <w:left w:val="none" w:sz="0" w:space="0" w:color="auto"/>
                <w:bottom w:val="none" w:sz="0" w:space="0" w:color="auto"/>
                <w:right w:val="none" w:sz="0" w:space="0" w:color="auto"/>
              </w:divBdr>
            </w:div>
            <w:div w:id="488332726">
              <w:marLeft w:val="0"/>
              <w:marRight w:val="0"/>
              <w:marTop w:val="0"/>
              <w:marBottom w:val="0"/>
              <w:divBdr>
                <w:top w:val="none" w:sz="0" w:space="0" w:color="auto"/>
                <w:left w:val="none" w:sz="0" w:space="0" w:color="auto"/>
                <w:bottom w:val="none" w:sz="0" w:space="0" w:color="auto"/>
                <w:right w:val="none" w:sz="0" w:space="0" w:color="auto"/>
              </w:divBdr>
            </w:div>
            <w:div w:id="758988352">
              <w:marLeft w:val="0"/>
              <w:marRight w:val="0"/>
              <w:marTop w:val="0"/>
              <w:marBottom w:val="0"/>
              <w:divBdr>
                <w:top w:val="none" w:sz="0" w:space="0" w:color="auto"/>
                <w:left w:val="none" w:sz="0" w:space="0" w:color="auto"/>
                <w:bottom w:val="none" w:sz="0" w:space="0" w:color="auto"/>
                <w:right w:val="none" w:sz="0" w:space="0" w:color="auto"/>
              </w:divBdr>
            </w:div>
            <w:div w:id="1037312235">
              <w:marLeft w:val="0"/>
              <w:marRight w:val="0"/>
              <w:marTop w:val="0"/>
              <w:marBottom w:val="0"/>
              <w:divBdr>
                <w:top w:val="none" w:sz="0" w:space="0" w:color="auto"/>
                <w:left w:val="none" w:sz="0" w:space="0" w:color="auto"/>
                <w:bottom w:val="none" w:sz="0" w:space="0" w:color="auto"/>
                <w:right w:val="none" w:sz="0" w:space="0" w:color="auto"/>
              </w:divBdr>
            </w:div>
            <w:div w:id="1843279775">
              <w:marLeft w:val="0"/>
              <w:marRight w:val="0"/>
              <w:marTop w:val="0"/>
              <w:marBottom w:val="0"/>
              <w:divBdr>
                <w:top w:val="none" w:sz="0" w:space="0" w:color="auto"/>
                <w:left w:val="none" w:sz="0" w:space="0" w:color="auto"/>
                <w:bottom w:val="none" w:sz="0" w:space="0" w:color="auto"/>
                <w:right w:val="none" w:sz="0" w:space="0" w:color="auto"/>
              </w:divBdr>
            </w:div>
            <w:div w:id="1561211160">
              <w:marLeft w:val="0"/>
              <w:marRight w:val="0"/>
              <w:marTop w:val="0"/>
              <w:marBottom w:val="0"/>
              <w:divBdr>
                <w:top w:val="none" w:sz="0" w:space="0" w:color="auto"/>
                <w:left w:val="none" w:sz="0" w:space="0" w:color="auto"/>
                <w:bottom w:val="none" w:sz="0" w:space="0" w:color="auto"/>
                <w:right w:val="none" w:sz="0" w:space="0" w:color="auto"/>
              </w:divBdr>
            </w:div>
            <w:div w:id="254896808">
              <w:marLeft w:val="0"/>
              <w:marRight w:val="0"/>
              <w:marTop w:val="0"/>
              <w:marBottom w:val="0"/>
              <w:divBdr>
                <w:top w:val="none" w:sz="0" w:space="0" w:color="auto"/>
                <w:left w:val="none" w:sz="0" w:space="0" w:color="auto"/>
                <w:bottom w:val="none" w:sz="0" w:space="0" w:color="auto"/>
                <w:right w:val="none" w:sz="0" w:space="0" w:color="auto"/>
              </w:divBdr>
            </w:div>
            <w:div w:id="1739597438">
              <w:marLeft w:val="0"/>
              <w:marRight w:val="0"/>
              <w:marTop w:val="0"/>
              <w:marBottom w:val="0"/>
              <w:divBdr>
                <w:top w:val="none" w:sz="0" w:space="0" w:color="auto"/>
                <w:left w:val="none" w:sz="0" w:space="0" w:color="auto"/>
                <w:bottom w:val="none" w:sz="0" w:space="0" w:color="auto"/>
                <w:right w:val="none" w:sz="0" w:space="0" w:color="auto"/>
              </w:divBdr>
            </w:div>
            <w:div w:id="1186014452">
              <w:marLeft w:val="0"/>
              <w:marRight w:val="0"/>
              <w:marTop w:val="0"/>
              <w:marBottom w:val="0"/>
              <w:divBdr>
                <w:top w:val="none" w:sz="0" w:space="0" w:color="auto"/>
                <w:left w:val="none" w:sz="0" w:space="0" w:color="auto"/>
                <w:bottom w:val="none" w:sz="0" w:space="0" w:color="auto"/>
                <w:right w:val="none" w:sz="0" w:space="0" w:color="auto"/>
              </w:divBdr>
            </w:div>
            <w:div w:id="1064716662">
              <w:marLeft w:val="0"/>
              <w:marRight w:val="0"/>
              <w:marTop w:val="0"/>
              <w:marBottom w:val="0"/>
              <w:divBdr>
                <w:top w:val="none" w:sz="0" w:space="0" w:color="auto"/>
                <w:left w:val="none" w:sz="0" w:space="0" w:color="auto"/>
                <w:bottom w:val="none" w:sz="0" w:space="0" w:color="auto"/>
                <w:right w:val="none" w:sz="0" w:space="0" w:color="auto"/>
              </w:divBdr>
            </w:div>
            <w:div w:id="1428501009">
              <w:marLeft w:val="0"/>
              <w:marRight w:val="0"/>
              <w:marTop w:val="0"/>
              <w:marBottom w:val="0"/>
              <w:divBdr>
                <w:top w:val="none" w:sz="0" w:space="0" w:color="auto"/>
                <w:left w:val="none" w:sz="0" w:space="0" w:color="auto"/>
                <w:bottom w:val="none" w:sz="0" w:space="0" w:color="auto"/>
                <w:right w:val="none" w:sz="0" w:space="0" w:color="auto"/>
              </w:divBdr>
            </w:div>
            <w:div w:id="1498420100">
              <w:marLeft w:val="0"/>
              <w:marRight w:val="0"/>
              <w:marTop w:val="0"/>
              <w:marBottom w:val="0"/>
              <w:divBdr>
                <w:top w:val="none" w:sz="0" w:space="0" w:color="auto"/>
                <w:left w:val="none" w:sz="0" w:space="0" w:color="auto"/>
                <w:bottom w:val="none" w:sz="0" w:space="0" w:color="auto"/>
                <w:right w:val="none" w:sz="0" w:space="0" w:color="auto"/>
              </w:divBdr>
            </w:div>
            <w:div w:id="967902422">
              <w:marLeft w:val="0"/>
              <w:marRight w:val="0"/>
              <w:marTop w:val="0"/>
              <w:marBottom w:val="0"/>
              <w:divBdr>
                <w:top w:val="none" w:sz="0" w:space="0" w:color="auto"/>
                <w:left w:val="none" w:sz="0" w:space="0" w:color="auto"/>
                <w:bottom w:val="none" w:sz="0" w:space="0" w:color="auto"/>
                <w:right w:val="none" w:sz="0" w:space="0" w:color="auto"/>
              </w:divBdr>
            </w:div>
            <w:div w:id="246353763">
              <w:marLeft w:val="0"/>
              <w:marRight w:val="0"/>
              <w:marTop w:val="0"/>
              <w:marBottom w:val="0"/>
              <w:divBdr>
                <w:top w:val="none" w:sz="0" w:space="0" w:color="auto"/>
                <w:left w:val="none" w:sz="0" w:space="0" w:color="auto"/>
                <w:bottom w:val="none" w:sz="0" w:space="0" w:color="auto"/>
                <w:right w:val="none" w:sz="0" w:space="0" w:color="auto"/>
              </w:divBdr>
            </w:div>
            <w:div w:id="1467627104">
              <w:marLeft w:val="0"/>
              <w:marRight w:val="0"/>
              <w:marTop w:val="0"/>
              <w:marBottom w:val="0"/>
              <w:divBdr>
                <w:top w:val="none" w:sz="0" w:space="0" w:color="auto"/>
                <w:left w:val="none" w:sz="0" w:space="0" w:color="auto"/>
                <w:bottom w:val="none" w:sz="0" w:space="0" w:color="auto"/>
                <w:right w:val="none" w:sz="0" w:space="0" w:color="auto"/>
              </w:divBdr>
            </w:div>
            <w:div w:id="653918780">
              <w:marLeft w:val="0"/>
              <w:marRight w:val="0"/>
              <w:marTop w:val="0"/>
              <w:marBottom w:val="0"/>
              <w:divBdr>
                <w:top w:val="none" w:sz="0" w:space="0" w:color="auto"/>
                <w:left w:val="none" w:sz="0" w:space="0" w:color="auto"/>
                <w:bottom w:val="none" w:sz="0" w:space="0" w:color="auto"/>
                <w:right w:val="none" w:sz="0" w:space="0" w:color="auto"/>
              </w:divBdr>
            </w:div>
            <w:div w:id="1213686992">
              <w:marLeft w:val="0"/>
              <w:marRight w:val="0"/>
              <w:marTop w:val="0"/>
              <w:marBottom w:val="0"/>
              <w:divBdr>
                <w:top w:val="none" w:sz="0" w:space="0" w:color="auto"/>
                <w:left w:val="none" w:sz="0" w:space="0" w:color="auto"/>
                <w:bottom w:val="none" w:sz="0" w:space="0" w:color="auto"/>
                <w:right w:val="none" w:sz="0" w:space="0" w:color="auto"/>
              </w:divBdr>
            </w:div>
            <w:div w:id="899170891">
              <w:marLeft w:val="0"/>
              <w:marRight w:val="0"/>
              <w:marTop w:val="0"/>
              <w:marBottom w:val="0"/>
              <w:divBdr>
                <w:top w:val="none" w:sz="0" w:space="0" w:color="auto"/>
                <w:left w:val="none" w:sz="0" w:space="0" w:color="auto"/>
                <w:bottom w:val="none" w:sz="0" w:space="0" w:color="auto"/>
                <w:right w:val="none" w:sz="0" w:space="0" w:color="auto"/>
              </w:divBdr>
            </w:div>
            <w:div w:id="1633242689">
              <w:marLeft w:val="0"/>
              <w:marRight w:val="0"/>
              <w:marTop w:val="0"/>
              <w:marBottom w:val="0"/>
              <w:divBdr>
                <w:top w:val="none" w:sz="0" w:space="0" w:color="auto"/>
                <w:left w:val="none" w:sz="0" w:space="0" w:color="auto"/>
                <w:bottom w:val="none" w:sz="0" w:space="0" w:color="auto"/>
                <w:right w:val="none" w:sz="0" w:space="0" w:color="auto"/>
              </w:divBdr>
            </w:div>
            <w:div w:id="972060069">
              <w:marLeft w:val="0"/>
              <w:marRight w:val="0"/>
              <w:marTop w:val="0"/>
              <w:marBottom w:val="0"/>
              <w:divBdr>
                <w:top w:val="none" w:sz="0" w:space="0" w:color="auto"/>
                <w:left w:val="none" w:sz="0" w:space="0" w:color="auto"/>
                <w:bottom w:val="none" w:sz="0" w:space="0" w:color="auto"/>
                <w:right w:val="none" w:sz="0" w:space="0" w:color="auto"/>
              </w:divBdr>
            </w:div>
            <w:div w:id="1717776618">
              <w:marLeft w:val="0"/>
              <w:marRight w:val="0"/>
              <w:marTop w:val="0"/>
              <w:marBottom w:val="0"/>
              <w:divBdr>
                <w:top w:val="none" w:sz="0" w:space="0" w:color="auto"/>
                <w:left w:val="none" w:sz="0" w:space="0" w:color="auto"/>
                <w:bottom w:val="none" w:sz="0" w:space="0" w:color="auto"/>
                <w:right w:val="none" w:sz="0" w:space="0" w:color="auto"/>
              </w:divBdr>
            </w:div>
            <w:div w:id="625543518">
              <w:marLeft w:val="0"/>
              <w:marRight w:val="0"/>
              <w:marTop w:val="0"/>
              <w:marBottom w:val="0"/>
              <w:divBdr>
                <w:top w:val="none" w:sz="0" w:space="0" w:color="auto"/>
                <w:left w:val="none" w:sz="0" w:space="0" w:color="auto"/>
                <w:bottom w:val="none" w:sz="0" w:space="0" w:color="auto"/>
                <w:right w:val="none" w:sz="0" w:space="0" w:color="auto"/>
              </w:divBdr>
            </w:div>
            <w:div w:id="1893688755">
              <w:marLeft w:val="0"/>
              <w:marRight w:val="0"/>
              <w:marTop w:val="0"/>
              <w:marBottom w:val="0"/>
              <w:divBdr>
                <w:top w:val="none" w:sz="0" w:space="0" w:color="auto"/>
                <w:left w:val="none" w:sz="0" w:space="0" w:color="auto"/>
                <w:bottom w:val="none" w:sz="0" w:space="0" w:color="auto"/>
                <w:right w:val="none" w:sz="0" w:space="0" w:color="auto"/>
              </w:divBdr>
            </w:div>
            <w:div w:id="587227727">
              <w:marLeft w:val="0"/>
              <w:marRight w:val="0"/>
              <w:marTop w:val="0"/>
              <w:marBottom w:val="0"/>
              <w:divBdr>
                <w:top w:val="none" w:sz="0" w:space="0" w:color="auto"/>
                <w:left w:val="none" w:sz="0" w:space="0" w:color="auto"/>
                <w:bottom w:val="none" w:sz="0" w:space="0" w:color="auto"/>
                <w:right w:val="none" w:sz="0" w:space="0" w:color="auto"/>
              </w:divBdr>
            </w:div>
            <w:div w:id="185604558">
              <w:marLeft w:val="0"/>
              <w:marRight w:val="0"/>
              <w:marTop w:val="0"/>
              <w:marBottom w:val="0"/>
              <w:divBdr>
                <w:top w:val="none" w:sz="0" w:space="0" w:color="auto"/>
                <w:left w:val="none" w:sz="0" w:space="0" w:color="auto"/>
                <w:bottom w:val="none" w:sz="0" w:space="0" w:color="auto"/>
                <w:right w:val="none" w:sz="0" w:space="0" w:color="auto"/>
              </w:divBdr>
            </w:div>
            <w:div w:id="231044247">
              <w:marLeft w:val="0"/>
              <w:marRight w:val="0"/>
              <w:marTop w:val="0"/>
              <w:marBottom w:val="0"/>
              <w:divBdr>
                <w:top w:val="none" w:sz="0" w:space="0" w:color="auto"/>
                <w:left w:val="none" w:sz="0" w:space="0" w:color="auto"/>
                <w:bottom w:val="none" w:sz="0" w:space="0" w:color="auto"/>
                <w:right w:val="none" w:sz="0" w:space="0" w:color="auto"/>
              </w:divBdr>
            </w:div>
            <w:div w:id="1952593004">
              <w:marLeft w:val="0"/>
              <w:marRight w:val="0"/>
              <w:marTop w:val="0"/>
              <w:marBottom w:val="0"/>
              <w:divBdr>
                <w:top w:val="none" w:sz="0" w:space="0" w:color="auto"/>
                <w:left w:val="none" w:sz="0" w:space="0" w:color="auto"/>
                <w:bottom w:val="none" w:sz="0" w:space="0" w:color="auto"/>
                <w:right w:val="none" w:sz="0" w:space="0" w:color="auto"/>
              </w:divBdr>
            </w:div>
            <w:div w:id="812991489">
              <w:marLeft w:val="0"/>
              <w:marRight w:val="0"/>
              <w:marTop w:val="0"/>
              <w:marBottom w:val="0"/>
              <w:divBdr>
                <w:top w:val="none" w:sz="0" w:space="0" w:color="auto"/>
                <w:left w:val="none" w:sz="0" w:space="0" w:color="auto"/>
                <w:bottom w:val="none" w:sz="0" w:space="0" w:color="auto"/>
                <w:right w:val="none" w:sz="0" w:space="0" w:color="auto"/>
              </w:divBdr>
            </w:div>
            <w:div w:id="1988902257">
              <w:marLeft w:val="0"/>
              <w:marRight w:val="0"/>
              <w:marTop w:val="0"/>
              <w:marBottom w:val="0"/>
              <w:divBdr>
                <w:top w:val="none" w:sz="0" w:space="0" w:color="auto"/>
                <w:left w:val="none" w:sz="0" w:space="0" w:color="auto"/>
                <w:bottom w:val="none" w:sz="0" w:space="0" w:color="auto"/>
                <w:right w:val="none" w:sz="0" w:space="0" w:color="auto"/>
              </w:divBdr>
            </w:div>
            <w:div w:id="706755611">
              <w:marLeft w:val="0"/>
              <w:marRight w:val="0"/>
              <w:marTop w:val="0"/>
              <w:marBottom w:val="0"/>
              <w:divBdr>
                <w:top w:val="none" w:sz="0" w:space="0" w:color="auto"/>
                <w:left w:val="none" w:sz="0" w:space="0" w:color="auto"/>
                <w:bottom w:val="none" w:sz="0" w:space="0" w:color="auto"/>
                <w:right w:val="none" w:sz="0" w:space="0" w:color="auto"/>
              </w:divBdr>
            </w:div>
            <w:div w:id="1654065773">
              <w:marLeft w:val="0"/>
              <w:marRight w:val="0"/>
              <w:marTop w:val="0"/>
              <w:marBottom w:val="0"/>
              <w:divBdr>
                <w:top w:val="none" w:sz="0" w:space="0" w:color="auto"/>
                <w:left w:val="none" w:sz="0" w:space="0" w:color="auto"/>
                <w:bottom w:val="none" w:sz="0" w:space="0" w:color="auto"/>
                <w:right w:val="none" w:sz="0" w:space="0" w:color="auto"/>
              </w:divBdr>
            </w:div>
            <w:div w:id="1990790961">
              <w:marLeft w:val="0"/>
              <w:marRight w:val="0"/>
              <w:marTop w:val="0"/>
              <w:marBottom w:val="0"/>
              <w:divBdr>
                <w:top w:val="none" w:sz="0" w:space="0" w:color="auto"/>
                <w:left w:val="none" w:sz="0" w:space="0" w:color="auto"/>
                <w:bottom w:val="none" w:sz="0" w:space="0" w:color="auto"/>
                <w:right w:val="none" w:sz="0" w:space="0" w:color="auto"/>
              </w:divBdr>
            </w:div>
            <w:div w:id="1300961408">
              <w:marLeft w:val="0"/>
              <w:marRight w:val="0"/>
              <w:marTop w:val="0"/>
              <w:marBottom w:val="0"/>
              <w:divBdr>
                <w:top w:val="none" w:sz="0" w:space="0" w:color="auto"/>
                <w:left w:val="none" w:sz="0" w:space="0" w:color="auto"/>
                <w:bottom w:val="none" w:sz="0" w:space="0" w:color="auto"/>
                <w:right w:val="none" w:sz="0" w:space="0" w:color="auto"/>
              </w:divBdr>
            </w:div>
            <w:div w:id="2060324345">
              <w:marLeft w:val="0"/>
              <w:marRight w:val="0"/>
              <w:marTop w:val="0"/>
              <w:marBottom w:val="0"/>
              <w:divBdr>
                <w:top w:val="none" w:sz="0" w:space="0" w:color="auto"/>
                <w:left w:val="none" w:sz="0" w:space="0" w:color="auto"/>
                <w:bottom w:val="none" w:sz="0" w:space="0" w:color="auto"/>
                <w:right w:val="none" w:sz="0" w:space="0" w:color="auto"/>
              </w:divBdr>
            </w:div>
            <w:div w:id="408814068">
              <w:marLeft w:val="0"/>
              <w:marRight w:val="0"/>
              <w:marTop w:val="0"/>
              <w:marBottom w:val="0"/>
              <w:divBdr>
                <w:top w:val="none" w:sz="0" w:space="0" w:color="auto"/>
                <w:left w:val="none" w:sz="0" w:space="0" w:color="auto"/>
                <w:bottom w:val="none" w:sz="0" w:space="0" w:color="auto"/>
                <w:right w:val="none" w:sz="0" w:space="0" w:color="auto"/>
              </w:divBdr>
            </w:div>
            <w:div w:id="76680814">
              <w:marLeft w:val="0"/>
              <w:marRight w:val="0"/>
              <w:marTop w:val="0"/>
              <w:marBottom w:val="0"/>
              <w:divBdr>
                <w:top w:val="none" w:sz="0" w:space="0" w:color="auto"/>
                <w:left w:val="none" w:sz="0" w:space="0" w:color="auto"/>
                <w:bottom w:val="none" w:sz="0" w:space="0" w:color="auto"/>
                <w:right w:val="none" w:sz="0" w:space="0" w:color="auto"/>
              </w:divBdr>
            </w:div>
            <w:div w:id="705562030">
              <w:marLeft w:val="0"/>
              <w:marRight w:val="0"/>
              <w:marTop w:val="0"/>
              <w:marBottom w:val="0"/>
              <w:divBdr>
                <w:top w:val="none" w:sz="0" w:space="0" w:color="auto"/>
                <w:left w:val="none" w:sz="0" w:space="0" w:color="auto"/>
                <w:bottom w:val="none" w:sz="0" w:space="0" w:color="auto"/>
                <w:right w:val="none" w:sz="0" w:space="0" w:color="auto"/>
              </w:divBdr>
            </w:div>
            <w:div w:id="1657341877">
              <w:marLeft w:val="0"/>
              <w:marRight w:val="0"/>
              <w:marTop w:val="0"/>
              <w:marBottom w:val="0"/>
              <w:divBdr>
                <w:top w:val="none" w:sz="0" w:space="0" w:color="auto"/>
                <w:left w:val="none" w:sz="0" w:space="0" w:color="auto"/>
                <w:bottom w:val="none" w:sz="0" w:space="0" w:color="auto"/>
                <w:right w:val="none" w:sz="0" w:space="0" w:color="auto"/>
              </w:divBdr>
            </w:div>
            <w:div w:id="1079718503">
              <w:marLeft w:val="0"/>
              <w:marRight w:val="0"/>
              <w:marTop w:val="0"/>
              <w:marBottom w:val="0"/>
              <w:divBdr>
                <w:top w:val="none" w:sz="0" w:space="0" w:color="auto"/>
                <w:left w:val="none" w:sz="0" w:space="0" w:color="auto"/>
                <w:bottom w:val="none" w:sz="0" w:space="0" w:color="auto"/>
                <w:right w:val="none" w:sz="0" w:space="0" w:color="auto"/>
              </w:divBdr>
            </w:div>
            <w:div w:id="815028967">
              <w:marLeft w:val="0"/>
              <w:marRight w:val="0"/>
              <w:marTop w:val="0"/>
              <w:marBottom w:val="0"/>
              <w:divBdr>
                <w:top w:val="none" w:sz="0" w:space="0" w:color="auto"/>
                <w:left w:val="none" w:sz="0" w:space="0" w:color="auto"/>
                <w:bottom w:val="none" w:sz="0" w:space="0" w:color="auto"/>
                <w:right w:val="none" w:sz="0" w:space="0" w:color="auto"/>
              </w:divBdr>
            </w:div>
            <w:div w:id="1663049252">
              <w:marLeft w:val="0"/>
              <w:marRight w:val="0"/>
              <w:marTop w:val="0"/>
              <w:marBottom w:val="0"/>
              <w:divBdr>
                <w:top w:val="none" w:sz="0" w:space="0" w:color="auto"/>
                <w:left w:val="none" w:sz="0" w:space="0" w:color="auto"/>
                <w:bottom w:val="none" w:sz="0" w:space="0" w:color="auto"/>
                <w:right w:val="none" w:sz="0" w:space="0" w:color="auto"/>
              </w:divBdr>
            </w:div>
            <w:div w:id="1640110309">
              <w:marLeft w:val="0"/>
              <w:marRight w:val="0"/>
              <w:marTop w:val="0"/>
              <w:marBottom w:val="0"/>
              <w:divBdr>
                <w:top w:val="none" w:sz="0" w:space="0" w:color="auto"/>
                <w:left w:val="none" w:sz="0" w:space="0" w:color="auto"/>
                <w:bottom w:val="none" w:sz="0" w:space="0" w:color="auto"/>
                <w:right w:val="none" w:sz="0" w:space="0" w:color="auto"/>
              </w:divBdr>
            </w:div>
            <w:div w:id="634070765">
              <w:marLeft w:val="0"/>
              <w:marRight w:val="0"/>
              <w:marTop w:val="0"/>
              <w:marBottom w:val="0"/>
              <w:divBdr>
                <w:top w:val="none" w:sz="0" w:space="0" w:color="auto"/>
                <w:left w:val="none" w:sz="0" w:space="0" w:color="auto"/>
                <w:bottom w:val="none" w:sz="0" w:space="0" w:color="auto"/>
                <w:right w:val="none" w:sz="0" w:space="0" w:color="auto"/>
              </w:divBdr>
            </w:div>
            <w:div w:id="1925989928">
              <w:marLeft w:val="0"/>
              <w:marRight w:val="0"/>
              <w:marTop w:val="0"/>
              <w:marBottom w:val="0"/>
              <w:divBdr>
                <w:top w:val="none" w:sz="0" w:space="0" w:color="auto"/>
                <w:left w:val="none" w:sz="0" w:space="0" w:color="auto"/>
                <w:bottom w:val="none" w:sz="0" w:space="0" w:color="auto"/>
                <w:right w:val="none" w:sz="0" w:space="0" w:color="auto"/>
              </w:divBdr>
            </w:div>
            <w:div w:id="342317922">
              <w:marLeft w:val="0"/>
              <w:marRight w:val="0"/>
              <w:marTop w:val="0"/>
              <w:marBottom w:val="0"/>
              <w:divBdr>
                <w:top w:val="none" w:sz="0" w:space="0" w:color="auto"/>
                <w:left w:val="none" w:sz="0" w:space="0" w:color="auto"/>
                <w:bottom w:val="none" w:sz="0" w:space="0" w:color="auto"/>
                <w:right w:val="none" w:sz="0" w:space="0" w:color="auto"/>
              </w:divBdr>
            </w:div>
            <w:div w:id="1867790643">
              <w:marLeft w:val="0"/>
              <w:marRight w:val="0"/>
              <w:marTop w:val="0"/>
              <w:marBottom w:val="0"/>
              <w:divBdr>
                <w:top w:val="none" w:sz="0" w:space="0" w:color="auto"/>
                <w:left w:val="none" w:sz="0" w:space="0" w:color="auto"/>
                <w:bottom w:val="none" w:sz="0" w:space="0" w:color="auto"/>
                <w:right w:val="none" w:sz="0" w:space="0" w:color="auto"/>
              </w:divBdr>
            </w:div>
            <w:div w:id="1760716853">
              <w:marLeft w:val="0"/>
              <w:marRight w:val="0"/>
              <w:marTop w:val="0"/>
              <w:marBottom w:val="0"/>
              <w:divBdr>
                <w:top w:val="none" w:sz="0" w:space="0" w:color="auto"/>
                <w:left w:val="none" w:sz="0" w:space="0" w:color="auto"/>
                <w:bottom w:val="none" w:sz="0" w:space="0" w:color="auto"/>
                <w:right w:val="none" w:sz="0" w:space="0" w:color="auto"/>
              </w:divBdr>
            </w:div>
            <w:div w:id="1537691825">
              <w:marLeft w:val="0"/>
              <w:marRight w:val="0"/>
              <w:marTop w:val="0"/>
              <w:marBottom w:val="0"/>
              <w:divBdr>
                <w:top w:val="none" w:sz="0" w:space="0" w:color="auto"/>
                <w:left w:val="none" w:sz="0" w:space="0" w:color="auto"/>
                <w:bottom w:val="none" w:sz="0" w:space="0" w:color="auto"/>
                <w:right w:val="none" w:sz="0" w:space="0" w:color="auto"/>
              </w:divBdr>
            </w:div>
            <w:div w:id="716777982">
              <w:marLeft w:val="0"/>
              <w:marRight w:val="0"/>
              <w:marTop w:val="0"/>
              <w:marBottom w:val="0"/>
              <w:divBdr>
                <w:top w:val="none" w:sz="0" w:space="0" w:color="auto"/>
                <w:left w:val="none" w:sz="0" w:space="0" w:color="auto"/>
                <w:bottom w:val="none" w:sz="0" w:space="0" w:color="auto"/>
                <w:right w:val="none" w:sz="0" w:space="0" w:color="auto"/>
              </w:divBdr>
            </w:div>
            <w:div w:id="105933551">
              <w:marLeft w:val="0"/>
              <w:marRight w:val="0"/>
              <w:marTop w:val="0"/>
              <w:marBottom w:val="0"/>
              <w:divBdr>
                <w:top w:val="none" w:sz="0" w:space="0" w:color="auto"/>
                <w:left w:val="none" w:sz="0" w:space="0" w:color="auto"/>
                <w:bottom w:val="none" w:sz="0" w:space="0" w:color="auto"/>
                <w:right w:val="none" w:sz="0" w:space="0" w:color="auto"/>
              </w:divBdr>
            </w:div>
            <w:div w:id="2121558512">
              <w:marLeft w:val="0"/>
              <w:marRight w:val="0"/>
              <w:marTop w:val="0"/>
              <w:marBottom w:val="0"/>
              <w:divBdr>
                <w:top w:val="none" w:sz="0" w:space="0" w:color="auto"/>
                <w:left w:val="none" w:sz="0" w:space="0" w:color="auto"/>
                <w:bottom w:val="none" w:sz="0" w:space="0" w:color="auto"/>
                <w:right w:val="none" w:sz="0" w:space="0" w:color="auto"/>
              </w:divBdr>
            </w:div>
            <w:div w:id="1084914882">
              <w:marLeft w:val="0"/>
              <w:marRight w:val="0"/>
              <w:marTop w:val="0"/>
              <w:marBottom w:val="0"/>
              <w:divBdr>
                <w:top w:val="none" w:sz="0" w:space="0" w:color="auto"/>
                <w:left w:val="none" w:sz="0" w:space="0" w:color="auto"/>
                <w:bottom w:val="none" w:sz="0" w:space="0" w:color="auto"/>
                <w:right w:val="none" w:sz="0" w:space="0" w:color="auto"/>
              </w:divBdr>
            </w:div>
            <w:div w:id="1279680569">
              <w:marLeft w:val="0"/>
              <w:marRight w:val="0"/>
              <w:marTop w:val="0"/>
              <w:marBottom w:val="0"/>
              <w:divBdr>
                <w:top w:val="none" w:sz="0" w:space="0" w:color="auto"/>
                <w:left w:val="none" w:sz="0" w:space="0" w:color="auto"/>
                <w:bottom w:val="none" w:sz="0" w:space="0" w:color="auto"/>
                <w:right w:val="none" w:sz="0" w:space="0" w:color="auto"/>
              </w:divBdr>
            </w:div>
            <w:div w:id="2143384698">
              <w:marLeft w:val="0"/>
              <w:marRight w:val="0"/>
              <w:marTop w:val="0"/>
              <w:marBottom w:val="0"/>
              <w:divBdr>
                <w:top w:val="none" w:sz="0" w:space="0" w:color="auto"/>
                <w:left w:val="none" w:sz="0" w:space="0" w:color="auto"/>
                <w:bottom w:val="none" w:sz="0" w:space="0" w:color="auto"/>
                <w:right w:val="none" w:sz="0" w:space="0" w:color="auto"/>
              </w:divBdr>
            </w:div>
            <w:div w:id="444931720">
              <w:marLeft w:val="0"/>
              <w:marRight w:val="0"/>
              <w:marTop w:val="0"/>
              <w:marBottom w:val="0"/>
              <w:divBdr>
                <w:top w:val="none" w:sz="0" w:space="0" w:color="auto"/>
                <w:left w:val="none" w:sz="0" w:space="0" w:color="auto"/>
                <w:bottom w:val="none" w:sz="0" w:space="0" w:color="auto"/>
                <w:right w:val="none" w:sz="0" w:space="0" w:color="auto"/>
              </w:divBdr>
            </w:div>
            <w:div w:id="1781799910">
              <w:marLeft w:val="0"/>
              <w:marRight w:val="0"/>
              <w:marTop w:val="0"/>
              <w:marBottom w:val="0"/>
              <w:divBdr>
                <w:top w:val="none" w:sz="0" w:space="0" w:color="auto"/>
                <w:left w:val="none" w:sz="0" w:space="0" w:color="auto"/>
                <w:bottom w:val="none" w:sz="0" w:space="0" w:color="auto"/>
                <w:right w:val="none" w:sz="0" w:space="0" w:color="auto"/>
              </w:divBdr>
            </w:div>
            <w:div w:id="1477643191">
              <w:marLeft w:val="0"/>
              <w:marRight w:val="0"/>
              <w:marTop w:val="0"/>
              <w:marBottom w:val="0"/>
              <w:divBdr>
                <w:top w:val="none" w:sz="0" w:space="0" w:color="auto"/>
                <w:left w:val="none" w:sz="0" w:space="0" w:color="auto"/>
                <w:bottom w:val="none" w:sz="0" w:space="0" w:color="auto"/>
                <w:right w:val="none" w:sz="0" w:space="0" w:color="auto"/>
              </w:divBdr>
            </w:div>
            <w:div w:id="1927151754">
              <w:marLeft w:val="0"/>
              <w:marRight w:val="0"/>
              <w:marTop w:val="0"/>
              <w:marBottom w:val="0"/>
              <w:divBdr>
                <w:top w:val="none" w:sz="0" w:space="0" w:color="auto"/>
                <w:left w:val="none" w:sz="0" w:space="0" w:color="auto"/>
                <w:bottom w:val="none" w:sz="0" w:space="0" w:color="auto"/>
                <w:right w:val="none" w:sz="0" w:space="0" w:color="auto"/>
              </w:divBdr>
            </w:div>
            <w:div w:id="861630255">
              <w:marLeft w:val="0"/>
              <w:marRight w:val="0"/>
              <w:marTop w:val="0"/>
              <w:marBottom w:val="0"/>
              <w:divBdr>
                <w:top w:val="none" w:sz="0" w:space="0" w:color="auto"/>
                <w:left w:val="none" w:sz="0" w:space="0" w:color="auto"/>
                <w:bottom w:val="none" w:sz="0" w:space="0" w:color="auto"/>
                <w:right w:val="none" w:sz="0" w:space="0" w:color="auto"/>
              </w:divBdr>
            </w:div>
            <w:div w:id="419908611">
              <w:marLeft w:val="0"/>
              <w:marRight w:val="0"/>
              <w:marTop w:val="0"/>
              <w:marBottom w:val="0"/>
              <w:divBdr>
                <w:top w:val="none" w:sz="0" w:space="0" w:color="auto"/>
                <w:left w:val="none" w:sz="0" w:space="0" w:color="auto"/>
                <w:bottom w:val="none" w:sz="0" w:space="0" w:color="auto"/>
                <w:right w:val="none" w:sz="0" w:space="0" w:color="auto"/>
              </w:divBdr>
            </w:div>
            <w:div w:id="725226445">
              <w:marLeft w:val="0"/>
              <w:marRight w:val="0"/>
              <w:marTop w:val="0"/>
              <w:marBottom w:val="0"/>
              <w:divBdr>
                <w:top w:val="none" w:sz="0" w:space="0" w:color="auto"/>
                <w:left w:val="none" w:sz="0" w:space="0" w:color="auto"/>
                <w:bottom w:val="none" w:sz="0" w:space="0" w:color="auto"/>
                <w:right w:val="none" w:sz="0" w:space="0" w:color="auto"/>
              </w:divBdr>
            </w:div>
            <w:div w:id="712191674">
              <w:marLeft w:val="0"/>
              <w:marRight w:val="0"/>
              <w:marTop w:val="0"/>
              <w:marBottom w:val="0"/>
              <w:divBdr>
                <w:top w:val="none" w:sz="0" w:space="0" w:color="auto"/>
                <w:left w:val="none" w:sz="0" w:space="0" w:color="auto"/>
                <w:bottom w:val="none" w:sz="0" w:space="0" w:color="auto"/>
                <w:right w:val="none" w:sz="0" w:space="0" w:color="auto"/>
              </w:divBdr>
            </w:div>
            <w:div w:id="476805583">
              <w:marLeft w:val="0"/>
              <w:marRight w:val="0"/>
              <w:marTop w:val="0"/>
              <w:marBottom w:val="0"/>
              <w:divBdr>
                <w:top w:val="none" w:sz="0" w:space="0" w:color="auto"/>
                <w:left w:val="none" w:sz="0" w:space="0" w:color="auto"/>
                <w:bottom w:val="none" w:sz="0" w:space="0" w:color="auto"/>
                <w:right w:val="none" w:sz="0" w:space="0" w:color="auto"/>
              </w:divBdr>
            </w:div>
            <w:div w:id="807669509">
              <w:marLeft w:val="0"/>
              <w:marRight w:val="0"/>
              <w:marTop w:val="0"/>
              <w:marBottom w:val="0"/>
              <w:divBdr>
                <w:top w:val="none" w:sz="0" w:space="0" w:color="auto"/>
                <w:left w:val="none" w:sz="0" w:space="0" w:color="auto"/>
                <w:bottom w:val="none" w:sz="0" w:space="0" w:color="auto"/>
                <w:right w:val="none" w:sz="0" w:space="0" w:color="auto"/>
              </w:divBdr>
            </w:div>
            <w:div w:id="885719210">
              <w:marLeft w:val="0"/>
              <w:marRight w:val="0"/>
              <w:marTop w:val="0"/>
              <w:marBottom w:val="0"/>
              <w:divBdr>
                <w:top w:val="none" w:sz="0" w:space="0" w:color="auto"/>
                <w:left w:val="none" w:sz="0" w:space="0" w:color="auto"/>
                <w:bottom w:val="none" w:sz="0" w:space="0" w:color="auto"/>
                <w:right w:val="none" w:sz="0" w:space="0" w:color="auto"/>
              </w:divBdr>
            </w:div>
            <w:div w:id="2122022787">
              <w:marLeft w:val="0"/>
              <w:marRight w:val="0"/>
              <w:marTop w:val="0"/>
              <w:marBottom w:val="0"/>
              <w:divBdr>
                <w:top w:val="none" w:sz="0" w:space="0" w:color="auto"/>
                <w:left w:val="none" w:sz="0" w:space="0" w:color="auto"/>
                <w:bottom w:val="none" w:sz="0" w:space="0" w:color="auto"/>
                <w:right w:val="none" w:sz="0" w:space="0" w:color="auto"/>
              </w:divBdr>
            </w:div>
            <w:div w:id="2008362120">
              <w:marLeft w:val="0"/>
              <w:marRight w:val="0"/>
              <w:marTop w:val="0"/>
              <w:marBottom w:val="0"/>
              <w:divBdr>
                <w:top w:val="none" w:sz="0" w:space="0" w:color="auto"/>
                <w:left w:val="none" w:sz="0" w:space="0" w:color="auto"/>
                <w:bottom w:val="none" w:sz="0" w:space="0" w:color="auto"/>
                <w:right w:val="none" w:sz="0" w:space="0" w:color="auto"/>
              </w:divBdr>
            </w:div>
            <w:div w:id="2049065605">
              <w:marLeft w:val="0"/>
              <w:marRight w:val="0"/>
              <w:marTop w:val="0"/>
              <w:marBottom w:val="0"/>
              <w:divBdr>
                <w:top w:val="none" w:sz="0" w:space="0" w:color="auto"/>
                <w:left w:val="none" w:sz="0" w:space="0" w:color="auto"/>
                <w:bottom w:val="none" w:sz="0" w:space="0" w:color="auto"/>
                <w:right w:val="none" w:sz="0" w:space="0" w:color="auto"/>
              </w:divBdr>
            </w:div>
            <w:div w:id="160200986">
              <w:marLeft w:val="0"/>
              <w:marRight w:val="0"/>
              <w:marTop w:val="0"/>
              <w:marBottom w:val="0"/>
              <w:divBdr>
                <w:top w:val="none" w:sz="0" w:space="0" w:color="auto"/>
                <w:left w:val="none" w:sz="0" w:space="0" w:color="auto"/>
                <w:bottom w:val="none" w:sz="0" w:space="0" w:color="auto"/>
                <w:right w:val="none" w:sz="0" w:space="0" w:color="auto"/>
              </w:divBdr>
            </w:div>
            <w:div w:id="2119174453">
              <w:marLeft w:val="0"/>
              <w:marRight w:val="0"/>
              <w:marTop w:val="0"/>
              <w:marBottom w:val="0"/>
              <w:divBdr>
                <w:top w:val="none" w:sz="0" w:space="0" w:color="auto"/>
                <w:left w:val="none" w:sz="0" w:space="0" w:color="auto"/>
                <w:bottom w:val="none" w:sz="0" w:space="0" w:color="auto"/>
                <w:right w:val="none" w:sz="0" w:space="0" w:color="auto"/>
              </w:divBdr>
            </w:div>
            <w:div w:id="947590039">
              <w:marLeft w:val="0"/>
              <w:marRight w:val="0"/>
              <w:marTop w:val="0"/>
              <w:marBottom w:val="0"/>
              <w:divBdr>
                <w:top w:val="none" w:sz="0" w:space="0" w:color="auto"/>
                <w:left w:val="none" w:sz="0" w:space="0" w:color="auto"/>
                <w:bottom w:val="none" w:sz="0" w:space="0" w:color="auto"/>
                <w:right w:val="none" w:sz="0" w:space="0" w:color="auto"/>
              </w:divBdr>
            </w:div>
            <w:div w:id="148062142">
              <w:marLeft w:val="0"/>
              <w:marRight w:val="0"/>
              <w:marTop w:val="0"/>
              <w:marBottom w:val="0"/>
              <w:divBdr>
                <w:top w:val="none" w:sz="0" w:space="0" w:color="auto"/>
                <w:left w:val="none" w:sz="0" w:space="0" w:color="auto"/>
                <w:bottom w:val="none" w:sz="0" w:space="0" w:color="auto"/>
                <w:right w:val="none" w:sz="0" w:space="0" w:color="auto"/>
              </w:divBdr>
            </w:div>
            <w:div w:id="1825245109">
              <w:marLeft w:val="0"/>
              <w:marRight w:val="0"/>
              <w:marTop w:val="0"/>
              <w:marBottom w:val="0"/>
              <w:divBdr>
                <w:top w:val="none" w:sz="0" w:space="0" w:color="auto"/>
                <w:left w:val="none" w:sz="0" w:space="0" w:color="auto"/>
                <w:bottom w:val="none" w:sz="0" w:space="0" w:color="auto"/>
                <w:right w:val="none" w:sz="0" w:space="0" w:color="auto"/>
              </w:divBdr>
            </w:div>
            <w:div w:id="580523023">
              <w:marLeft w:val="0"/>
              <w:marRight w:val="0"/>
              <w:marTop w:val="0"/>
              <w:marBottom w:val="0"/>
              <w:divBdr>
                <w:top w:val="none" w:sz="0" w:space="0" w:color="auto"/>
                <w:left w:val="none" w:sz="0" w:space="0" w:color="auto"/>
                <w:bottom w:val="none" w:sz="0" w:space="0" w:color="auto"/>
                <w:right w:val="none" w:sz="0" w:space="0" w:color="auto"/>
              </w:divBdr>
            </w:div>
            <w:div w:id="51513640">
              <w:marLeft w:val="0"/>
              <w:marRight w:val="0"/>
              <w:marTop w:val="0"/>
              <w:marBottom w:val="0"/>
              <w:divBdr>
                <w:top w:val="none" w:sz="0" w:space="0" w:color="auto"/>
                <w:left w:val="none" w:sz="0" w:space="0" w:color="auto"/>
                <w:bottom w:val="none" w:sz="0" w:space="0" w:color="auto"/>
                <w:right w:val="none" w:sz="0" w:space="0" w:color="auto"/>
              </w:divBdr>
            </w:div>
            <w:div w:id="1044211652">
              <w:marLeft w:val="0"/>
              <w:marRight w:val="0"/>
              <w:marTop w:val="0"/>
              <w:marBottom w:val="0"/>
              <w:divBdr>
                <w:top w:val="none" w:sz="0" w:space="0" w:color="auto"/>
                <w:left w:val="none" w:sz="0" w:space="0" w:color="auto"/>
                <w:bottom w:val="none" w:sz="0" w:space="0" w:color="auto"/>
                <w:right w:val="none" w:sz="0" w:space="0" w:color="auto"/>
              </w:divBdr>
            </w:div>
            <w:div w:id="1949197337">
              <w:marLeft w:val="0"/>
              <w:marRight w:val="0"/>
              <w:marTop w:val="0"/>
              <w:marBottom w:val="0"/>
              <w:divBdr>
                <w:top w:val="none" w:sz="0" w:space="0" w:color="auto"/>
                <w:left w:val="none" w:sz="0" w:space="0" w:color="auto"/>
                <w:bottom w:val="none" w:sz="0" w:space="0" w:color="auto"/>
                <w:right w:val="none" w:sz="0" w:space="0" w:color="auto"/>
              </w:divBdr>
            </w:div>
            <w:div w:id="815952590">
              <w:marLeft w:val="0"/>
              <w:marRight w:val="0"/>
              <w:marTop w:val="0"/>
              <w:marBottom w:val="0"/>
              <w:divBdr>
                <w:top w:val="none" w:sz="0" w:space="0" w:color="auto"/>
                <w:left w:val="none" w:sz="0" w:space="0" w:color="auto"/>
                <w:bottom w:val="none" w:sz="0" w:space="0" w:color="auto"/>
                <w:right w:val="none" w:sz="0" w:space="0" w:color="auto"/>
              </w:divBdr>
            </w:div>
            <w:div w:id="1994675885">
              <w:marLeft w:val="0"/>
              <w:marRight w:val="0"/>
              <w:marTop w:val="0"/>
              <w:marBottom w:val="0"/>
              <w:divBdr>
                <w:top w:val="none" w:sz="0" w:space="0" w:color="auto"/>
                <w:left w:val="none" w:sz="0" w:space="0" w:color="auto"/>
                <w:bottom w:val="none" w:sz="0" w:space="0" w:color="auto"/>
                <w:right w:val="none" w:sz="0" w:space="0" w:color="auto"/>
              </w:divBdr>
            </w:div>
            <w:div w:id="1243831188">
              <w:marLeft w:val="0"/>
              <w:marRight w:val="0"/>
              <w:marTop w:val="0"/>
              <w:marBottom w:val="0"/>
              <w:divBdr>
                <w:top w:val="none" w:sz="0" w:space="0" w:color="auto"/>
                <w:left w:val="none" w:sz="0" w:space="0" w:color="auto"/>
                <w:bottom w:val="none" w:sz="0" w:space="0" w:color="auto"/>
                <w:right w:val="none" w:sz="0" w:space="0" w:color="auto"/>
              </w:divBdr>
            </w:div>
            <w:div w:id="1619140640">
              <w:marLeft w:val="0"/>
              <w:marRight w:val="0"/>
              <w:marTop w:val="0"/>
              <w:marBottom w:val="0"/>
              <w:divBdr>
                <w:top w:val="none" w:sz="0" w:space="0" w:color="auto"/>
                <w:left w:val="none" w:sz="0" w:space="0" w:color="auto"/>
                <w:bottom w:val="none" w:sz="0" w:space="0" w:color="auto"/>
                <w:right w:val="none" w:sz="0" w:space="0" w:color="auto"/>
              </w:divBdr>
            </w:div>
            <w:div w:id="41560672">
              <w:marLeft w:val="0"/>
              <w:marRight w:val="0"/>
              <w:marTop w:val="0"/>
              <w:marBottom w:val="0"/>
              <w:divBdr>
                <w:top w:val="none" w:sz="0" w:space="0" w:color="auto"/>
                <w:left w:val="none" w:sz="0" w:space="0" w:color="auto"/>
                <w:bottom w:val="none" w:sz="0" w:space="0" w:color="auto"/>
                <w:right w:val="none" w:sz="0" w:space="0" w:color="auto"/>
              </w:divBdr>
            </w:div>
            <w:div w:id="894049844">
              <w:marLeft w:val="0"/>
              <w:marRight w:val="0"/>
              <w:marTop w:val="0"/>
              <w:marBottom w:val="0"/>
              <w:divBdr>
                <w:top w:val="none" w:sz="0" w:space="0" w:color="auto"/>
                <w:left w:val="none" w:sz="0" w:space="0" w:color="auto"/>
                <w:bottom w:val="none" w:sz="0" w:space="0" w:color="auto"/>
                <w:right w:val="none" w:sz="0" w:space="0" w:color="auto"/>
              </w:divBdr>
            </w:div>
            <w:div w:id="1043209728">
              <w:marLeft w:val="0"/>
              <w:marRight w:val="0"/>
              <w:marTop w:val="0"/>
              <w:marBottom w:val="0"/>
              <w:divBdr>
                <w:top w:val="none" w:sz="0" w:space="0" w:color="auto"/>
                <w:left w:val="none" w:sz="0" w:space="0" w:color="auto"/>
                <w:bottom w:val="none" w:sz="0" w:space="0" w:color="auto"/>
                <w:right w:val="none" w:sz="0" w:space="0" w:color="auto"/>
              </w:divBdr>
            </w:div>
            <w:div w:id="68354530">
              <w:marLeft w:val="0"/>
              <w:marRight w:val="0"/>
              <w:marTop w:val="0"/>
              <w:marBottom w:val="0"/>
              <w:divBdr>
                <w:top w:val="none" w:sz="0" w:space="0" w:color="auto"/>
                <w:left w:val="none" w:sz="0" w:space="0" w:color="auto"/>
                <w:bottom w:val="none" w:sz="0" w:space="0" w:color="auto"/>
                <w:right w:val="none" w:sz="0" w:space="0" w:color="auto"/>
              </w:divBdr>
            </w:div>
            <w:div w:id="898976238">
              <w:marLeft w:val="0"/>
              <w:marRight w:val="0"/>
              <w:marTop w:val="0"/>
              <w:marBottom w:val="0"/>
              <w:divBdr>
                <w:top w:val="none" w:sz="0" w:space="0" w:color="auto"/>
                <w:left w:val="none" w:sz="0" w:space="0" w:color="auto"/>
                <w:bottom w:val="none" w:sz="0" w:space="0" w:color="auto"/>
                <w:right w:val="none" w:sz="0" w:space="0" w:color="auto"/>
              </w:divBdr>
            </w:div>
            <w:div w:id="1364789730">
              <w:marLeft w:val="0"/>
              <w:marRight w:val="0"/>
              <w:marTop w:val="0"/>
              <w:marBottom w:val="0"/>
              <w:divBdr>
                <w:top w:val="none" w:sz="0" w:space="0" w:color="auto"/>
                <w:left w:val="none" w:sz="0" w:space="0" w:color="auto"/>
                <w:bottom w:val="none" w:sz="0" w:space="0" w:color="auto"/>
                <w:right w:val="none" w:sz="0" w:space="0" w:color="auto"/>
              </w:divBdr>
            </w:div>
            <w:div w:id="987326874">
              <w:marLeft w:val="0"/>
              <w:marRight w:val="0"/>
              <w:marTop w:val="0"/>
              <w:marBottom w:val="0"/>
              <w:divBdr>
                <w:top w:val="none" w:sz="0" w:space="0" w:color="auto"/>
                <w:left w:val="none" w:sz="0" w:space="0" w:color="auto"/>
                <w:bottom w:val="none" w:sz="0" w:space="0" w:color="auto"/>
                <w:right w:val="none" w:sz="0" w:space="0" w:color="auto"/>
              </w:divBdr>
            </w:div>
            <w:div w:id="1922718885">
              <w:marLeft w:val="0"/>
              <w:marRight w:val="0"/>
              <w:marTop w:val="0"/>
              <w:marBottom w:val="0"/>
              <w:divBdr>
                <w:top w:val="none" w:sz="0" w:space="0" w:color="auto"/>
                <w:left w:val="none" w:sz="0" w:space="0" w:color="auto"/>
                <w:bottom w:val="none" w:sz="0" w:space="0" w:color="auto"/>
                <w:right w:val="none" w:sz="0" w:space="0" w:color="auto"/>
              </w:divBdr>
            </w:div>
            <w:div w:id="1506020379">
              <w:marLeft w:val="0"/>
              <w:marRight w:val="0"/>
              <w:marTop w:val="0"/>
              <w:marBottom w:val="0"/>
              <w:divBdr>
                <w:top w:val="none" w:sz="0" w:space="0" w:color="auto"/>
                <w:left w:val="none" w:sz="0" w:space="0" w:color="auto"/>
                <w:bottom w:val="none" w:sz="0" w:space="0" w:color="auto"/>
                <w:right w:val="none" w:sz="0" w:space="0" w:color="auto"/>
              </w:divBdr>
            </w:div>
            <w:div w:id="1946229054">
              <w:marLeft w:val="0"/>
              <w:marRight w:val="0"/>
              <w:marTop w:val="0"/>
              <w:marBottom w:val="0"/>
              <w:divBdr>
                <w:top w:val="none" w:sz="0" w:space="0" w:color="auto"/>
                <w:left w:val="none" w:sz="0" w:space="0" w:color="auto"/>
                <w:bottom w:val="none" w:sz="0" w:space="0" w:color="auto"/>
                <w:right w:val="none" w:sz="0" w:space="0" w:color="auto"/>
              </w:divBdr>
            </w:div>
            <w:div w:id="2050761800">
              <w:marLeft w:val="0"/>
              <w:marRight w:val="0"/>
              <w:marTop w:val="0"/>
              <w:marBottom w:val="0"/>
              <w:divBdr>
                <w:top w:val="none" w:sz="0" w:space="0" w:color="auto"/>
                <w:left w:val="none" w:sz="0" w:space="0" w:color="auto"/>
                <w:bottom w:val="none" w:sz="0" w:space="0" w:color="auto"/>
                <w:right w:val="none" w:sz="0" w:space="0" w:color="auto"/>
              </w:divBdr>
            </w:div>
            <w:div w:id="1834292708">
              <w:marLeft w:val="0"/>
              <w:marRight w:val="0"/>
              <w:marTop w:val="0"/>
              <w:marBottom w:val="0"/>
              <w:divBdr>
                <w:top w:val="none" w:sz="0" w:space="0" w:color="auto"/>
                <w:left w:val="none" w:sz="0" w:space="0" w:color="auto"/>
                <w:bottom w:val="none" w:sz="0" w:space="0" w:color="auto"/>
                <w:right w:val="none" w:sz="0" w:space="0" w:color="auto"/>
              </w:divBdr>
            </w:div>
            <w:div w:id="1710371578">
              <w:marLeft w:val="0"/>
              <w:marRight w:val="0"/>
              <w:marTop w:val="0"/>
              <w:marBottom w:val="0"/>
              <w:divBdr>
                <w:top w:val="none" w:sz="0" w:space="0" w:color="auto"/>
                <w:left w:val="none" w:sz="0" w:space="0" w:color="auto"/>
                <w:bottom w:val="none" w:sz="0" w:space="0" w:color="auto"/>
                <w:right w:val="none" w:sz="0" w:space="0" w:color="auto"/>
              </w:divBdr>
            </w:div>
            <w:div w:id="1037000327">
              <w:marLeft w:val="0"/>
              <w:marRight w:val="0"/>
              <w:marTop w:val="0"/>
              <w:marBottom w:val="0"/>
              <w:divBdr>
                <w:top w:val="none" w:sz="0" w:space="0" w:color="auto"/>
                <w:left w:val="none" w:sz="0" w:space="0" w:color="auto"/>
                <w:bottom w:val="none" w:sz="0" w:space="0" w:color="auto"/>
                <w:right w:val="none" w:sz="0" w:space="0" w:color="auto"/>
              </w:divBdr>
            </w:div>
            <w:div w:id="1960837865">
              <w:marLeft w:val="0"/>
              <w:marRight w:val="0"/>
              <w:marTop w:val="0"/>
              <w:marBottom w:val="0"/>
              <w:divBdr>
                <w:top w:val="none" w:sz="0" w:space="0" w:color="auto"/>
                <w:left w:val="none" w:sz="0" w:space="0" w:color="auto"/>
                <w:bottom w:val="none" w:sz="0" w:space="0" w:color="auto"/>
                <w:right w:val="none" w:sz="0" w:space="0" w:color="auto"/>
              </w:divBdr>
            </w:div>
            <w:div w:id="1056313832">
              <w:marLeft w:val="0"/>
              <w:marRight w:val="0"/>
              <w:marTop w:val="0"/>
              <w:marBottom w:val="0"/>
              <w:divBdr>
                <w:top w:val="none" w:sz="0" w:space="0" w:color="auto"/>
                <w:left w:val="none" w:sz="0" w:space="0" w:color="auto"/>
                <w:bottom w:val="none" w:sz="0" w:space="0" w:color="auto"/>
                <w:right w:val="none" w:sz="0" w:space="0" w:color="auto"/>
              </w:divBdr>
            </w:div>
            <w:div w:id="28799131">
              <w:marLeft w:val="0"/>
              <w:marRight w:val="0"/>
              <w:marTop w:val="0"/>
              <w:marBottom w:val="0"/>
              <w:divBdr>
                <w:top w:val="none" w:sz="0" w:space="0" w:color="auto"/>
                <w:left w:val="none" w:sz="0" w:space="0" w:color="auto"/>
                <w:bottom w:val="none" w:sz="0" w:space="0" w:color="auto"/>
                <w:right w:val="none" w:sz="0" w:space="0" w:color="auto"/>
              </w:divBdr>
            </w:div>
            <w:div w:id="218589413">
              <w:marLeft w:val="0"/>
              <w:marRight w:val="0"/>
              <w:marTop w:val="0"/>
              <w:marBottom w:val="0"/>
              <w:divBdr>
                <w:top w:val="none" w:sz="0" w:space="0" w:color="auto"/>
                <w:left w:val="none" w:sz="0" w:space="0" w:color="auto"/>
                <w:bottom w:val="none" w:sz="0" w:space="0" w:color="auto"/>
                <w:right w:val="none" w:sz="0" w:space="0" w:color="auto"/>
              </w:divBdr>
            </w:div>
            <w:div w:id="764375615">
              <w:marLeft w:val="0"/>
              <w:marRight w:val="0"/>
              <w:marTop w:val="0"/>
              <w:marBottom w:val="0"/>
              <w:divBdr>
                <w:top w:val="none" w:sz="0" w:space="0" w:color="auto"/>
                <w:left w:val="none" w:sz="0" w:space="0" w:color="auto"/>
                <w:bottom w:val="none" w:sz="0" w:space="0" w:color="auto"/>
                <w:right w:val="none" w:sz="0" w:space="0" w:color="auto"/>
              </w:divBdr>
            </w:div>
            <w:div w:id="1936743684">
              <w:marLeft w:val="0"/>
              <w:marRight w:val="0"/>
              <w:marTop w:val="0"/>
              <w:marBottom w:val="0"/>
              <w:divBdr>
                <w:top w:val="none" w:sz="0" w:space="0" w:color="auto"/>
                <w:left w:val="none" w:sz="0" w:space="0" w:color="auto"/>
                <w:bottom w:val="none" w:sz="0" w:space="0" w:color="auto"/>
                <w:right w:val="none" w:sz="0" w:space="0" w:color="auto"/>
              </w:divBdr>
            </w:div>
            <w:div w:id="352849012">
              <w:marLeft w:val="0"/>
              <w:marRight w:val="0"/>
              <w:marTop w:val="0"/>
              <w:marBottom w:val="0"/>
              <w:divBdr>
                <w:top w:val="none" w:sz="0" w:space="0" w:color="auto"/>
                <w:left w:val="none" w:sz="0" w:space="0" w:color="auto"/>
                <w:bottom w:val="none" w:sz="0" w:space="0" w:color="auto"/>
                <w:right w:val="none" w:sz="0" w:space="0" w:color="auto"/>
              </w:divBdr>
            </w:div>
            <w:div w:id="1249267410">
              <w:marLeft w:val="0"/>
              <w:marRight w:val="0"/>
              <w:marTop w:val="0"/>
              <w:marBottom w:val="0"/>
              <w:divBdr>
                <w:top w:val="none" w:sz="0" w:space="0" w:color="auto"/>
                <w:left w:val="none" w:sz="0" w:space="0" w:color="auto"/>
                <w:bottom w:val="none" w:sz="0" w:space="0" w:color="auto"/>
                <w:right w:val="none" w:sz="0" w:space="0" w:color="auto"/>
              </w:divBdr>
            </w:div>
            <w:div w:id="2102483493">
              <w:marLeft w:val="0"/>
              <w:marRight w:val="0"/>
              <w:marTop w:val="0"/>
              <w:marBottom w:val="0"/>
              <w:divBdr>
                <w:top w:val="none" w:sz="0" w:space="0" w:color="auto"/>
                <w:left w:val="none" w:sz="0" w:space="0" w:color="auto"/>
                <w:bottom w:val="none" w:sz="0" w:space="0" w:color="auto"/>
                <w:right w:val="none" w:sz="0" w:space="0" w:color="auto"/>
              </w:divBdr>
            </w:div>
            <w:div w:id="1544564169">
              <w:marLeft w:val="0"/>
              <w:marRight w:val="0"/>
              <w:marTop w:val="0"/>
              <w:marBottom w:val="0"/>
              <w:divBdr>
                <w:top w:val="none" w:sz="0" w:space="0" w:color="auto"/>
                <w:left w:val="none" w:sz="0" w:space="0" w:color="auto"/>
                <w:bottom w:val="none" w:sz="0" w:space="0" w:color="auto"/>
                <w:right w:val="none" w:sz="0" w:space="0" w:color="auto"/>
              </w:divBdr>
            </w:div>
            <w:div w:id="405036350">
              <w:marLeft w:val="0"/>
              <w:marRight w:val="0"/>
              <w:marTop w:val="0"/>
              <w:marBottom w:val="0"/>
              <w:divBdr>
                <w:top w:val="none" w:sz="0" w:space="0" w:color="auto"/>
                <w:left w:val="none" w:sz="0" w:space="0" w:color="auto"/>
                <w:bottom w:val="none" w:sz="0" w:space="0" w:color="auto"/>
                <w:right w:val="none" w:sz="0" w:space="0" w:color="auto"/>
              </w:divBdr>
            </w:div>
            <w:div w:id="1007364074">
              <w:marLeft w:val="0"/>
              <w:marRight w:val="0"/>
              <w:marTop w:val="0"/>
              <w:marBottom w:val="0"/>
              <w:divBdr>
                <w:top w:val="none" w:sz="0" w:space="0" w:color="auto"/>
                <w:left w:val="none" w:sz="0" w:space="0" w:color="auto"/>
                <w:bottom w:val="none" w:sz="0" w:space="0" w:color="auto"/>
                <w:right w:val="none" w:sz="0" w:space="0" w:color="auto"/>
              </w:divBdr>
            </w:div>
            <w:div w:id="1249653995">
              <w:marLeft w:val="0"/>
              <w:marRight w:val="0"/>
              <w:marTop w:val="0"/>
              <w:marBottom w:val="0"/>
              <w:divBdr>
                <w:top w:val="none" w:sz="0" w:space="0" w:color="auto"/>
                <w:left w:val="none" w:sz="0" w:space="0" w:color="auto"/>
                <w:bottom w:val="none" w:sz="0" w:space="0" w:color="auto"/>
                <w:right w:val="none" w:sz="0" w:space="0" w:color="auto"/>
              </w:divBdr>
            </w:div>
            <w:div w:id="1090086066">
              <w:marLeft w:val="0"/>
              <w:marRight w:val="0"/>
              <w:marTop w:val="0"/>
              <w:marBottom w:val="0"/>
              <w:divBdr>
                <w:top w:val="none" w:sz="0" w:space="0" w:color="auto"/>
                <w:left w:val="none" w:sz="0" w:space="0" w:color="auto"/>
                <w:bottom w:val="none" w:sz="0" w:space="0" w:color="auto"/>
                <w:right w:val="none" w:sz="0" w:space="0" w:color="auto"/>
              </w:divBdr>
            </w:div>
            <w:div w:id="546450758">
              <w:marLeft w:val="0"/>
              <w:marRight w:val="0"/>
              <w:marTop w:val="0"/>
              <w:marBottom w:val="0"/>
              <w:divBdr>
                <w:top w:val="none" w:sz="0" w:space="0" w:color="auto"/>
                <w:left w:val="none" w:sz="0" w:space="0" w:color="auto"/>
                <w:bottom w:val="none" w:sz="0" w:space="0" w:color="auto"/>
                <w:right w:val="none" w:sz="0" w:space="0" w:color="auto"/>
              </w:divBdr>
            </w:div>
            <w:div w:id="2018144607">
              <w:marLeft w:val="0"/>
              <w:marRight w:val="0"/>
              <w:marTop w:val="0"/>
              <w:marBottom w:val="0"/>
              <w:divBdr>
                <w:top w:val="none" w:sz="0" w:space="0" w:color="auto"/>
                <w:left w:val="none" w:sz="0" w:space="0" w:color="auto"/>
                <w:bottom w:val="none" w:sz="0" w:space="0" w:color="auto"/>
                <w:right w:val="none" w:sz="0" w:space="0" w:color="auto"/>
              </w:divBdr>
            </w:div>
            <w:div w:id="164122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71531">
      <w:bodyDiv w:val="1"/>
      <w:marLeft w:val="0"/>
      <w:marRight w:val="0"/>
      <w:marTop w:val="0"/>
      <w:marBottom w:val="0"/>
      <w:divBdr>
        <w:top w:val="none" w:sz="0" w:space="0" w:color="auto"/>
        <w:left w:val="none" w:sz="0" w:space="0" w:color="auto"/>
        <w:bottom w:val="none" w:sz="0" w:space="0" w:color="auto"/>
        <w:right w:val="none" w:sz="0" w:space="0" w:color="auto"/>
      </w:divBdr>
    </w:div>
    <w:div w:id="952244930">
      <w:bodyDiv w:val="1"/>
      <w:marLeft w:val="0"/>
      <w:marRight w:val="0"/>
      <w:marTop w:val="0"/>
      <w:marBottom w:val="0"/>
      <w:divBdr>
        <w:top w:val="none" w:sz="0" w:space="0" w:color="auto"/>
        <w:left w:val="none" w:sz="0" w:space="0" w:color="auto"/>
        <w:bottom w:val="none" w:sz="0" w:space="0" w:color="auto"/>
        <w:right w:val="none" w:sz="0" w:space="0" w:color="auto"/>
      </w:divBdr>
    </w:div>
    <w:div w:id="979844317">
      <w:bodyDiv w:val="1"/>
      <w:marLeft w:val="0"/>
      <w:marRight w:val="0"/>
      <w:marTop w:val="0"/>
      <w:marBottom w:val="0"/>
      <w:divBdr>
        <w:top w:val="none" w:sz="0" w:space="0" w:color="auto"/>
        <w:left w:val="none" w:sz="0" w:space="0" w:color="auto"/>
        <w:bottom w:val="none" w:sz="0" w:space="0" w:color="auto"/>
        <w:right w:val="none" w:sz="0" w:space="0" w:color="auto"/>
      </w:divBdr>
    </w:div>
    <w:div w:id="990523175">
      <w:bodyDiv w:val="1"/>
      <w:marLeft w:val="0"/>
      <w:marRight w:val="0"/>
      <w:marTop w:val="0"/>
      <w:marBottom w:val="0"/>
      <w:divBdr>
        <w:top w:val="none" w:sz="0" w:space="0" w:color="auto"/>
        <w:left w:val="none" w:sz="0" w:space="0" w:color="auto"/>
        <w:bottom w:val="none" w:sz="0" w:space="0" w:color="auto"/>
        <w:right w:val="none" w:sz="0" w:space="0" w:color="auto"/>
      </w:divBdr>
    </w:div>
    <w:div w:id="1046219028">
      <w:bodyDiv w:val="1"/>
      <w:marLeft w:val="0"/>
      <w:marRight w:val="0"/>
      <w:marTop w:val="0"/>
      <w:marBottom w:val="0"/>
      <w:divBdr>
        <w:top w:val="none" w:sz="0" w:space="0" w:color="auto"/>
        <w:left w:val="none" w:sz="0" w:space="0" w:color="auto"/>
        <w:bottom w:val="none" w:sz="0" w:space="0" w:color="auto"/>
        <w:right w:val="none" w:sz="0" w:space="0" w:color="auto"/>
      </w:divBdr>
    </w:div>
    <w:div w:id="1072852983">
      <w:bodyDiv w:val="1"/>
      <w:marLeft w:val="0"/>
      <w:marRight w:val="0"/>
      <w:marTop w:val="0"/>
      <w:marBottom w:val="0"/>
      <w:divBdr>
        <w:top w:val="none" w:sz="0" w:space="0" w:color="auto"/>
        <w:left w:val="none" w:sz="0" w:space="0" w:color="auto"/>
        <w:bottom w:val="none" w:sz="0" w:space="0" w:color="auto"/>
        <w:right w:val="none" w:sz="0" w:space="0" w:color="auto"/>
      </w:divBdr>
    </w:div>
    <w:div w:id="1091128053">
      <w:bodyDiv w:val="1"/>
      <w:marLeft w:val="0"/>
      <w:marRight w:val="0"/>
      <w:marTop w:val="0"/>
      <w:marBottom w:val="0"/>
      <w:divBdr>
        <w:top w:val="none" w:sz="0" w:space="0" w:color="auto"/>
        <w:left w:val="none" w:sz="0" w:space="0" w:color="auto"/>
        <w:bottom w:val="none" w:sz="0" w:space="0" w:color="auto"/>
        <w:right w:val="none" w:sz="0" w:space="0" w:color="auto"/>
      </w:divBdr>
    </w:div>
    <w:div w:id="1104886972">
      <w:bodyDiv w:val="1"/>
      <w:marLeft w:val="0"/>
      <w:marRight w:val="0"/>
      <w:marTop w:val="0"/>
      <w:marBottom w:val="0"/>
      <w:divBdr>
        <w:top w:val="none" w:sz="0" w:space="0" w:color="auto"/>
        <w:left w:val="none" w:sz="0" w:space="0" w:color="auto"/>
        <w:bottom w:val="none" w:sz="0" w:space="0" w:color="auto"/>
        <w:right w:val="none" w:sz="0" w:space="0" w:color="auto"/>
      </w:divBdr>
    </w:div>
    <w:div w:id="1120880305">
      <w:bodyDiv w:val="1"/>
      <w:marLeft w:val="0"/>
      <w:marRight w:val="0"/>
      <w:marTop w:val="0"/>
      <w:marBottom w:val="0"/>
      <w:divBdr>
        <w:top w:val="none" w:sz="0" w:space="0" w:color="auto"/>
        <w:left w:val="none" w:sz="0" w:space="0" w:color="auto"/>
        <w:bottom w:val="none" w:sz="0" w:space="0" w:color="auto"/>
        <w:right w:val="none" w:sz="0" w:space="0" w:color="auto"/>
      </w:divBdr>
    </w:div>
    <w:div w:id="1130368647">
      <w:bodyDiv w:val="1"/>
      <w:marLeft w:val="0"/>
      <w:marRight w:val="0"/>
      <w:marTop w:val="0"/>
      <w:marBottom w:val="0"/>
      <w:divBdr>
        <w:top w:val="none" w:sz="0" w:space="0" w:color="auto"/>
        <w:left w:val="none" w:sz="0" w:space="0" w:color="auto"/>
        <w:bottom w:val="none" w:sz="0" w:space="0" w:color="auto"/>
        <w:right w:val="none" w:sz="0" w:space="0" w:color="auto"/>
      </w:divBdr>
    </w:div>
    <w:div w:id="1195456941">
      <w:bodyDiv w:val="1"/>
      <w:marLeft w:val="0"/>
      <w:marRight w:val="0"/>
      <w:marTop w:val="0"/>
      <w:marBottom w:val="0"/>
      <w:divBdr>
        <w:top w:val="none" w:sz="0" w:space="0" w:color="auto"/>
        <w:left w:val="none" w:sz="0" w:space="0" w:color="auto"/>
        <w:bottom w:val="none" w:sz="0" w:space="0" w:color="auto"/>
        <w:right w:val="none" w:sz="0" w:space="0" w:color="auto"/>
      </w:divBdr>
    </w:div>
    <w:div w:id="1262294292">
      <w:bodyDiv w:val="1"/>
      <w:marLeft w:val="0"/>
      <w:marRight w:val="0"/>
      <w:marTop w:val="0"/>
      <w:marBottom w:val="0"/>
      <w:divBdr>
        <w:top w:val="none" w:sz="0" w:space="0" w:color="auto"/>
        <w:left w:val="none" w:sz="0" w:space="0" w:color="auto"/>
        <w:bottom w:val="none" w:sz="0" w:space="0" w:color="auto"/>
        <w:right w:val="none" w:sz="0" w:space="0" w:color="auto"/>
      </w:divBdr>
    </w:div>
    <w:div w:id="1262448637">
      <w:bodyDiv w:val="1"/>
      <w:marLeft w:val="0"/>
      <w:marRight w:val="0"/>
      <w:marTop w:val="0"/>
      <w:marBottom w:val="0"/>
      <w:divBdr>
        <w:top w:val="none" w:sz="0" w:space="0" w:color="auto"/>
        <w:left w:val="none" w:sz="0" w:space="0" w:color="auto"/>
        <w:bottom w:val="none" w:sz="0" w:space="0" w:color="auto"/>
        <w:right w:val="none" w:sz="0" w:space="0" w:color="auto"/>
      </w:divBdr>
    </w:div>
    <w:div w:id="1264073959">
      <w:bodyDiv w:val="1"/>
      <w:marLeft w:val="0"/>
      <w:marRight w:val="0"/>
      <w:marTop w:val="0"/>
      <w:marBottom w:val="0"/>
      <w:divBdr>
        <w:top w:val="none" w:sz="0" w:space="0" w:color="auto"/>
        <w:left w:val="none" w:sz="0" w:space="0" w:color="auto"/>
        <w:bottom w:val="none" w:sz="0" w:space="0" w:color="auto"/>
        <w:right w:val="none" w:sz="0" w:space="0" w:color="auto"/>
      </w:divBdr>
    </w:div>
    <w:div w:id="1290431663">
      <w:bodyDiv w:val="1"/>
      <w:marLeft w:val="0"/>
      <w:marRight w:val="0"/>
      <w:marTop w:val="0"/>
      <w:marBottom w:val="0"/>
      <w:divBdr>
        <w:top w:val="none" w:sz="0" w:space="0" w:color="auto"/>
        <w:left w:val="none" w:sz="0" w:space="0" w:color="auto"/>
        <w:bottom w:val="none" w:sz="0" w:space="0" w:color="auto"/>
        <w:right w:val="none" w:sz="0" w:space="0" w:color="auto"/>
      </w:divBdr>
    </w:div>
    <w:div w:id="1336566207">
      <w:bodyDiv w:val="1"/>
      <w:marLeft w:val="0"/>
      <w:marRight w:val="0"/>
      <w:marTop w:val="0"/>
      <w:marBottom w:val="0"/>
      <w:divBdr>
        <w:top w:val="none" w:sz="0" w:space="0" w:color="auto"/>
        <w:left w:val="none" w:sz="0" w:space="0" w:color="auto"/>
        <w:bottom w:val="none" w:sz="0" w:space="0" w:color="auto"/>
        <w:right w:val="none" w:sz="0" w:space="0" w:color="auto"/>
      </w:divBdr>
    </w:div>
    <w:div w:id="1353536438">
      <w:bodyDiv w:val="1"/>
      <w:marLeft w:val="0"/>
      <w:marRight w:val="0"/>
      <w:marTop w:val="0"/>
      <w:marBottom w:val="0"/>
      <w:divBdr>
        <w:top w:val="none" w:sz="0" w:space="0" w:color="auto"/>
        <w:left w:val="none" w:sz="0" w:space="0" w:color="auto"/>
        <w:bottom w:val="none" w:sz="0" w:space="0" w:color="auto"/>
        <w:right w:val="none" w:sz="0" w:space="0" w:color="auto"/>
      </w:divBdr>
    </w:div>
    <w:div w:id="1383168653">
      <w:bodyDiv w:val="1"/>
      <w:marLeft w:val="0"/>
      <w:marRight w:val="0"/>
      <w:marTop w:val="0"/>
      <w:marBottom w:val="0"/>
      <w:divBdr>
        <w:top w:val="none" w:sz="0" w:space="0" w:color="auto"/>
        <w:left w:val="none" w:sz="0" w:space="0" w:color="auto"/>
        <w:bottom w:val="none" w:sz="0" w:space="0" w:color="auto"/>
        <w:right w:val="none" w:sz="0" w:space="0" w:color="auto"/>
      </w:divBdr>
    </w:div>
    <w:div w:id="1430663236">
      <w:bodyDiv w:val="1"/>
      <w:marLeft w:val="0"/>
      <w:marRight w:val="0"/>
      <w:marTop w:val="0"/>
      <w:marBottom w:val="0"/>
      <w:divBdr>
        <w:top w:val="none" w:sz="0" w:space="0" w:color="auto"/>
        <w:left w:val="none" w:sz="0" w:space="0" w:color="auto"/>
        <w:bottom w:val="none" w:sz="0" w:space="0" w:color="auto"/>
        <w:right w:val="none" w:sz="0" w:space="0" w:color="auto"/>
      </w:divBdr>
      <w:divsChild>
        <w:div w:id="107979157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52699615">
      <w:bodyDiv w:val="1"/>
      <w:marLeft w:val="0"/>
      <w:marRight w:val="0"/>
      <w:marTop w:val="0"/>
      <w:marBottom w:val="0"/>
      <w:divBdr>
        <w:top w:val="none" w:sz="0" w:space="0" w:color="auto"/>
        <w:left w:val="none" w:sz="0" w:space="0" w:color="auto"/>
        <w:bottom w:val="none" w:sz="0" w:space="0" w:color="auto"/>
        <w:right w:val="none" w:sz="0" w:space="0" w:color="auto"/>
      </w:divBdr>
    </w:div>
    <w:div w:id="1484470233">
      <w:bodyDiv w:val="1"/>
      <w:marLeft w:val="0"/>
      <w:marRight w:val="0"/>
      <w:marTop w:val="0"/>
      <w:marBottom w:val="0"/>
      <w:divBdr>
        <w:top w:val="none" w:sz="0" w:space="0" w:color="auto"/>
        <w:left w:val="none" w:sz="0" w:space="0" w:color="auto"/>
        <w:bottom w:val="none" w:sz="0" w:space="0" w:color="auto"/>
        <w:right w:val="none" w:sz="0" w:space="0" w:color="auto"/>
      </w:divBdr>
      <w:divsChild>
        <w:div w:id="823740459">
          <w:marLeft w:val="0"/>
          <w:marRight w:val="0"/>
          <w:marTop w:val="0"/>
          <w:marBottom w:val="0"/>
          <w:divBdr>
            <w:top w:val="none" w:sz="0" w:space="0" w:color="auto"/>
            <w:left w:val="none" w:sz="0" w:space="0" w:color="auto"/>
            <w:bottom w:val="none" w:sz="0" w:space="0" w:color="auto"/>
            <w:right w:val="none" w:sz="0" w:space="0" w:color="auto"/>
          </w:divBdr>
        </w:div>
        <w:div w:id="1222059237">
          <w:marLeft w:val="0"/>
          <w:marRight w:val="0"/>
          <w:marTop w:val="0"/>
          <w:marBottom w:val="0"/>
          <w:divBdr>
            <w:top w:val="none" w:sz="0" w:space="0" w:color="auto"/>
            <w:left w:val="none" w:sz="0" w:space="0" w:color="auto"/>
            <w:bottom w:val="none" w:sz="0" w:space="0" w:color="auto"/>
            <w:right w:val="none" w:sz="0" w:space="0" w:color="auto"/>
          </w:divBdr>
        </w:div>
        <w:div w:id="1939874061">
          <w:marLeft w:val="0"/>
          <w:marRight w:val="0"/>
          <w:marTop w:val="0"/>
          <w:marBottom w:val="0"/>
          <w:divBdr>
            <w:top w:val="none" w:sz="0" w:space="0" w:color="auto"/>
            <w:left w:val="none" w:sz="0" w:space="0" w:color="auto"/>
            <w:bottom w:val="none" w:sz="0" w:space="0" w:color="auto"/>
            <w:right w:val="none" w:sz="0" w:space="0" w:color="auto"/>
          </w:divBdr>
        </w:div>
        <w:div w:id="1992904019">
          <w:marLeft w:val="0"/>
          <w:marRight w:val="0"/>
          <w:marTop w:val="0"/>
          <w:marBottom w:val="0"/>
          <w:divBdr>
            <w:top w:val="none" w:sz="0" w:space="0" w:color="auto"/>
            <w:left w:val="none" w:sz="0" w:space="0" w:color="auto"/>
            <w:bottom w:val="none" w:sz="0" w:space="0" w:color="auto"/>
            <w:right w:val="none" w:sz="0" w:space="0" w:color="auto"/>
          </w:divBdr>
        </w:div>
        <w:div w:id="1983004446">
          <w:marLeft w:val="0"/>
          <w:marRight w:val="0"/>
          <w:marTop w:val="0"/>
          <w:marBottom w:val="0"/>
          <w:divBdr>
            <w:top w:val="none" w:sz="0" w:space="0" w:color="auto"/>
            <w:left w:val="none" w:sz="0" w:space="0" w:color="auto"/>
            <w:bottom w:val="none" w:sz="0" w:space="0" w:color="auto"/>
            <w:right w:val="none" w:sz="0" w:space="0" w:color="auto"/>
          </w:divBdr>
        </w:div>
        <w:div w:id="1965692177">
          <w:marLeft w:val="0"/>
          <w:marRight w:val="0"/>
          <w:marTop w:val="0"/>
          <w:marBottom w:val="0"/>
          <w:divBdr>
            <w:top w:val="none" w:sz="0" w:space="0" w:color="auto"/>
            <w:left w:val="none" w:sz="0" w:space="0" w:color="auto"/>
            <w:bottom w:val="none" w:sz="0" w:space="0" w:color="auto"/>
            <w:right w:val="none" w:sz="0" w:space="0" w:color="auto"/>
          </w:divBdr>
        </w:div>
        <w:div w:id="1842232937">
          <w:marLeft w:val="0"/>
          <w:marRight w:val="0"/>
          <w:marTop w:val="0"/>
          <w:marBottom w:val="0"/>
          <w:divBdr>
            <w:top w:val="none" w:sz="0" w:space="0" w:color="auto"/>
            <w:left w:val="none" w:sz="0" w:space="0" w:color="auto"/>
            <w:bottom w:val="none" w:sz="0" w:space="0" w:color="auto"/>
            <w:right w:val="none" w:sz="0" w:space="0" w:color="auto"/>
          </w:divBdr>
        </w:div>
      </w:divsChild>
    </w:div>
    <w:div w:id="1498958531">
      <w:bodyDiv w:val="1"/>
      <w:marLeft w:val="0"/>
      <w:marRight w:val="0"/>
      <w:marTop w:val="0"/>
      <w:marBottom w:val="0"/>
      <w:divBdr>
        <w:top w:val="none" w:sz="0" w:space="0" w:color="auto"/>
        <w:left w:val="none" w:sz="0" w:space="0" w:color="auto"/>
        <w:bottom w:val="none" w:sz="0" w:space="0" w:color="auto"/>
        <w:right w:val="none" w:sz="0" w:space="0" w:color="auto"/>
      </w:divBdr>
    </w:div>
    <w:div w:id="1500463881">
      <w:bodyDiv w:val="1"/>
      <w:marLeft w:val="0"/>
      <w:marRight w:val="0"/>
      <w:marTop w:val="0"/>
      <w:marBottom w:val="0"/>
      <w:divBdr>
        <w:top w:val="none" w:sz="0" w:space="0" w:color="auto"/>
        <w:left w:val="none" w:sz="0" w:space="0" w:color="auto"/>
        <w:bottom w:val="none" w:sz="0" w:space="0" w:color="auto"/>
        <w:right w:val="none" w:sz="0" w:space="0" w:color="auto"/>
      </w:divBdr>
    </w:div>
    <w:div w:id="1518038458">
      <w:bodyDiv w:val="1"/>
      <w:marLeft w:val="0"/>
      <w:marRight w:val="0"/>
      <w:marTop w:val="0"/>
      <w:marBottom w:val="0"/>
      <w:divBdr>
        <w:top w:val="none" w:sz="0" w:space="0" w:color="auto"/>
        <w:left w:val="none" w:sz="0" w:space="0" w:color="auto"/>
        <w:bottom w:val="none" w:sz="0" w:space="0" w:color="auto"/>
        <w:right w:val="none" w:sz="0" w:space="0" w:color="auto"/>
      </w:divBdr>
    </w:div>
    <w:div w:id="1535342407">
      <w:bodyDiv w:val="1"/>
      <w:marLeft w:val="0"/>
      <w:marRight w:val="0"/>
      <w:marTop w:val="0"/>
      <w:marBottom w:val="0"/>
      <w:divBdr>
        <w:top w:val="none" w:sz="0" w:space="0" w:color="auto"/>
        <w:left w:val="none" w:sz="0" w:space="0" w:color="auto"/>
        <w:bottom w:val="none" w:sz="0" w:space="0" w:color="auto"/>
        <w:right w:val="none" w:sz="0" w:space="0" w:color="auto"/>
      </w:divBdr>
    </w:div>
    <w:div w:id="1537156950">
      <w:bodyDiv w:val="1"/>
      <w:marLeft w:val="0"/>
      <w:marRight w:val="0"/>
      <w:marTop w:val="0"/>
      <w:marBottom w:val="0"/>
      <w:divBdr>
        <w:top w:val="none" w:sz="0" w:space="0" w:color="auto"/>
        <w:left w:val="none" w:sz="0" w:space="0" w:color="auto"/>
        <w:bottom w:val="none" w:sz="0" w:space="0" w:color="auto"/>
        <w:right w:val="none" w:sz="0" w:space="0" w:color="auto"/>
      </w:divBdr>
      <w:divsChild>
        <w:div w:id="1645230320">
          <w:marLeft w:val="0"/>
          <w:marRight w:val="0"/>
          <w:marTop w:val="0"/>
          <w:marBottom w:val="0"/>
          <w:divBdr>
            <w:top w:val="none" w:sz="0" w:space="0" w:color="auto"/>
            <w:left w:val="none" w:sz="0" w:space="0" w:color="auto"/>
            <w:bottom w:val="none" w:sz="0" w:space="0" w:color="auto"/>
            <w:right w:val="none" w:sz="0" w:space="0" w:color="auto"/>
          </w:divBdr>
          <w:divsChild>
            <w:div w:id="159083992">
              <w:marLeft w:val="0"/>
              <w:marRight w:val="0"/>
              <w:marTop w:val="0"/>
              <w:marBottom w:val="0"/>
              <w:divBdr>
                <w:top w:val="none" w:sz="0" w:space="0" w:color="auto"/>
                <w:left w:val="none" w:sz="0" w:space="0" w:color="auto"/>
                <w:bottom w:val="none" w:sz="0" w:space="0" w:color="auto"/>
                <w:right w:val="none" w:sz="0" w:space="0" w:color="auto"/>
              </w:divBdr>
            </w:div>
            <w:div w:id="302854642">
              <w:marLeft w:val="0"/>
              <w:marRight w:val="0"/>
              <w:marTop w:val="0"/>
              <w:marBottom w:val="0"/>
              <w:divBdr>
                <w:top w:val="none" w:sz="0" w:space="0" w:color="auto"/>
                <w:left w:val="none" w:sz="0" w:space="0" w:color="auto"/>
                <w:bottom w:val="none" w:sz="0" w:space="0" w:color="auto"/>
                <w:right w:val="none" w:sz="0" w:space="0" w:color="auto"/>
              </w:divBdr>
            </w:div>
            <w:div w:id="451289068">
              <w:marLeft w:val="0"/>
              <w:marRight w:val="0"/>
              <w:marTop w:val="0"/>
              <w:marBottom w:val="0"/>
              <w:divBdr>
                <w:top w:val="none" w:sz="0" w:space="0" w:color="auto"/>
                <w:left w:val="none" w:sz="0" w:space="0" w:color="auto"/>
                <w:bottom w:val="none" w:sz="0" w:space="0" w:color="auto"/>
                <w:right w:val="none" w:sz="0" w:space="0" w:color="auto"/>
              </w:divBdr>
            </w:div>
            <w:div w:id="605581259">
              <w:marLeft w:val="0"/>
              <w:marRight w:val="0"/>
              <w:marTop w:val="0"/>
              <w:marBottom w:val="0"/>
              <w:divBdr>
                <w:top w:val="none" w:sz="0" w:space="0" w:color="auto"/>
                <w:left w:val="none" w:sz="0" w:space="0" w:color="auto"/>
                <w:bottom w:val="none" w:sz="0" w:space="0" w:color="auto"/>
                <w:right w:val="none" w:sz="0" w:space="0" w:color="auto"/>
              </w:divBdr>
            </w:div>
            <w:div w:id="2052653253">
              <w:marLeft w:val="0"/>
              <w:marRight w:val="0"/>
              <w:marTop w:val="0"/>
              <w:marBottom w:val="0"/>
              <w:divBdr>
                <w:top w:val="none" w:sz="0" w:space="0" w:color="auto"/>
                <w:left w:val="none" w:sz="0" w:space="0" w:color="auto"/>
                <w:bottom w:val="none" w:sz="0" w:space="0" w:color="auto"/>
                <w:right w:val="none" w:sz="0" w:space="0" w:color="auto"/>
              </w:divBdr>
            </w:div>
            <w:div w:id="391271320">
              <w:marLeft w:val="0"/>
              <w:marRight w:val="0"/>
              <w:marTop w:val="0"/>
              <w:marBottom w:val="0"/>
              <w:divBdr>
                <w:top w:val="none" w:sz="0" w:space="0" w:color="auto"/>
                <w:left w:val="none" w:sz="0" w:space="0" w:color="auto"/>
                <w:bottom w:val="none" w:sz="0" w:space="0" w:color="auto"/>
                <w:right w:val="none" w:sz="0" w:space="0" w:color="auto"/>
              </w:divBdr>
            </w:div>
            <w:div w:id="537088182">
              <w:marLeft w:val="0"/>
              <w:marRight w:val="0"/>
              <w:marTop w:val="0"/>
              <w:marBottom w:val="0"/>
              <w:divBdr>
                <w:top w:val="none" w:sz="0" w:space="0" w:color="auto"/>
                <w:left w:val="none" w:sz="0" w:space="0" w:color="auto"/>
                <w:bottom w:val="none" w:sz="0" w:space="0" w:color="auto"/>
                <w:right w:val="none" w:sz="0" w:space="0" w:color="auto"/>
              </w:divBdr>
            </w:div>
            <w:div w:id="2140149429">
              <w:marLeft w:val="0"/>
              <w:marRight w:val="0"/>
              <w:marTop w:val="0"/>
              <w:marBottom w:val="0"/>
              <w:divBdr>
                <w:top w:val="none" w:sz="0" w:space="0" w:color="auto"/>
                <w:left w:val="none" w:sz="0" w:space="0" w:color="auto"/>
                <w:bottom w:val="none" w:sz="0" w:space="0" w:color="auto"/>
                <w:right w:val="none" w:sz="0" w:space="0" w:color="auto"/>
              </w:divBdr>
            </w:div>
            <w:div w:id="467357649">
              <w:marLeft w:val="0"/>
              <w:marRight w:val="0"/>
              <w:marTop w:val="0"/>
              <w:marBottom w:val="0"/>
              <w:divBdr>
                <w:top w:val="none" w:sz="0" w:space="0" w:color="auto"/>
                <w:left w:val="none" w:sz="0" w:space="0" w:color="auto"/>
                <w:bottom w:val="none" w:sz="0" w:space="0" w:color="auto"/>
                <w:right w:val="none" w:sz="0" w:space="0" w:color="auto"/>
              </w:divBdr>
            </w:div>
            <w:div w:id="893588651">
              <w:marLeft w:val="0"/>
              <w:marRight w:val="0"/>
              <w:marTop w:val="0"/>
              <w:marBottom w:val="0"/>
              <w:divBdr>
                <w:top w:val="none" w:sz="0" w:space="0" w:color="auto"/>
                <w:left w:val="none" w:sz="0" w:space="0" w:color="auto"/>
                <w:bottom w:val="none" w:sz="0" w:space="0" w:color="auto"/>
                <w:right w:val="none" w:sz="0" w:space="0" w:color="auto"/>
              </w:divBdr>
            </w:div>
            <w:div w:id="2025597094">
              <w:marLeft w:val="0"/>
              <w:marRight w:val="0"/>
              <w:marTop w:val="0"/>
              <w:marBottom w:val="0"/>
              <w:divBdr>
                <w:top w:val="none" w:sz="0" w:space="0" w:color="auto"/>
                <w:left w:val="none" w:sz="0" w:space="0" w:color="auto"/>
                <w:bottom w:val="none" w:sz="0" w:space="0" w:color="auto"/>
                <w:right w:val="none" w:sz="0" w:space="0" w:color="auto"/>
              </w:divBdr>
            </w:div>
            <w:div w:id="2046248935">
              <w:marLeft w:val="0"/>
              <w:marRight w:val="0"/>
              <w:marTop w:val="0"/>
              <w:marBottom w:val="0"/>
              <w:divBdr>
                <w:top w:val="none" w:sz="0" w:space="0" w:color="auto"/>
                <w:left w:val="none" w:sz="0" w:space="0" w:color="auto"/>
                <w:bottom w:val="none" w:sz="0" w:space="0" w:color="auto"/>
                <w:right w:val="none" w:sz="0" w:space="0" w:color="auto"/>
              </w:divBdr>
            </w:div>
            <w:div w:id="105586770">
              <w:marLeft w:val="0"/>
              <w:marRight w:val="0"/>
              <w:marTop w:val="0"/>
              <w:marBottom w:val="0"/>
              <w:divBdr>
                <w:top w:val="none" w:sz="0" w:space="0" w:color="auto"/>
                <w:left w:val="none" w:sz="0" w:space="0" w:color="auto"/>
                <w:bottom w:val="none" w:sz="0" w:space="0" w:color="auto"/>
                <w:right w:val="none" w:sz="0" w:space="0" w:color="auto"/>
              </w:divBdr>
            </w:div>
            <w:div w:id="1890651476">
              <w:marLeft w:val="0"/>
              <w:marRight w:val="0"/>
              <w:marTop w:val="0"/>
              <w:marBottom w:val="0"/>
              <w:divBdr>
                <w:top w:val="none" w:sz="0" w:space="0" w:color="auto"/>
                <w:left w:val="none" w:sz="0" w:space="0" w:color="auto"/>
                <w:bottom w:val="none" w:sz="0" w:space="0" w:color="auto"/>
                <w:right w:val="none" w:sz="0" w:space="0" w:color="auto"/>
              </w:divBdr>
            </w:div>
            <w:div w:id="1368485890">
              <w:marLeft w:val="0"/>
              <w:marRight w:val="0"/>
              <w:marTop w:val="0"/>
              <w:marBottom w:val="0"/>
              <w:divBdr>
                <w:top w:val="none" w:sz="0" w:space="0" w:color="auto"/>
                <w:left w:val="none" w:sz="0" w:space="0" w:color="auto"/>
                <w:bottom w:val="none" w:sz="0" w:space="0" w:color="auto"/>
                <w:right w:val="none" w:sz="0" w:space="0" w:color="auto"/>
              </w:divBdr>
            </w:div>
            <w:div w:id="685643502">
              <w:marLeft w:val="0"/>
              <w:marRight w:val="0"/>
              <w:marTop w:val="0"/>
              <w:marBottom w:val="0"/>
              <w:divBdr>
                <w:top w:val="none" w:sz="0" w:space="0" w:color="auto"/>
                <w:left w:val="none" w:sz="0" w:space="0" w:color="auto"/>
                <w:bottom w:val="none" w:sz="0" w:space="0" w:color="auto"/>
                <w:right w:val="none" w:sz="0" w:space="0" w:color="auto"/>
              </w:divBdr>
            </w:div>
            <w:div w:id="816460517">
              <w:marLeft w:val="0"/>
              <w:marRight w:val="0"/>
              <w:marTop w:val="0"/>
              <w:marBottom w:val="0"/>
              <w:divBdr>
                <w:top w:val="none" w:sz="0" w:space="0" w:color="auto"/>
                <w:left w:val="none" w:sz="0" w:space="0" w:color="auto"/>
                <w:bottom w:val="none" w:sz="0" w:space="0" w:color="auto"/>
                <w:right w:val="none" w:sz="0" w:space="0" w:color="auto"/>
              </w:divBdr>
            </w:div>
            <w:div w:id="271330552">
              <w:marLeft w:val="0"/>
              <w:marRight w:val="0"/>
              <w:marTop w:val="0"/>
              <w:marBottom w:val="0"/>
              <w:divBdr>
                <w:top w:val="none" w:sz="0" w:space="0" w:color="auto"/>
                <w:left w:val="none" w:sz="0" w:space="0" w:color="auto"/>
                <w:bottom w:val="none" w:sz="0" w:space="0" w:color="auto"/>
                <w:right w:val="none" w:sz="0" w:space="0" w:color="auto"/>
              </w:divBdr>
            </w:div>
            <w:div w:id="1123770637">
              <w:marLeft w:val="0"/>
              <w:marRight w:val="0"/>
              <w:marTop w:val="0"/>
              <w:marBottom w:val="0"/>
              <w:divBdr>
                <w:top w:val="none" w:sz="0" w:space="0" w:color="auto"/>
                <w:left w:val="none" w:sz="0" w:space="0" w:color="auto"/>
                <w:bottom w:val="none" w:sz="0" w:space="0" w:color="auto"/>
                <w:right w:val="none" w:sz="0" w:space="0" w:color="auto"/>
              </w:divBdr>
            </w:div>
            <w:div w:id="1359817662">
              <w:marLeft w:val="0"/>
              <w:marRight w:val="0"/>
              <w:marTop w:val="0"/>
              <w:marBottom w:val="0"/>
              <w:divBdr>
                <w:top w:val="none" w:sz="0" w:space="0" w:color="auto"/>
                <w:left w:val="none" w:sz="0" w:space="0" w:color="auto"/>
                <w:bottom w:val="none" w:sz="0" w:space="0" w:color="auto"/>
                <w:right w:val="none" w:sz="0" w:space="0" w:color="auto"/>
              </w:divBdr>
            </w:div>
            <w:div w:id="445195204">
              <w:marLeft w:val="0"/>
              <w:marRight w:val="0"/>
              <w:marTop w:val="0"/>
              <w:marBottom w:val="0"/>
              <w:divBdr>
                <w:top w:val="none" w:sz="0" w:space="0" w:color="auto"/>
                <w:left w:val="none" w:sz="0" w:space="0" w:color="auto"/>
                <w:bottom w:val="none" w:sz="0" w:space="0" w:color="auto"/>
                <w:right w:val="none" w:sz="0" w:space="0" w:color="auto"/>
              </w:divBdr>
            </w:div>
            <w:div w:id="837958712">
              <w:marLeft w:val="0"/>
              <w:marRight w:val="0"/>
              <w:marTop w:val="0"/>
              <w:marBottom w:val="0"/>
              <w:divBdr>
                <w:top w:val="none" w:sz="0" w:space="0" w:color="auto"/>
                <w:left w:val="none" w:sz="0" w:space="0" w:color="auto"/>
                <w:bottom w:val="none" w:sz="0" w:space="0" w:color="auto"/>
                <w:right w:val="none" w:sz="0" w:space="0" w:color="auto"/>
              </w:divBdr>
            </w:div>
            <w:div w:id="946619107">
              <w:marLeft w:val="0"/>
              <w:marRight w:val="0"/>
              <w:marTop w:val="0"/>
              <w:marBottom w:val="0"/>
              <w:divBdr>
                <w:top w:val="none" w:sz="0" w:space="0" w:color="auto"/>
                <w:left w:val="none" w:sz="0" w:space="0" w:color="auto"/>
                <w:bottom w:val="none" w:sz="0" w:space="0" w:color="auto"/>
                <w:right w:val="none" w:sz="0" w:space="0" w:color="auto"/>
              </w:divBdr>
            </w:div>
            <w:div w:id="544105197">
              <w:marLeft w:val="0"/>
              <w:marRight w:val="0"/>
              <w:marTop w:val="0"/>
              <w:marBottom w:val="0"/>
              <w:divBdr>
                <w:top w:val="none" w:sz="0" w:space="0" w:color="auto"/>
                <w:left w:val="none" w:sz="0" w:space="0" w:color="auto"/>
                <w:bottom w:val="none" w:sz="0" w:space="0" w:color="auto"/>
                <w:right w:val="none" w:sz="0" w:space="0" w:color="auto"/>
              </w:divBdr>
            </w:div>
            <w:div w:id="1119882328">
              <w:marLeft w:val="0"/>
              <w:marRight w:val="0"/>
              <w:marTop w:val="0"/>
              <w:marBottom w:val="0"/>
              <w:divBdr>
                <w:top w:val="none" w:sz="0" w:space="0" w:color="auto"/>
                <w:left w:val="none" w:sz="0" w:space="0" w:color="auto"/>
                <w:bottom w:val="none" w:sz="0" w:space="0" w:color="auto"/>
                <w:right w:val="none" w:sz="0" w:space="0" w:color="auto"/>
              </w:divBdr>
            </w:div>
            <w:div w:id="179974949">
              <w:marLeft w:val="0"/>
              <w:marRight w:val="0"/>
              <w:marTop w:val="0"/>
              <w:marBottom w:val="0"/>
              <w:divBdr>
                <w:top w:val="none" w:sz="0" w:space="0" w:color="auto"/>
                <w:left w:val="none" w:sz="0" w:space="0" w:color="auto"/>
                <w:bottom w:val="none" w:sz="0" w:space="0" w:color="auto"/>
                <w:right w:val="none" w:sz="0" w:space="0" w:color="auto"/>
              </w:divBdr>
            </w:div>
            <w:div w:id="833104789">
              <w:marLeft w:val="0"/>
              <w:marRight w:val="0"/>
              <w:marTop w:val="0"/>
              <w:marBottom w:val="0"/>
              <w:divBdr>
                <w:top w:val="none" w:sz="0" w:space="0" w:color="auto"/>
                <w:left w:val="none" w:sz="0" w:space="0" w:color="auto"/>
                <w:bottom w:val="none" w:sz="0" w:space="0" w:color="auto"/>
                <w:right w:val="none" w:sz="0" w:space="0" w:color="auto"/>
              </w:divBdr>
            </w:div>
            <w:div w:id="2105107606">
              <w:marLeft w:val="0"/>
              <w:marRight w:val="0"/>
              <w:marTop w:val="0"/>
              <w:marBottom w:val="0"/>
              <w:divBdr>
                <w:top w:val="none" w:sz="0" w:space="0" w:color="auto"/>
                <w:left w:val="none" w:sz="0" w:space="0" w:color="auto"/>
                <w:bottom w:val="none" w:sz="0" w:space="0" w:color="auto"/>
                <w:right w:val="none" w:sz="0" w:space="0" w:color="auto"/>
              </w:divBdr>
            </w:div>
            <w:div w:id="2095272886">
              <w:marLeft w:val="0"/>
              <w:marRight w:val="0"/>
              <w:marTop w:val="0"/>
              <w:marBottom w:val="0"/>
              <w:divBdr>
                <w:top w:val="none" w:sz="0" w:space="0" w:color="auto"/>
                <w:left w:val="none" w:sz="0" w:space="0" w:color="auto"/>
                <w:bottom w:val="none" w:sz="0" w:space="0" w:color="auto"/>
                <w:right w:val="none" w:sz="0" w:space="0" w:color="auto"/>
              </w:divBdr>
            </w:div>
            <w:div w:id="89199680">
              <w:marLeft w:val="0"/>
              <w:marRight w:val="0"/>
              <w:marTop w:val="0"/>
              <w:marBottom w:val="0"/>
              <w:divBdr>
                <w:top w:val="none" w:sz="0" w:space="0" w:color="auto"/>
                <w:left w:val="none" w:sz="0" w:space="0" w:color="auto"/>
                <w:bottom w:val="none" w:sz="0" w:space="0" w:color="auto"/>
                <w:right w:val="none" w:sz="0" w:space="0" w:color="auto"/>
              </w:divBdr>
            </w:div>
            <w:div w:id="1582328385">
              <w:marLeft w:val="0"/>
              <w:marRight w:val="0"/>
              <w:marTop w:val="0"/>
              <w:marBottom w:val="0"/>
              <w:divBdr>
                <w:top w:val="none" w:sz="0" w:space="0" w:color="auto"/>
                <w:left w:val="none" w:sz="0" w:space="0" w:color="auto"/>
                <w:bottom w:val="none" w:sz="0" w:space="0" w:color="auto"/>
                <w:right w:val="none" w:sz="0" w:space="0" w:color="auto"/>
              </w:divBdr>
            </w:div>
            <w:div w:id="1980643538">
              <w:marLeft w:val="0"/>
              <w:marRight w:val="0"/>
              <w:marTop w:val="0"/>
              <w:marBottom w:val="0"/>
              <w:divBdr>
                <w:top w:val="none" w:sz="0" w:space="0" w:color="auto"/>
                <w:left w:val="none" w:sz="0" w:space="0" w:color="auto"/>
                <w:bottom w:val="none" w:sz="0" w:space="0" w:color="auto"/>
                <w:right w:val="none" w:sz="0" w:space="0" w:color="auto"/>
              </w:divBdr>
            </w:div>
            <w:div w:id="1603420593">
              <w:marLeft w:val="0"/>
              <w:marRight w:val="0"/>
              <w:marTop w:val="0"/>
              <w:marBottom w:val="0"/>
              <w:divBdr>
                <w:top w:val="none" w:sz="0" w:space="0" w:color="auto"/>
                <w:left w:val="none" w:sz="0" w:space="0" w:color="auto"/>
                <w:bottom w:val="none" w:sz="0" w:space="0" w:color="auto"/>
                <w:right w:val="none" w:sz="0" w:space="0" w:color="auto"/>
              </w:divBdr>
            </w:div>
            <w:div w:id="1072001950">
              <w:marLeft w:val="0"/>
              <w:marRight w:val="0"/>
              <w:marTop w:val="0"/>
              <w:marBottom w:val="0"/>
              <w:divBdr>
                <w:top w:val="none" w:sz="0" w:space="0" w:color="auto"/>
                <w:left w:val="none" w:sz="0" w:space="0" w:color="auto"/>
                <w:bottom w:val="none" w:sz="0" w:space="0" w:color="auto"/>
                <w:right w:val="none" w:sz="0" w:space="0" w:color="auto"/>
              </w:divBdr>
            </w:div>
            <w:div w:id="232278327">
              <w:marLeft w:val="0"/>
              <w:marRight w:val="0"/>
              <w:marTop w:val="0"/>
              <w:marBottom w:val="0"/>
              <w:divBdr>
                <w:top w:val="none" w:sz="0" w:space="0" w:color="auto"/>
                <w:left w:val="none" w:sz="0" w:space="0" w:color="auto"/>
                <w:bottom w:val="none" w:sz="0" w:space="0" w:color="auto"/>
                <w:right w:val="none" w:sz="0" w:space="0" w:color="auto"/>
              </w:divBdr>
            </w:div>
            <w:div w:id="1883907428">
              <w:marLeft w:val="0"/>
              <w:marRight w:val="0"/>
              <w:marTop w:val="0"/>
              <w:marBottom w:val="0"/>
              <w:divBdr>
                <w:top w:val="none" w:sz="0" w:space="0" w:color="auto"/>
                <w:left w:val="none" w:sz="0" w:space="0" w:color="auto"/>
                <w:bottom w:val="none" w:sz="0" w:space="0" w:color="auto"/>
                <w:right w:val="none" w:sz="0" w:space="0" w:color="auto"/>
              </w:divBdr>
            </w:div>
            <w:div w:id="76751559">
              <w:marLeft w:val="0"/>
              <w:marRight w:val="0"/>
              <w:marTop w:val="0"/>
              <w:marBottom w:val="0"/>
              <w:divBdr>
                <w:top w:val="none" w:sz="0" w:space="0" w:color="auto"/>
                <w:left w:val="none" w:sz="0" w:space="0" w:color="auto"/>
                <w:bottom w:val="none" w:sz="0" w:space="0" w:color="auto"/>
                <w:right w:val="none" w:sz="0" w:space="0" w:color="auto"/>
              </w:divBdr>
            </w:div>
            <w:div w:id="828714898">
              <w:marLeft w:val="0"/>
              <w:marRight w:val="0"/>
              <w:marTop w:val="0"/>
              <w:marBottom w:val="0"/>
              <w:divBdr>
                <w:top w:val="none" w:sz="0" w:space="0" w:color="auto"/>
                <w:left w:val="none" w:sz="0" w:space="0" w:color="auto"/>
                <w:bottom w:val="none" w:sz="0" w:space="0" w:color="auto"/>
                <w:right w:val="none" w:sz="0" w:space="0" w:color="auto"/>
              </w:divBdr>
            </w:div>
            <w:div w:id="461389502">
              <w:marLeft w:val="0"/>
              <w:marRight w:val="0"/>
              <w:marTop w:val="0"/>
              <w:marBottom w:val="0"/>
              <w:divBdr>
                <w:top w:val="none" w:sz="0" w:space="0" w:color="auto"/>
                <w:left w:val="none" w:sz="0" w:space="0" w:color="auto"/>
                <w:bottom w:val="none" w:sz="0" w:space="0" w:color="auto"/>
                <w:right w:val="none" w:sz="0" w:space="0" w:color="auto"/>
              </w:divBdr>
            </w:div>
            <w:div w:id="538782951">
              <w:marLeft w:val="0"/>
              <w:marRight w:val="0"/>
              <w:marTop w:val="0"/>
              <w:marBottom w:val="0"/>
              <w:divBdr>
                <w:top w:val="none" w:sz="0" w:space="0" w:color="auto"/>
                <w:left w:val="none" w:sz="0" w:space="0" w:color="auto"/>
                <w:bottom w:val="none" w:sz="0" w:space="0" w:color="auto"/>
                <w:right w:val="none" w:sz="0" w:space="0" w:color="auto"/>
              </w:divBdr>
            </w:div>
            <w:div w:id="621621199">
              <w:marLeft w:val="0"/>
              <w:marRight w:val="0"/>
              <w:marTop w:val="0"/>
              <w:marBottom w:val="0"/>
              <w:divBdr>
                <w:top w:val="none" w:sz="0" w:space="0" w:color="auto"/>
                <w:left w:val="none" w:sz="0" w:space="0" w:color="auto"/>
                <w:bottom w:val="none" w:sz="0" w:space="0" w:color="auto"/>
                <w:right w:val="none" w:sz="0" w:space="0" w:color="auto"/>
              </w:divBdr>
            </w:div>
            <w:div w:id="916208875">
              <w:marLeft w:val="0"/>
              <w:marRight w:val="0"/>
              <w:marTop w:val="0"/>
              <w:marBottom w:val="0"/>
              <w:divBdr>
                <w:top w:val="none" w:sz="0" w:space="0" w:color="auto"/>
                <w:left w:val="none" w:sz="0" w:space="0" w:color="auto"/>
                <w:bottom w:val="none" w:sz="0" w:space="0" w:color="auto"/>
                <w:right w:val="none" w:sz="0" w:space="0" w:color="auto"/>
              </w:divBdr>
            </w:div>
            <w:div w:id="300232610">
              <w:marLeft w:val="0"/>
              <w:marRight w:val="0"/>
              <w:marTop w:val="0"/>
              <w:marBottom w:val="0"/>
              <w:divBdr>
                <w:top w:val="none" w:sz="0" w:space="0" w:color="auto"/>
                <w:left w:val="none" w:sz="0" w:space="0" w:color="auto"/>
                <w:bottom w:val="none" w:sz="0" w:space="0" w:color="auto"/>
                <w:right w:val="none" w:sz="0" w:space="0" w:color="auto"/>
              </w:divBdr>
            </w:div>
            <w:div w:id="1718313285">
              <w:marLeft w:val="0"/>
              <w:marRight w:val="0"/>
              <w:marTop w:val="0"/>
              <w:marBottom w:val="0"/>
              <w:divBdr>
                <w:top w:val="none" w:sz="0" w:space="0" w:color="auto"/>
                <w:left w:val="none" w:sz="0" w:space="0" w:color="auto"/>
                <w:bottom w:val="none" w:sz="0" w:space="0" w:color="auto"/>
                <w:right w:val="none" w:sz="0" w:space="0" w:color="auto"/>
              </w:divBdr>
            </w:div>
            <w:div w:id="773286289">
              <w:marLeft w:val="0"/>
              <w:marRight w:val="0"/>
              <w:marTop w:val="0"/>
              <w:marBottom w:val="0"/>
              <w:divBdr>
                <w:top w:val="none" w:sz="0" w:space="0" w:color="auto"/>
                <w:left w:val="none" w:sz="0" w:space="0" w:color="auto"/>
                <w:bottom w:val="none" w:sz="0" w:space="0" w:color="auto"/>
                <w:right w:val="none" w:sz="0" w:space="0" w:color="auto"/>
              </w:divBdr>
            </w:div>
            <w:div w:id="2112234926">
              <w:marLeft w:val="0"/>
              <w:marRight w:val="0"/>
              <w:marTop w:val="0"/>
              <w:marBottom w:val="0"/>
              <w:divBdr>
                <w:top w:val="none" w:sz="0" w:space="0" w:color="auto"/>
                <w:left w:val="none" w:sz="0" w:space="0" w:color="auto"/>
                <w:bottom w:val="none" w:sz="0" w:space="0" w:color="auto"/>
                <w:right w:val="none" w:sz="0" w:space="0" w:color="auto"/>
              </w:divBdr>
            </w:div>
            <w:div w:id="660700278">
              <w:marLeft w:val="0"/>
              <w:marRight w:val="0"/>
              <w:marTop w:val="0"/>
              <w:marBottom w:val="0"/>
              <w:divBdr>
                <w:top w:val="none" w:sz="0" w:space="0" w:color="auto"/>
                <w:left w:val="none" w:sz="0" w:space="0" w:color="auto"/>
                <w:bottom w:val="none" w:sz="0" w:space="0" w:color="auto"/>
                <w:right w:val="none" w:sz="0" w:space="0" w:color="auto"/>
              </w:divBdr>
            </w:div>
            <w:div w:id="1738898098">
              <w:marLeft w:val="0"/>
              <w:marRight w:val="0"/>
              <w:marTop w:val="0"/>
              <w:marBottom w:val="0"/>
              <w:divBdr>
                <w:top w:val="none" w:sz="0" w:space="0" w:color="auto"/>
                <w:left w:val="none" w:sz="0" w:space="0" w:color="auto"/>
                <w:bottom w:val="none" w:sz="0" w:space="0" w:color="auto"/>
                <w:right w:val="none" w:sz="0" w:space="0" w:color="auto"/>
              </w:divBdr>
            </w:div>
            <w:div w:id="853110595">
              <w:marLeft w:val="0"/>
              <w:marRight w:val="0"/>
              <w:marTop w:val="0"/>
              <w:marBottom w:val="0"/>
              <w:divBdr>
                <w:top w:val="none" w:sz="0" w:space="0" w:color="auto"/>
                <w:left w:val="none" w:sz="0" w:space="0" w:color="auto"/>
                <w:bottom w:val="none" w:sz="0" w:space="0" w:color="auto"/>
                <w:right w:val="none" w:sz="0" w:space="0" w:color="auto"/>
              </w:divBdr>
            </w:div>
            <w:div w:id="34699604">
              <w:marLeft w:val="0"/>
              <w:marRight w:val="0"/>
              <w:marTop w:val="0"/>
              <w:marBottom w:val="0"/>
              <w:divBdr>
                <w:top w:val="none" w:sz="0" w:space="0" w:color="auto"/>
                <w:left w:val="none" w:sz="0" w:space="0" w:color="auto"/>
                <w:bottom w:val="none" w:sz="0" w:space="0" w:color="auto"/>
                <w:right w:val="none" w:sz="0" w:space="0" w:color="auto"/>
              </w:divBdr>
            </w:div>
            <w:div w:id="881089996">
              <w:marLeft w:val="0"/>
              <w:marRight w:val="0"/>
              <w:marTop w:val="0"/>
              <w:marBottom w:val="0"/>
              <w:divBdr>
                <w:top w:val="none" w:sz="0" w:space="0" w:color="auto"/>
                <w:left w:val="none" w:sz="0" w:space="0" w:color="auto"/>
                <w:bottom w:val="none" w:sz="0" w:space="0" w:color="auto"/>
                <w:right w:val="none" w:sz="0" w:space="0" w:color="auto"/>
              </w:divBdr>
            </w:div>
            <w:div w:id="1836452870">
              <w:marLeft w:val="0"/>
              <w:marRight w:val="0"/>
              <w:marTop w:val="0"/>
              <w:marBottom w:val="0"/>
              <w:divBdr>
                <w:top w:val="none" w:sz="0" w:space="0" w:color="auto"/>
                <w:left w:val="none" w:sz="0" w:space="0" w:color="auto"/>
                <w:bottom w:val="none" w:sz="0" w:space="0" w:color="auto"/>
                <w:right w:val="none" w:sz="0" w:space="0" w:color="auto"/>
              </w:divBdr>
            </w:div>
            <w:div w:id="1197351057">
              <w:marLeft w:val="0"/>
              <w:marRight w:val="0"/>
              <w:marTop w:val="0"/>
              <w:marBottom w:val="0"/>
              <w:divBdr>
                <w:top w:val="none" w:sz="0" w:space="0" w:color="auto"/>
                <w:left w:val="none" w:sz="0" w:space="0" w:color="auto"/>
                <w:bottom w:val="none" w:sz="0" w:space="0" w:color="auto"/>
                <w:right w:val="none" w:sz="0" w:space="0" w:color="auto"/>
              </w:divBdr>
            </w:div>
            <w:div w:id="1893030541">
              <w:marLeft w:val="0"/>
              <w:marRight w:val="0"/>
              <w:marTop w:val="0"/>
              <w:marBottom w:val="0"/>
              <w:divBdr>
                <w:top w:val="none" w:sz="0" w:space="0" w:color="auto"/>
                <w:left w:val="none" w:sz="0" w:space="0" w:color="auto"/>
                <w:bottom w:val="none" w:sz="0" w:space="0" w:color="auto"/>
                <w:right w:val="none" w:sz="0" w:space="0" w:color="auto"/>
              </w:divBdr>
            </w:div>
            <w:div w:id="1792048375">
              <w:marLeft w:val="0"/>
              <w:marRight w:val="0"/>
              <w:marTop w:val="0"/>
              <w:marBottom w:val="0"/>
              <w:divBdr>
                <w:top w:val="none" w:sz="0" w:space="0" w:color="auto"/>
                <w:left w:val="none" w:sz="0" w:space="0" w:color="auto"/>
                <w:bottom w:val="none" w:sz="0" w:space="0" w:color="auto"/>
                <w:right w:val="none" w:sz="0" w:space="0" w:color="auto"/>
              </w:divBdr>
            </w:div>
            <w:div w:id="1032682616">
              <w:marLeft w:val="0"/>
              <w:marRight w:val="0"/>
              <w:marTop w:val="0"/>
              <w:marBottom w:val="0"/>
              <w:divBdr>
                <w:top w:val="none" w:sz="0" w:space="0" w:color="auto"/>
                <w:left w:val="none" w:sz="0" w:space="0" w:color="auto"/>
                <w:bottom w:val="none" w:sz="0" w:space="0" w:color="auto"/>
                <w:right w:val="none" w:sz="0" w:space="0" w:color="auto"/>
              </w:divBdr>
            </w:div>
            <w:div w:id="1007319616">
              <w:marLeft w:val="0"/>
              <w:marRight w:val="0"/>
              <w:marTop w:val="0"/>
              <w:marBottom w:val="0"/>
              <w:divBdr>
                <w:top w:val="none" w:sz="0" w:space="0" w:color="auto"/>
                <w:left w:val="none" w:sz="0" w:space="0" w:color="auto"/>
                <w:bottom w:val="none" w:sz="0" w:space="0" w:color="auto"/>
                <w:right w:val="none" w:sz="0" w:space="0" w:color="auto"/>
              </w:divBdr>
            </w:div>
            <w:div w:id="498541091">
              <w:marLeft w:val="0"/>
              <w:marRight w:val="0"/>
              <w:marTop w:val="0"/>
              <w:marBottom w:val="0"/>
              <w:divBdr>
                <w:top w:val="none" w:sz="0" w:space="0" w:color="auto"/>
                <w:left w:val="none" w:sz="0" w:space="0" w:color="auto"/>
                <w:bottom w:val="none" w:sz="0" w:space="0" w:color="auto"/>
                <w:right w:val="none" w:sz="0" w:space="0" w:color="auto"/>
              </w:divBdr>
            </w:div>
            <w:div w:id="624434860">
              <w:marLeft w:val="0"/>
              <w:marRight w:val="0"/>
              <w:marTop w:val="0"/>
              <w:marBottom w:val="0"/>
              <w:divBdr>
                <w:top w:val="none" w:sz="0" w:space="0" w:color="auto"/>
                <w:left w:val="none" w:sz="0" w:space="0" w:color="auto"/>
                <w:bottom w:val="none" w:sz="0" w:space="0" w:color="auto"/>
                <w:right w:val="none" w:sz="0" w:space="0" w:color="auto"/>
              </w:divBdr>
            </w:div>
            <w:div w:id="1047219378">
              <w:marLeft w:val="0"/>
              <w:marRight w:val="0"/>
              <w:marTop w:val="0"/>
              <w:marBottom w:val="0"/>
              <w:divBdr>
                <w:top w:val="none" w:sz="0" w:space="0" w:color="auto"/>
                <w:left w:val="none" w:sz="0" w:space="0" w:color="auto"/>
                <w:bottom w:val="none" w:sz="0" w:space="0" w:color="auto"/>
                <w:right w:val="none" w:sz="0" w:space="0" w:color="auto"/>
              </w:divBdr>
            </w:div>
            <w:div w:id="1606232457">
              <w:marLeft w:val="0"/>
              <w:marRight w:val="0"/>
              <w:marTop w:val="0"/>
              <w:marBottom w:val="0"/>
              <w:divBdr>
                <w:top w:val="none" w:sz="0" w:space="0" w:color="auto"/>
                <w:left w:val="none" w:sz="0" w:space="0" w:color="auto"/>
                <w:bottom w:val="none" w:sz="0" w:space="0" w:color="auto"/>
                <w:right w:val="none" w:sz="0" w:space="0" w:color="auto"/>
              </w:divBdr>
            </w:div>
            <w:div w:id="288586604">
              <w:marLeft w:val="0"/>
              <w:marRight w:val="0"/>
              <w:marTop w:val="0"/>
              <w:marBottom w:val="0"/>
              <w:divBdr>
                <w:top w:val="none" w:sz="0" w:space="0" w:color="auto"/>
                <w:left w:val="none" w:sz="0" w:space="0" w:color="auto"/>
                <w:bottom w:val="none" w:sz="0" w:space="0" w:color="auto"/>
                <w:right w:val="none" w:sz="0" w:space="0" w:color="auto"/>
              </w:divBdr>
            </w:div>
            <w:div w:id="341203412">
              <w:marLeft w:val="0"/>
              <w:marRight w:val="0"/>
              <w:marTop w:val="0"/>
              <w:marBottom w:val="0"/>
              <w:divBdr>
                <w:top w:val="none" w:sz="0" w:space="0" w:color="auto"/>
                <w:left w:val="none" w:sz="0" w:space="0" w:color="auto"/>
                <w:bottom w:val="none" w:sz="0" w:space="0" w:color="auto"/>
                <w:right w:val="none" w:sz="0" w:space="0" w:color="auto"/>
              </w:divBdr>
            </w:div>
            <w:div w:id="1316297245">
              <w:marLeft w:val="0"/>
              <w:marRight w:val="0"/>
              <w:marTop w:val="0"/>
              <w:marBottom w:val="0"/>
              <w:divBdr>
                <w:top w:val="none" w:sz="0" w:space="0" w:color="auto"/>
                <w:left w:val="none" w:sz="0" w:space="0" w:color="auto"/>
                <w:bottom w:val="none" w:sz="0" w:space="0" w:color="auto"/>
                <w:right w:val="none" w:sz="0" w:space="0" w:color="auto"/>
              </w:divBdr>
            </w:div>
            <w:div w:id="1256088573">
              <w:marLeft w:val="0"/>
              <w:marRight w:val="0"/>
              <w:marTop w:val="0"/>
              <w:marBottom w:val="0"/>
              <w:divBdr>
                <w:top w:val="none" w:sz="0" w:space="0" w:color="auto"/>
                <w:left w:val="none" w:sz="0" w:space="0" w:color="auto"/>
                <w:bottom w:val="none" w:sz="0" w:space="0" w:color="auto"/>
                <w:right w:val="none" w:sz="0" w:space="0" w:color="auto"/>
              </w:divBdr>
            </w:div>
            <w:div w:id="416902162">
              <w:marLeft w:val="0"/>
              <w:marRight w:val="0"/>
              <w:marTop w:val="0"/>
              <w:marBottom w:val="0"/>
              <w:divBdr>
                <w:top w:val="none" w:sz="0" w:space="0" w:color="auto"/>
                <w:left w:val="none" w:sz="0" w:space="0" w:color="auto"/>
                <w:bottom w:val="none" w:sz="0" w:space="0" w:color="auto"/>
                <w:right w:val="none" w:sz="0" w:space="0" w:color="auto"/>
              </w:divBdr>
            </w:div>
            <w:div w:id="543324608">
              <w:marLeft w:val="0"/>
              <w:marRight w:val="0"/>
              <w:marTop w:val="0"/>
              <w:marBottom w:val="0"/>
              <w:divBdr>
                <w:top w:val="none" w:sz="0" w:space="0" w:color="auto"/>
                <w:left w:val="none" w:sz="0" w:space="0" w:color="auto"/>
                <w:bottom w:val="none" w:sz="0" w:space="0" w:color="auto"/>
                <w:right w:val="none" w:sz="0" w:space="0" w:color="auto"/>
              </w:divBdr>
            </w:div>
            <w:div w:id="1520505081">
              <w:marLeft w:val="0"/>
              <w:marRight w:val="0"/>
              <w:marTop w:val="0"/>
              <w:marBottom w:val="0"/>
              <w:divBdr>
                <w:top w:val="none" w:sz="0" w:space="0" w:color="auto"/>
                <w:left w:val="none" w:sz="0" w:space="0" w:color="auto"/>
                <w:bottom w:val="none" w:sz="0" w:space="0" w:color="auto"/>
                <w:right w:val="none" w:sz="0" w:space="0" w:color="auto"/>
              </w:divBdr>
            </w:div>
            <w:div w:id="878735982">
              <w:marLeft w:val="0"/>
              <w:marRight w:val="0"/>
              <w:marTop w:val="0"/>
              <w:marBottom w:val="0"/>
              <w:divBdr>
                <w:top w:val="none" w:sz="0" w:space="0" w:color="auto"/>
                <w:left w:val="none" w:sz="0" w:space="0" w:color="auto"/>
                <w:bottom w:val="none" w:sz="0" w:space="0" w:color="auto"/>
                <w:right w:val="none" w:sz="0" w:space="0" w:color="auto"/>
              </w:divBdr>
            </w:div>
            <w:div w:id="121700481">
              <w:marLeft w:val="0"/>
              <w:marRight w:val="0"/>
              <w:marTop w:val="0"/>
              <w:marBottom w:val="0"/>
              <w:divBdr>
                <w:top w:val="none" w:sz="0" w:space="0" w:color="auto"/>
                <w:left w:val="none" w:sz="0" w:space="0" w:color="auto"/>
                <w:bottom w:val="none" w:sz="0" w:space="0" w:color="auto"/>
                <w:right w:val="none" w:sz="0" w:space="0" w:color="auto"/>
              </w:divBdr>
            </w:div>
            <w:div w:id="1587878970">
              <w:marLeft w:val="0"/>
              <w:marRight w:val="0"/>
              <w:marTop w:val="0"/>
              <w:marBottom w:val="0"/>
              <w:divBdr>
                <w:top w:val="none" w:sz="0" w:space="0" w:color="auto"/>
                <w:left w:val="none" w:sz="0" w:space="0" w:color="auto"/>
                <w:bottom w:val="none" w:sz="0" w:space="0" w:color="auto"/>
                <w:right w:val="none" w:sz="0" w:space="0" w:color="auto"/>
              </w:divBdr>
            </w:div>
            <w:div w:id="1930234172">
              <w:marLeft w:val="0"/>
              <w:marRight w:val="0"/>
              <w:marTop w:val="0"/>
              <w:marBottom w:val="0"/>
              <w:divBdr>
                <w:top w:val="none" w:sz="0" w:space="0" w:color="auto"/>
                <w:left w:val="none" w:sz="0" w:space="0" w:color="auto"/>
                <w:bottom w:val="none" w:sz="0" w:space="0" w:color="auto"/>
                <w:right w:val="none" w:sz="0" w:space="0" w:color="auto"/>
              </w:divBdr>
            </w:div>
            <w:div w:id="1152675552">
              <w:marLeft w:val="0"/>
              <w:marRight w:val="0"/>
              <w:marTop w:val="0"/>
              <w:marBottom w:val="0"/>
              <w:divBdr>
                <w:top w:val="none" w:sz="0" w:space="0" w:color="auto"/>
                <w:left w:val="none" w:sz="0" w:space="0" w:color="auto"/>
                <w:bottom w:val="none" w:sz="0" w:space="0" w:color="auto"/>
                <w:right w:val="none" w:sz="0" w:space="0" w:color="auto"/>
              </w:divBdr>
            </w:div>
            <w:div w:id="973675938">
              <w:marLeft w:val="0"/>
              <w:marRight w:val="0"/>
              <w:marTop w:val="0"/>
              <w:marBottom w:val="0"/>
              <w:divBdr>
                <w:top w:val="none" w:sz="0" w:space="0" w:color="auto"/>
                <w:left w:val="none" w:sz="0" w:space="0" w:color="auto"/>
                <w:bottom w:val="none" w:sz="0" w:space="0" w:color="auto"/>
                <w:right w:val="none" w:sz="0" w:space="0" w:color="auto"/>
              </w:divBdr>
            </w:div>
            <w:div w:id="1728190399">
              <w:marLeft w:val="0"/>
              <w:marRight w:val="0"/>
              <w:marTop w:val="0"/>
              <w:marBottom w:val="0"/>
              <w:divBdr>
                <w:top w:val="none" w:sz="0" w:space="0" w:color="auto"/>
                <w:left w:val="none" w:sz="0" w:space="0" w:color="auto"/>
                <w:bottom w:val="none" w:sz="0" w:space="0" w:color="auto"/>
                <w:right w:val="none" w:sz="0" w:space="0" w:color="auto"/>
              </w:divBdr>
            </w:div>
            <w:div w:id="168060901">
              <w:marLeft w:val="0"/>
              <w:marRight w:val="0"/>
              <w:marTop w:val="0"/>
              <w:marBottom w:val="0"/>
              <w:divBdr>
                <w:top w:val="none" w:sz="0" w:space="0" w:color="auto"/>
                <w:left w:val="none" w:sz="0" w:space="0" w:color="auto"/>
                <w:bottom w:val="none" w:sz="0" w:space="0" w:color="auto"/>
                <w:right w:val="none" w:sz="0" w:space="0" w:color="auto"/>
              </w:divBdr>
            </w:div>
            <w:div w:id="1956402643">
              <w:marLeft w:val="0"/>
              <w:marRight w:val="0"/>
              <w:marTop w:val="0"/>
              <w:marBottom w:val="0"/>
              <w:divBdr>
                <w:top w:val="none" w:sz="0" w:space="0" w:color="auto"/>
                <w:left w:val="none" w:sz="0" w:space="0" w:color="auto"/>
                <w:bottom w:val="none" w:sz="0" w:space="0" w:color="auto"/>
                <w:right w:val="none" w:sz="0" w:space="0" w:color="auto"/>
              </w:divBdr>
            </w:div>
            <w:div w:id="461535759">
              <w:marLeft w:val="0"/>
              <w:marRight w:val="0"/>
              <w:marTop w:val="0"/>
              <w:marBottom w:val="0"/>
              <w:divBdr>
                <w:top w:val="none" w:sz="0" w:space="0" w:color="auto"/>
                <w:left w:val="none" w:sz="0" w:space="0" w:color="auto"/>
                <w:bottom w:val="none" w:sz="0" w:space="0" w:color="auto"/>
                <w:right w:val="none" w:sz="0" w:space="0" w:color="auto"/>
              </w:divBdr>
            </w:div>
            <w:div w:id="1147361662">
              <w:marLeft w:val="0"/>
              <w:marRight w:val="0"/>
              <w:marTop w:val="0"/>
              <w:marBottom w:val="0"/>
              <w:divBdr>
                <w:top w:val="none" w:sz="0" w:space="0" w:color="auto"/>
                <w:left w:val="none" w:sz="0" w:space="0" w:color="auto"/>
                <w:bottom w:val="none" w:sz="0" w:space="0" w:color="auto"/>
                <w:right w:val="none" w:sz="0" w:space="0" w:color="auto"/>
              </w:divBdr>
            </w:div>
            <w:div w:id="1399015625">
              <w:marLeft w:val="0"/>
              <w:marRight w:val="0"/>
              <w:marTop w:val="0"/>
              <w:marBottom w:val="0"/>
              <w:divBdr>
                <w:top w:val="none" w:sz="0" w:space="0" w:color="auto"/>
                <w:left w:val="none" w:sz="0" w:space="0" w:color="auto"/>
                <w:bottom w:val="none" w:sz="0" w:space="0" w:color="auto"/>
                <w:right w:val="none" w:sz="0" w:space="0" w:color="auto"/>
              </w:divBdr>
            </w:div>
            <w:div w:id="1899823387">
              <w:marLeft w:val="0"/>
              <w:marRight w:val="0"/>
              <w:marTop w:val="0"/>
              <w:marBottom w:val="0"/>
              <w:divBdr>
                <w:top w:val="none" w:sz="0" w:space="0" w:color="auto"/>
                <w:left w:val="none" w:sz="0" w:space="0" w:color="auto"/>
                <w:bottom w:val="none" w:sz="0" w:space="0" w:color="auto"/>
                <w:right w:val="none" w:sz="0" w:space="0" w:color="auto"/>
              </w:divBdr>
            </w:div>
            <w:div w:id="1773474585">
              <w:marLeft w:val="0"/>
              <w:marRight w:val="0"/>
              <w:marTop w:val="0"/>
              <w:marBottom w:val="0"/>
              <w:divBdr>
                <w:top w:val="none" w:sz="0" w:space="0" w:color="auto"/>
                <w:left w:val="none" w:sz="0" w:space="0" w:color="auto"/>
                <w:bottom w:val="none" w:sz="0" w:space="0" w:color="auto"/>
                <w:right w:val="none" w:sz="0" w:space="0" w:color="auto"/>
              </w:divBdr>
            </w:div>
            <w:div w:id="831333302">
              <w:marLeft w:val="0"/>
              <w:marRight w:val="0"/>
              <w:marTop w:val="0"/>
              <w:marBottom w:val="0"/>
              <w:divBdr>
                <w:top w:val="none" w:sz="0" w:space="0" w:color="auto"/>
                <w:left w:val="none" w:sz="0" w:space="0" w:color="auto"/>
                <w:bottom w:val="none" w:sz="0" w:space="0" w:color="auto"/>
                <w:right w:val="none" w:sz="0" w:space="0" w:color="auto"/>
              </w:divBdr>
            </w:div>
            <w:div w:id="272714864">
              <w:marLeft w:val="0"/>
              <w:marRight w:val="0"/>
              <w:marTop w:val="0"/>
              <w:marBottom w:val="0"/>
              <w:divBdr>
                <w:top w:val="none" w:sz="0" w:space="0" w:color="auto"/>
                <w:left w:val="none" w:sz="0" w:space="0" w:color="auto"/>
                <w:bottom w:val="none" w:sz="0" w:space="0" w:color="auto"/>
                <w:right w:val="none" w:sz="0" w:space="0" w:color="auto"/>
              </w:divBdr>
            </w:div>
            <w:div w:id="2139757177">
              <w:marLeft w:val="0"/>
              <w:marRight w:val="0"/>
              <w:marTop w:val="0"/>
              <w:marBottom w:val="0"/>
              <w:divBdr>
                <w:top w:val="none" w:sz="0" w:space="0" w:color="auto"/>
                <w:left w:val="none" w:sz="0" w:space="0" w:color="auto"/>
                <w:bottom w:val="none" w:sz="0" w:space="0" w:color="auto"/>
                <w:right w:val="none" w:sz="0" w:space="0" w:color="auto"/>
              </w:divBdr>
            </w:div>
            <w:div w:id="422531134">
              <w:marLeft w:val="0"/>
              <w:marRight w:val="0"/>
              <w:marTop w:val="0"/>
              <w:marBottom w:val="0"/>
              <w:divBdr>
                <w:top w:val="none" w:sz="0" w:space="0" w:color="auto"/>
                <w:left w:val="none" w:sz="0" w:space="0" w:color="auto"/>
                <w:bottom w:val="none" w:sz="0" w:space="0" w:color="auto"/>
                <w:right w:val="none" w:sz="0" w:space="0" w:color="auto"/>
              </w:divBdr>
            </w:div>
            <w:div w:id="17241975">
              <w:marLeft w:val="0"/>
              <w:marRight w:val="0"/>
              <w:marTop w:val="0"/>
              <w:marBottom w:val="0"/>
              <w:divBdr>
                <w:top w:val="none" w:sz="0" w:space="0" w:color="auto"/>
                <w:left w:val="none" w:sz="0" w:space="0" w:color="auto"/>
                <w:bottom w:val="none" w:sz="0" w:space="0" w:color="auto"/>
                <w:right w:val="none" w:sz="0" w:space="0" w:color="auto"/>
              </w:divBdr>
            </w:div>
            <w:div w:id="874006433">
              <w:marLeft w:val="0"/>
              <w:marRight w:val="0"/>
              <w:marTop w:val="0"/>
              <w:marBottom w:val="0"/>
              <w:divBdr>
                <w:top w:val="none" w:sz="0" w:space="0" w:color="auto"/>
                <w:left w:val="none" w:sz="0" w:space="0" w:color="auto"/>
                <w:bottom w:val="none" w:sz="0" w:space="0" w:color="auto"/>
                <w:right w:val="none" w:sz="0" w:space="0" w:color="auto"/>
              </w:divBdr>
            </w:div>
            <w:div w:id="117918439">
              <w:marLeft w:val="0"/>
              <w:marRight w:val="0"/>
              <w:marTop w:val="0"/>
              <w:marBottom w:val="0"/>
              <w:divBdr>
                <w:top w:val="none" w:sz="0" w:space="0" w:color="auto"/>
                <w:left w:val="none" w:sz="0" w:space="0" w:color="auto"/>
                <w:bottom w:val="none" w:sz="0" w:space="0" w:color="auto"/>
                <w:right w:val="none" w:sz="0" w:space="0" w:color="auto"/>
              </w:divBdr>
            </w:div>
            <w:div w:id="827215030">
              <w:marLeft w:val="0"/>
              <w:marRight w:val="0"/>
              <w:marTop w:val="0"/>
              <w:marBottom w:val="0"/>
              <w:divBdr>
                <w:top w:val="none" w:sz="0" w:space="0" w:color="auto"/>
                <w:left w:val="none" w:sz="0" w:space="0" w:color="auto"/>
                <w:bottom w:val="none" w:sz="0" w:space="0" w:color="auto"/>
                <w:right w:val="none" w:sz="0" w:space="0" w:color="auto"/>
              </w:divBdr>
            </w:div>
            <w:div w:id="1950314612">
              <w:marLeft w:val="0"/>
              <w:marRight w:val="0"/>
              <w:marTop w:val="0"/>
              <w:marBottom w:val="0"/>
              <w:divBdr>
                <w:top w:val="none" w:sz="0" w:space="0" w:color="auto"/>
                <w:left w:val="none" w:sz="0" w:space="0" w:color="auto"/>
                <w:bottom w:val="none" w:sz="0" w:space="0" w:color="auto"/>
                <w:right w:val="none" w:sz="0" w:space="0" w:color="auto"/>
              </w:divBdr>
            </w:div>
            <w:div w:id="1005010075">
              <w:marLeft w:val="0"/>
              <w:marRight w:val="0"/>
              <w:marTop w:val="0"/>
              <w:marBottom w:val="0"/>
              <w:divBdr>
                <w:top w:val="none" w:sz="0" w:space="0" w:color="auto"/>
                <w:left w:val="none" w:sz="0" w:space="0" w:color="auto"/>
                <w:bottom w:val="none" w:sz="0" w:space="0" w:color="auto"/>
                <w:right w:val="none" w:sz="0" w:space="0" w:color="auto"/>
              </w:divBdr>
            </w:div>
            <w:div w:id="293484779">
              <w:marLeft w:val="0"/>
              <w:marRight w:val="0"/>
              <w:marTop w:val="0"/>
              <w:marBottom w:val="0"/>
              <w:divBdr>
                <w:top w:val="none" w:sz="0" w:space="0" w:color="auto"/>
                <w:left w:val="none" w:sz="0" w:space="0" w:color="auto"/>
                <w:bottom w:val="none" w:sz="0" w:space="0" w:color="auto"/>
                <w:right w:val="none" w:sz="0" w:space="0" w:color="auto"/>
              </w:divBdr>
            </w:div>
            <w:div w:id="745029907">
              <w:marLeft w:val="0"/>
              <w:marRight w:val="0"/>
              <w:marTop w:val="0"/>
              <w:marBottom w:val="0"/>
              <w:divBdr>
                <w:top w:val="none" w:sz="0" w:space="0" w:color="auto"/>
                <w:left w:val="none" w:sz="0" w:space="0" w:color="auto"/>
                <w:bottom w:val="none" w:sz="0" w:space="0" w:color="auto"/>
                <w:right w:val="none" w:sz="0" w:space="0" w:color="auto"/>
              </w:divBdr>
            </w:div>
            <w:div w:id="137385726">
              <w:marLeft w:val="0"/>
              <w:marRight w:val="0"/>
              <w:marTop w:val="0"/>
              <w:marBottom w:val="0"/>
              <w:divBdr>
                <w:top w:val="none" w:sz="0" w:space="0" w:color="auto"/>
                <w:left w:val="none" w:sz="0" w:space="0" w:color="auto"/>
                <w:bottom w:val="none" w:sz="0" w:space="0" w:color="auto"/>
                <w:right w:val="none" w:sz="0" w:space="0" w:color="auto"/>
              </w:divBdr>
            </w:div>
            <w:div w:id="1650549520">
              <w:marLeft w:val="0"/>
              <w:marRight w:val="0"/>
              <w:marTop w:val="0"/>
              <w:marBottom w:val="0"/>
              <w:divBdr>
                <w:top w:val="none" w:sz="0" w:space="0" w:color="auto"/>
                <w:left w:val="none" w:sz="0" w:space="0" w:color="auto"/>
                <w:bottom w:val="none" w:sz="0" w:space="0" w:color="auto"/>
                <w:right w:val="none" w:sz="0" w:space="0" w:color="auto"/>
              </w:divBdr>
            </w:div>
            <w:div w:id="2109422838">
              <w:marLeft w:val="0"/>
              <w:marRight w:val="0"/>
              <w:marTop w:val="0"/>
              <w:marBottom w:val="0"/>
              <w:divBdr>
                <w:top w:val="none" w:sz="0" w:space="0" w:color="auto"/>
                <w:left w:val="none" w:sz="0" w:space="0" w:color="auto"/>
                <w:bottom w:val="none" w:sz="0" w:space="0" w:color="auto"/>
                <w:right w:val="none" w:sz="0" w:space="0" w:color="auto"/>
              </w:divBdr>
            </w:div>
            <w:div w:id="1147472315">
              <w:marLeft w:val="0"/>
              <w:marRight w:val="0"/>
              <w:marTop w:val="0"/>
              <w:marBottom w:val="0"/>
              <w:divBdr>
                <w:top w:val="none" w:sz="0" w:space="0" w:color="auto"/>
                <w:left w:val="none" w:sz="0" w:space="0" w:color="auto"/>
                <w:bottom w:val="none" w:sz="0" w:space="0" w:color="auto"/>
                <w:right w:val="none" w:sz="0" w:space="0" w:color="auto"/>
              </w:divBdr>
            </w:div>
            <w:div w:id="1479033447">
              <w:marLeft w:val="0"/>
              <w:marRight w:val="0"/>
              <w:marTop w:val="0"/>
              <w:marBottom w:val="0"/>
              <w:divBdr>
                <w:top w:val="none" w:sz="0" w:space="0" w:color="auto"/>
                <w:left w:val="none" w:sz="0" w:space="0" w:color="auto"/>
                <w:bottom w:val="none" w:sz="0" w:space="0" w:color="auto"/>
                <w:right w:val="none" w:sz="0" w:space="0" w:color="auto"/>
              </w:divBdr>
            </w:div>
            <w:div w:id="36243318">
              <w:marLeft w:val="0"/>
              <w:marRight w:val="0"/>
              <w:marTop w:val="0"/>
              <w:marBottom w:val="0"/>
              <w:divBdr>
                <w:top w:val="none" w:sz="0" w:space="0" w:color="auto"/>
                <w:left w:val="none" w:sz="0" w:space="0" w:color="auto"/>
                <w:bottom w:val="none" w:sz="0" w:space="0" w:color="auto"/>
                <w:right w:val="none" w:sz="0" w:space="0" w:color="auto"/>
              </w:divBdr>
            </w:div>
            <w:div w:id="985815855">
              <w:marLeft w:val="0"/>
              <w:marRight w:val="0"/>
              <w:marTop w:val="0"/>
              <w:marBottom w:val="0"/>
              <w:divBdr>
                <w:top w:val="none" w:sz="0" w:space="0" w:color="auto"/>
                <w:left w:val="none" w:sz="0" w:space="0" w:color="auto"/>
                <w:bottom w:val="none" w:sz="0" w:space="0" w:color="auto"/>
                <w:right w:val="none" w:sz="0" w:space="0" w:color="auto"/>
              </w:divBdr>
            </w:div>
            <w:div w:id="1180268935">
              <w:marLeft w:val="0"/>
              <w:marRight w:val="0"/>
              <w:marTop w:val="0"/>
              <w:marBottom w:val="0"/>
              <w:divBdr>
                <w:top w:val="none" w:sz="0" w:space="0" w:color="auto"/>
                <w:left w:val="none" w:sz="0" w:space="0" w:color="auto"/>
                <w:bottom w:val="none" w:sz="0" w:space="0" w:color="auto"/>
                <w:right w:val="none" w:sz="0" w:space="0" w:color="auto"/>
              </w:divBdr>
            </w:div>
            <w:div w:id="1837842733">
              <w:marLeft w:val="0"/>
              <w:marRight w:val="0"/>
              <w:marTop w:val="0"/>
              <w:marBottom w:val="0"/>
              <w:divBdr>
                <w:top w:val="none" w:sz="0" w:space="0" w:color="auto"/>
                <w:left w:val="none" w:sz="0" w:space="0" w:color="auto"/>
                <w:bottom w:val="none" w:sz="0" w:space="0" w:color="auto"/>
                <w:right w:val="none" w:sz="0" w:space="0" w:color="auto"/>
              </w:divBdr>
            </w:div>
            <w:div w:id="1753356084">
              <w:marLeft w:val="0"/>
              <w:marRight w:val="0"/>
              <w:marTop w:val="0"/>
              <w:marBottom w:val="0"/>
              <w:divBdr>
                <w:top w:val="none" w:sz="0" w:space="0" w:color="auto"/>
                <w:left w:val="none" w:sz="0" w:space="0" w:color="auto"/>
                <w:bottom w:val="none" w:sz="0" w:space="0" w:color="auto"/>
                <w:right w:val="none" w:sz="0" w:space="0" w:color="auto"/>
              </w:divBdr>
            </w:div>
            <w:div w:id="568930531">
              <w:marLeft w:val="0"/>
              <w:marRight w:val="0"/>
              <w:marTop w:val="0"/>
              <w:marBottom w:val="0"/>
              <w:divBdr>
                <w:top w:val="none" w:sz="0" w:space="0" w:color="auto"/>
                <w:left w:val="none" w:sz="0" w:space="0" w:color="auto"/>
                <w:bottom w:val="none" w:sz="0" w:space="0" w:color="auto"/>
                <w:right w:val="none" w:sz="0" w:space="0" w:color="auto"/>
              </w:divBdr>
            </w:div>
            <w:div w:id="319191278">
              <w:marLeft w:val="0"/>
              <w:marRight w:val="0"/>
              <w:marTop w:val="0"/>
              <w:marBottom w:val="0"/>
              <w:divBdr>
                <w:top w:val="none" w:sz="0" w:space="0" w:color="auto"/>
                <w:left w:val="none" w:sz="0" w:space="0" w:color="auto"/>
                <w:bottom w:val="none" w:sz="0" w:space="0" w:color="auto"/>
                <w:right w:val="none" w:sz="0" w:space="0" w:color="auto"/>
              </w:divBdr>
            </w:div>
            <w:div w:id="11995253">
              <w:marLeft w:val="0"/>
              <w:marRight w:val="0"/>
              <w:marTop w:val="0"/>
              <w:marBottom w:val="0"/>
              <w:divBdr>
                <w:top w:val="none" w:sz="0" w:space="0" w:color="auto"/>
                <w:left w:val="none" w:sz="0" w:space="0" w:color="auto"/>
                <w:bottom w:val="none" w:sz="0" w:space="0" w:color="auto"/>
                <w:right w:val="none" w:sz="0" w:space="0" w:color="auto"/>
              </w:divBdr>
            </w:div>
            <w:div w:id="2117168812">
              <w:marLeft w:val="0"/>
              <w:marRight w:val="0"/>
              <w:marTop w:val="0"/>
              <w:marBottom w:val="0"/>
              <w:divBdr>
                <w:top w:val="none" w:sz="0" w:space="0" w:color="auto"/>
                <w:left w:val="none" w:sz="0" w:space="0" w:color="auto"/>
                <w:bottom w:val="none" w:sz="0" w:space="0" w:color="auto"/>
                <w:right w:val="none" w:sz="0" w:space="0" w:color="auto"/>
              </w:divBdr>
            </w:div>
            <w:div w:id="1945579013">
              <w:marLeft w:val="0"/>
              <w:marRight w:val="0"/>
              <w:marTop w:val="0"/>
              <w:marBottom w:val="0"/>
              <w:divBdr>
                <w:top w:val="none" w:sz="0" w:space="0" w:color="auto"/>
                <w:left w:val="none" w:sz="0" w:space="0" w:color="auto"/>
                <w:bottom w:val="none" w:sz="0" w:space="0" w:color="auto"/>
                <w:right w:val="none" w:sz="0" w:space="0" w:color="auto"/>
              </w:divBdr>
            </w:div>
            <w:div w:id="5786620">
              <w:marLeft w:val="0"/>
              <w:marRight w:val="0"/>
              <w:marTop w:val="0"/>
              <w:marBottom w:val="0"/>
              <w:divBdr>
                <w:top w:val="none" w:sz="0" w:space="0" w:color="auto"/>
                <w:left w:val="none" w:sz="0" w:space="0" w:color="auto"/>
                <w:bottom w:val="none" w:sz="0" w:space="0" w:color="auto"/>
                <w:right w:val="none" w:sz="0" w:space="0" w:color="auto"/>
              </w:divBdr>
            </w:div>
            <w:div w:id="837384492">
              <w:marLeft w:val="0"/>
              <w:marRight w:val="0"/>
              <w:marTop w:val="0"/>
              <w:marBottom w:val="0"/>
              <w:divBdr>
                <w:top w:val="none" w:sz="0" w:space="0" w:color="auto"/>
                <w:left w:val="none" w:sz="0" w:space="0" w:color="auto"/>
                <w:bottom w:val="none" w:sz="0" w:space="0" w:color="auto"/>
                <w:right w:val="none" w:sz="0" w:space="0" w:color="auto"/>
              </w:divBdr>
            </w:div>
            <w:div w:id="1001352166">
              <w:marLeft w:val="0"/>
              <w:marRight w:val="0"/>
              <w:marTop w:val="0"/>
              <w:marBottom w:val="0"/>
              <w:divBdr>
                <w:top w:val="none" w:sz="0" w:space="0" w:color="auto"/>
                <w:left w:val="none" w:sz="0" w:space="0" w:color="auto"/>
                <w:bottom w:val="none" w:sz="0" w:space="0" w:color="auto"/>
                <w:right w:val="none" w:sz="0" w:space="0" w:color="auto"/>
              </w:divBdr>
            </w:div>
            <w:div w:id="109056233">
              <w:marLeft w:val="0"/>
              <w:marRight w:val="0"/>
              <w:marTop w:val="0"/>
              <w:marBottom w:val="0"/>
              <w:divBdr>
                <w:top w:val="none" w:sz="0" w:space="0" w:color="auto"/>
                <w:left w:val="none" w:sz="0" w:space="0" w:color="auto"/>
                <w:bottom w:val="none" w:sz="0" w:space="0" w:color="auto"/>
                <w:right w:val="none" w:sz="0" w:space="0" w:color="auto"/>
              </w:divBdr>
            </w:div>
            <w:div w:id="1275869325">
              <w:marLeft w:val="0"/>
              <w:marRight w:val="0"/>
              <w:marTop w:val="0"/>
              <w:marBottom w:val="0"/>
              <w:divBdr>
                <w:top w:val="none" w:sz="0" w:space="0" w:color="auto"/>
                <w:left w:val="none" w:sz="0" w:space="0" w:color="auto"/>
                <w:bottom w:val="none" w:sz="0" w:space="0" w:color="auto"/>
                <w:right w:val="none" w:sz="0" w:space="0" w:color="auto"/>
              </w:divBdr>
            </w:div>
            <w:div w:id="54084617">
              <w:marLeft w:val="0"/>
              <w:marRight w:val="0"/>
              <w:marTop w:val="0"/>
              <w:marBottom w:val="0"/>
              <w:divBdr>
                <w:top w:val="none" w:sz="0" w:space="0" w:color="auto"/>
                <w:left w:val="none" w:sz="0" w:space="0" w:color="auto"/>
                <w:bottom w:val="none" w:sz="0" w:space="0" w:color="auto"/>
                <w:right w:val="none" w:sz="0" w:space="0" w:color="auto"/>
              </w:divBdr>
            </w:div>
            <w:div w:id="760104281">
              <w:marLeft w:val="0"/>
              <w:marRight w:val="0"/>
              <w:marTop w:val="0"/>
              <w:marBottom w:val="0"/>
              <w:divBdr>
                <w:top w:val="none" w:sz="0" w:space="0" w:color="auto"/>
                <w:left w:val="none" w:sz="0" w:space="0" w:color="auto"/>
                <w:bottom w:val="none" w:sz="0" w:space="0" w:color="auto"/>
                <w:right w:val="none" w:sz="0" w:space="0" w:color="auto"/>
              </w:divBdr>
            </w:div>
            <w:div w:id="345517750">
              <w:marLeft w:val="0"/>
              <w:marRight w:val="0"/>
              <w:marTop w:val="0"/>
              <w:marBottom w:val="0"/>
              <w:divBdr>
                <w:top w:val="none" w:sz="0" w:space="0" w:color="auto"/>
                <w:left w:val="none" w:sz="0" w:space="0" w:color="auto"/>
                <w:bottom w:val="none" w:sz="0" w:space="0" w:color="auto"/>
                <w:right w:val="none" w:sz="0" w:space="0" w:color="auto"/>
              </w:divBdr>
            </w:div>
            <w:div w:id="480657142">
              <w:marLeft w:val="0"/>
              <w:marRight w:val="0"/>
              <w:marTop w:val="0"/>
              <w:marBottom w:val="0"/>
              <w:divBdr>
                <w:top w:val="none" w:sz="0" w:space="0" w:color="auto"/>
                <w:left w:val="none" w:sz="0" w:space="0" w:color="auto"/>
                <w:bottom w:val="none" w:sz="0" w:space="0" w:color="auto"/>
                <w:right w:val="none" w:sz="0" w:space="0" w:color="auto"/>
              </w:divBdr>
            </w:div>
            <w:div w:id="121046694">
              <w:marLeft w:val="0"/>
              <w:marRight w:val="0"/>
              <w:marTop w:val="0"/>
              <w:marBottom w:val="0"/>
              <w:divBdr>
                <w:top w:val="none" w:sz="0" w:space="0" w:color="auto"/>
                <w:left w:val="none" w:sz="0" w:space="0" w:color="auto"/>
                <w:bottom w:val="none" w:sz="0" w:space="0" w:color="auto"/>
                <w:right w:val="none" w:sz="0" w:space="0" w:color="auto"/>
              </w:divBdr>
            </w:div>
            <w:div w:id="123626092">
              <w:marLeft w:val="0"/>
              <w:marRight w:val="0"/>
              <w:marTop w:val="0"/>
              <w:marBottom w:val="0"/>
              <w:divBdr>
                <w:top w:val="none" w:sz="0" w:space="0" w:color="auto"/>
                <w:left w:val="none" w:sz="0" w:space="0" w:color="auto"/>
                <w:bottom w:val="none" w:sz="0" w:space="0" w:color="auto"/>
                <w:right w:val="none" w:sz="0" w:space="0" w:color="auto"/>
              </w:divBdr>
            </w:div>
            <w:div w:id="2022507203">
              <w:marLeft w:val="0"/>
              <w:marRight w:val="0"/>
              <w:marTop w:val="0"/>
              <w:marBottom w:val="0"/>
              <w:divBdr>
                <w:top w:val="none" w:sz="0" w:space="0" w:color="auto"/>
                <w:left w:val="none" w:sz="0" w:space="0" w:color="auto"/>
                <w:bottom w:val="none" w:sz="0" w:space="0" w:color="auto"/>
                <w:right w:val="none" w:sz="0" w:space="0" w:color="auto"/>
              </w:divBdr>
            </w:div>
            <w:div w:id="2095781208">
              <w:marLeft w:val="0"/>
              <w:marRight w:val="0"/>
              <w:marTop w:val="0"/>
              <w:marBottom w:val="0"/>
              <w:divBdr>
                <w:top w:val="none" w:sz="0" w:space="0" w:color="auto"/>
                <w:left w:val="none" w:sz="0" w:space="0" w:color="auto"/>
                <w:bottom w:val="none" w:sz="0" w:space="0" w:color="auto"/>
                <w:right w:val="none" w:sz="0" w:space="0" w:color="auto"/>
              </w:divBdr>
            </w:div>
            <w:div w:id="1549342826">
              <w:marLeft w:val="0"/>
              <w:marRight w:val="0"/>
              <w:marTop w:val="0"/>
              <w:marBottom w:val="0"/>
              <w:divBdr>
                <w:top w:val="none" w:sz="0" w:space="0" w:color="auto"/>
                <w:left w:val="none" w:sz="0" w:space="0" w:color="auto"/>
                <w:bottom w:val="none" w:sz="0" w:space="0" w:color="auto"/>
                <w:right w:val="none" w:sz="0" w:space="0" w:color="auto"/>
              </w:divBdr>
            </w:div>
            <w:div w:id="834371085">
              <w:marLeft w:val="0"/>
              <w:marRight w:val="0"/>
              <w:marTop w:val="0"/>
              <w:marBottom w:val="0"/>
              <w:divBdr>
                <w:top w:val="none" w:sz="0" w:space="0" w:color="auto"/>
                <w:left w:val="none" w:sz="0" w:space="0" w:color="auto"/>
                <w:bottom w:val="none" w:sz="0" w:space="0" w:color="auto"/>
                <w:right w:val="none" w:sz="0" w:space="0" w:color="auto"/>
              </w:divBdr>
            </w:div>
            <w:div w:id="1640576003">
              <w:marLeft w:val="0"/>
              <w:marRight w:val="0"/>
              <w:marTop w:val="0"/>
              <w:marBottom w:val="0"/>
              <w:divBdr>
                <w:top w:val="none" w:sz="0" w:space="0" w:color="auto"/>
                <w:left w:val="none" w:sz="0" w:space="0" w:color="auto"/>
                <w:bottom w:val="none" w:sz="0" w:space="0" w:color="auto"/>
                <w:right w:val="none" w:sz="0" w:space="0" w:color="auto"/>
              </w:divBdr>
            </w:div>
            <w:div w:id="1577787680">
              <w:marLeft w:val="0"/>
              <w:marRight w:val="0"/>
              <w:marTop w:val="0"/>
              <w:marBottom w:val="0"/>
              <w:divBdr>
                <w:top w:val="none" w:sz="0" w:space="0" w:color="auto"/>
                <w:left w:val="none" w:sz="0" w:space="0" w:color="auto"/>
                <w:bottom w:val="none" w:sz="0" w:space="0" w:color="auto"/>
                <w:right w:val="none" w:sz="0" w:space="0" w:color="auto"/>
              </w:divBdr>
            </w:div>
            <w:div w:id="1749960062">
              <w:marLeft w:val="0"/>
              <w:marRight w:val="0"/>
              <w:marTop w:val="0"/>
              <w:marBottom w:val="0"/>
              <w:divBdr>
                <w:top w:val="none" w:sz="0" w:space="0" w:color="auto"/>
                <w:left w:val="none" w:sz="0" w:space="0" w:color="auto"/>
                <w:bottom w:val="none" w:sz="0" w:space="0" w:color="auto"/>
                <w:right w:val="none" w:sz="0" w:space="0" w:color="auto"/>
              </w:divBdr>
            </w:div>
            <w:div w:id="25449996">
              <w:marLeft w:val="0"/>
              <w:marRight w:val="0"/>
              <w:marTop w:val="0"/>
              <w:marBottom w:val="0"/>
              <w:divBdr>
                <w:top w:val="none" w:sz="0" w:space="0" w:color="auto"/>
                <w:left w:val="none" w:sz="0" w:space="0" w:color="auto"/>
                <w:bottom w:val="none" w:sz="0" w:space="0" w:color="auto"/>
                <w:right w:val="none" w:sz="0" w:space="0" w:color="auto"/>
              </w:divBdr>
            </w:div>
            <w:div w:id="1018433865">
              <w:marLeft w:val="0"/>
              <w:marRight w:val="0"/>
              <w:marTop w:val="0"/>
              <w:marBottom w:val="0"/>
              <w:divBdr>
                <w:top w:val="none" w:sz="0" w:space="0" w:color="auto"/>
                <w:left w:val="none" w:sz="0" w:space="0" w:color="auto"/>
                <w:bottom w:val="none" w:sz="0" w:space="0" w:color="auto"/>
                <w:right w:val="none" w:sz="0" w:space="0" w:color="auto"/>
              </w:divBdr>
            </w:div>
            <w:div w:id="611282944">
              <w:marLeft w:val="0"/>
              <w:marRight w:val="0"/>
              <w:marTop w:val="0"/>
              <w:marBottom w:val="0"/>
              <w:divBdr>
                <w:top w:val="none" w:sz="0" w:space="0" w:color="auto"/>
                <w:left w:val="none" w:sz="0" w:space="0" w:color="auto"/>
                <w:bottom w:val="none" w:sz="0" w:space="0" w:color="auto"/>
                <w:right w:val="none" w:sz="0" w:space="0" w:color="auto"/>
              </w:divBdr>
            </w:div>
            <w:div w:id="1253272305">
              <w:marLeft w:val="0"/>
              <w:marRight w:val="0"/>
              <w:marTop w:val="0"/>
              <w:marBottom w:val="0"/>
              <w:divBdr>
                <w:top w:val="none" w:sz="0" w:space="0" w:color="auto"/>
                <w:left w:val="none" w:sz="0" w:space="0" w:color="auto"/>
                <w:bottom w:val="none" w:sz="0" w:space="0" w:color="auto"/>
                <w:right w:val="none" w:sz="0" w:space="0" w:color="auto"/>
              </w:divBdr>
            </w:div>
            <w:div w:id="1461995415">
              <w:marLeft w:val="0"/>
              <w:marRight w:val="0"/>
              <w:marTop w:val="0"/>
              <w:marBottom w:val="0"/>
              <w:divBdr>
                <w:top w:val="none" w:sz="0" w:space="0" w:color="auto"/>
                <w:left w:val="none" w:sz="0" w:space="0" w:color="auto"/>
                <w:bottom w:val="none" w:sz="0" w:space="0" w:color="auto"/>
                <w:right w:val="none" w:sz="0" w:space="0" w:color="auto"/>
              </w:divBdr>
            </w:div>
            <w:div w:id="2016414389">
              <w:marLeft w:val="0"/>
              <w:marRight w:val="0"/>
              <w:marTop w:val="0"/>
              <w:marBottom w:val="0"/>
              <w:divBdr>
                <w:top w:val="none" w:sz="0" w:space="0" w:color="auto"/>
                <w:left w:val="none" w:sz="0" w:space="0" w:color="auto"/>
                <w:bottom w:val="none" w:sz="0" w:space="0" w:color="auto"/>
                <w:right w:val="none" w:sz="0" w:space="0" w:color="auto"/>
              </w:divBdr>
            </w:div>
            <w:div w:id="1601179951">
              <w:marLeft w:val="0"/>
              <w:marRight w:val="0"/>
              <w:marTop w:val="0"/>
              <w:marBottom w:val="0"/>
              <w:divBdr>
                <w:top w:val="none" w:sz="0" w:space="0" w:color="auto"/>
                <w:left w:val="none" w:sz="0" w:space="0" w:color="auto"/>
                <w:bottom w:val="none" w:sz="0" w:space="0" w:color="auto"/>
                <w:right w:val="none" w:sz="0" w:space="0" w:color="auto"/>
              </w:divBdr>
            </w:div>
            <w:div w:id="1157964741">
              <w:marLeft w:val="0"/>
              <w:marRight w:val="0"/>
              <w:marTop w:val="0"/>
              <w:marBottom w:val="0"/>
              <w:divBdr>
                <w:top w:val="none" w:sz="0" w:space="0" w:color="auto"/>
                <w:left w:val="none" w:sz="0" w:space="0" w:color="auto"/>
                <w:bottom w:val="none" w:sz="0" w:space="0" w:color="auto"/>
                <w:right w:val="none" w:sz="0" w:space="0" w:color="auto"/>
              </w:divBdr>
            </w:div>
            <w:div w:id="1255553217">
              <w:marLeft w:val="0"/>
              <w:marRight w:val="0"/>
              <w:marTop w:val="0"/>
              <w:marBottom w:val="0"/>
              <w:divBdr>
                <w:top w:val="none" w:sz="0" w:space="0" w:color="auto"/>
                <w:left w:val="none" w:sz="0" w:space="0" w:color="auto"/>
                <w:bottom w:val="none" w:sz="0" w:space="0" w:color="auto"/>
                <w:right w:val="none" w:sz="0" w:space="0" w:color="auto"/>
              </w:divBdr>
            </w:div>
            <w:div w:id="1552575833">
              <w:marLeft w:val="0"/>
              <w:marRight w:val="0"/>
              <w:marTop w:val="0"/>
              <w:marBottom w:val="0"/>
              <w:divBdr>
                <w:top w:val="none" w:sz="0" w:space="0" w:color="auto"/>
                <w:left w:val="none" w:sz="0" w:space="0" w:color="auto"/>
                <w:bottom w:val="none" w:sz="0" w:space="0" w:color="auto"/>
                <w:right w:val="none" w:sz="0" w:space="0" w:color="auto"/>
              </w:divBdr>
            </w:div>
            <w:div w:id="466896330">
              <w:marLeft w:val="0"/>
              <w:marRight w:val="0"/>
              <w:marTop w:val="0"/>
              <w:marBottom w:val="0"/>
              <w:divBdr>
                <w:top w:val="none" w:sz="0" w:space="0" w:color="auto"/>
                <w:left w:val="none" w:sz="0" w:space="0" w:color="auto"/>
                <w:bottom w:val="none" w:sz="0" w:space="0" w:color="auto"/>
                <w:right w:val="none" w:sz="0" w:space="0" w:color="auto"/>
              </w:divBdr>
            </w:div>
            <w:div w:id="1610772318">
              <w:marLeft w:val="0"/>
              <w:marRight w:val="0"/>
              <w:marTop w:val="0"/>
              <w:marBottom w:val="0"/>
              <w:divBdr>
                <w:top w:val="none" w:sz="0" w:space="0" w:color="auto"/>
                <w:left w:val="none" w:sz="0" w:space="0" w:color="auto"/>
                <w:bottom w:val="none" w:sz="0" w:space="0" w:color="auto"/>
                <w:right w:val="none" w:sz="0" w:space="0" w:color="auto"/>
              </w:divBdr>
            </w:div>
            <w:div w:id="2135365238">
              <w:marLeft w:val="0"/>
              <w:marRight w:val="0"/>
              <w:marTop w:val="0"/>
              <w:marBottom w:val="0"/>
              <w:divBdr>
                <w:top w:val="none" w:sz="0" w:space="0" w:color="auto"/>
                <w:left w:val="none" w:sz="0" w:space="0" w:color="auto"/>
                <w:bottom w:val="none" w:sz="0" w:space="0" w:color="auto"/>
                <w:right w:val="none" w:sz="0" w:space="0" w:color="auto"/>
              </w:divBdr>
            </w:div>
            <w:div w:id="1287158135">
              <w:marLeft w:val="0"/>
              <w:marRight w:val="0"/>
              <w:marTop w:val="0"/>
              <w:marBottom w:val="0"/>
              <w:divBdr>
                <w:top w:val="none" w:sz="0" w:space="0" w:color="auto"/>
                <w:left w:val="none" w:sz="0" w:space="0" w:color="auto"/>
                <w:bottom w:val="none" w:sz="0" w:space="0" w:color="auto"/>
                <w:right w:val="none" w:sz="0" w:space="0" w:color="auto"/>
              </w:divBdr>
            </w:div>
            <w:div w:id="17895522">
              <w:marLeft w:val="0"/>
              <w:marRight w:val="0"/>
              <w:marTop w:val="0"/>
              <w:marBottom w:val="0"/>
              <w:divBdr>
                <w:top w:val="none" w:sz="0" w:space="0" w:color="auto"/>
                <w:left w:val="none" w:sz="0" w:space="0" w:color="auto"/>
                <w:bottom w:val="none" w:sz="0" w:space="0" w:color="auto"/>
                <w:right w:val="none" w:sz="0" w:space="0" w:color="auto"/>
              </w:divBdr>
            </w:div>
            <w:div w:id="4134314">
              <w:marLeft w:val="0"/>
              <w:marRight w:val="0"/>
              <w:marTop w:val="0"/>
              <w:marBottom w:val="0"/>
              <w:divBdr>
                <w:top w:val="none" w:sz="0" w:space="0" w:color="auto"/>
                <w:left w:val="none" w:sz="0" w:space="0" w:color="auto"/>
                <w:bottom w:val="none" w:sz="0" w:space="0" w:color="auto"/>
                <w:right w:val="none" w:sz="0" w:space="0" w:color="auto"/>
              </w:divBdr>
            </w:div>
            <w:div w:id="467403555">
              <w:marLeft w:val="0"/>
              <w:marRight w:val="0"/>
              <w:marTop w:val="0"/>
              <w:marBottom w:val="0"/>
              <w:divBdr>
                <w:top w:val="none" w:sz="0" w:space="0" w:color="auto"/>
                <w:left w:val="none" w:sz="0" w:space="0" w:color="auto"/>
                <w:bottom w:val="none" w:sz="0" w:space="0" w:color="auto"/>
                <w:right w:val="none" w:sz="0" w:space="0" w:color="auto"/>
              </w:divBdr>
            </w:div>
            <w:div w:id="1345740370">
              <w:marLeft w:val="0"/>
              <w:marRight w:val="0"/>
              <w:marTop w:val="0"/>
              <w:marBottom w:val="0"/>
              <w:divBdr>
                <w:top w:val="none" w:sz="0" w:space="0" w:color="auto"/>
                <w:left w:val="none" w:sz="0" w:space="0" w:color="auto"/>
                <w:bottom w:val="none" w:sz="0" w:space="0" w:color="auto"/>
                <w:right w:val="none" w:sz="0" w:space="0" w:color="auto"/>
              </w:divBdr>
            </w:div>
            <w:div w:id="625047409">
              <w:marLeft w:val="0"/>
              <w:marRight w:val="0"/>
              <w:marTop w:val="0"/>
              <w:marBottom w:val="0"/>
              <w:divBdr>
                <w:top w:val="none" w:sz="0" w:space="0" w:color="auto"/>
                <w:left w:val="none" w:sz="0" w:space="0" w:color="auto"/>
                <w:bottom w:val="none" w:sz="0" w:space="0" w:color="auto"/>
                <w:right w:val="none" w:sz="0" w:space="0" w:color="auto"/>
              </w:divBdr>
            </w:div>
            <w:div w:id="1560170460">
              <w:marLeft w:val="0"/>
              <w:marRight w:val="0"/>
              <w:marTop w:val="0"/>
              <w:marBottom w:val="0"/>
              <w:divBdr>
                <w:top w:val="none" w:sz="0" w:space="0" w:color="auto"/>
                <w:left w:val="none" w:sz="0" w:space="0" w:color="auto"/>
                <w:bottom w:val="none" w:sz="0" w:space="0" w:color="auto"/>
                <w:right w:val="none" w:sz="0" w:space="0" w:color="auto"/>
              </w:divBdr>
            </w:div>
            <w:div w:id="1098137603">
              <w:marLeft w:val="0"/>
              <w:marRight w:val="0"/>
              <w:marTop w:val="0"/>
              <w:marBottom w:val="0"/>
              <w:divBdr>
                <w:top w:val="none" w:sz="0" w:space="0" w:color="auto"/>
                <w:left w:val="none" w:sz="0" w:space="0" w:color="auto"/>
                <w:bottom w:val="none" w:sz="0" w:space="0" w:color="auto"/>
                <w:right w:val="none" w:sz="0" w:space="0" w:color="auto"/>
              </w:divBdr>
            </w:div>
            <w:div w:id="1319261396">
              <w:marLeft w:val="0"/>
              <w:marRight w:val="0"/>
              <w:marTop w:val="0"/>
              <w:marBottom w:val="0"/>
              <w:divBdr>
                <w:top w:val="none" w:sz="0" w:space="0" w:color="auto"/>
                <w:left w:val="none" w:sz="0" w:space="0" w:color="auto"/>
                <w:bottom w:val="none" w:sz="0" w:space="0" w:color="auto"/>
                <w:right w:val="none" w:sz="0" w:space="0" w:color="auto"/>
              </w:divBdr>
            </w:div>
            <w:div w:id="1492867853">
              <w:marLeft w:val="0"/>
              <w:marRight w:val="0"/>
              <w:marTop w:val="0"/>
              <w:marBottom w:val="0"/>
              <w:divBdr>
                <w:top w:val="none" w:sz="0" w:space="0" w:color="auto"/>
                <w:left w:val="none" w:sz="0" w:space="0" w:color="auto"/>
                <w:bottom w:val="none" w:sz="0" w:space="0" w:color="auto"/>
                <w:right w:val="none" w:sz="0" w:space="0" w:color="auto"/>
              </w:divBdr>
            </w:div>
            <w:div w:id="924337059">
              <w:marLeft w:val="0"/>
              <w:marRight w:val="0"/>
              <w:marTop w:val="0"/>
              <w:marBottom w:val="0"/>
              <w:divBdr>
                <w:top w:val="none" w:sz="0" w:space="0" w:color="auto"/>
                <w:left w:val="none" w:sz="0" w:space="0" w:color="auto"/>
                <w:bottom w:val="none" w:sz="0" w:space="0" w:color="auto"/>
                <w:right w:val="none" w:sz="0" w:space="0" w:color="auto"/>
              </w:divBdr>
            </w:div>
            <w:div w:id="1786537354">
              <w:marLeft w:val="0"/>
              <w:marRight w:val="0"/>
              <w:marTop w:val="0"/>
              <w:marBottom w:val="0"/>
              <w:divBdr>
                <w:top w:val="none" w:sz="0" w:space="0" w:color="auto"/>
                <w:left w:val="none" w:sz="0" w:space="0" w:color="auto"/>
                <w:bottom w:val="none" w:sz="0" w:space="0" w:color="auto"/>
                <w:right w:val="none" w:sz="0" w:space="0" w:color="auto"/>
              </w:divBdr>
            </w:div>
            <w:div w:id="137264847">
              <w:marLeft w:val="0"/>
              <w:marRight w:val="0"/>
              <w:marTop w:val="0"/>
              <w:marBottom w:val="0"/>
              <w:divBdr>
                <w:top w:val="none" w:sz="0" w:space="0" w:color="auto"/>
                <w:left w:val="none" w:sz="0" w:space="0" w:color="auto"/>
                <w:bottom w:val="none" w:sz="0" w:space="0" w:color="auto"/>
                <w:right w:val="none" w:sz="0" w:space="0" w:color="auto"/>
              </w:divBdr>
            </w:div>
            <w:div w:id="1850437632">
              <w:marLeft w:val="0"/>
              <w:marRight w:val="0"/>
              <w:marTop w:val="0"/>
              <w:marBottom w:val="0"/>
              <w:divBdr>
                <w:top w:val="none" w:sz="0" w:space="0" w:color="auto"/>
                <w:left w:val="none" w:sz="0" w:space="0" w:color="auto"/>
                <w:bottom w:val="none" w:sz="0" w:space="0" w:color="auto"/>
                <w:right w:val="none" w:sz="0" w:space="0" w:color="auto"/>
              </w:divBdr>
            </w:div>
            <w:div w:id="1193305974">
              <w:marLeft w:val="0"/>
              <w:marRight w:val="0"/>
              <w:marTop w:val="0"/>
              <w:marBottom w:val="0"/>
              <w:divBdr>
                <w:top w:val="none" w:sz="0" w:space="0" w:color="auto"/>
                <w:left w:val="none" w:sz="0" w:space="0" w:color="auto"/>
                <w:bottom w:val="none" w:sz="0" w:space="0" w:color="auto"/>
                <w:right w:val="none" w:sz="0" w:space="0" w:color="auto"/>
              </w:divBdr>
            </w:div>
            <w:div w:id="771053811">
              <w:marLeft w:val="0"/>
              <w:marRight w:val="0"/>
              <w:marTop w:val="0"/>
              <w:marBottom w:val="0"/>
              <w:divBdr>
                <w:top w:val="none" w:sz="0" w:space="0" w:color="auto"/>
                <w:left w:val="none" w:sz="0" w:space="0" w:color="auto"/>
                <w:bottom w:val="none" w:sz="0" w:space="0" w:color="auto"/>
                <w:right w:val="none" w:sz="0" w:space="0" w:color="auto"/>
              </w:divBdr>
            </w:div>
            <w:div w:id="210459947">
              <w:marLeft w:val="0"/>
              <w:marRight w:val="0"/>
              <w:marTop w:val="0"/>
              <w:marBottom w:val="0"/>
              <w:divBdr>
                <w:top w:val="none" w:sz="0" w:space="0" w:color="auto"/>
                <w:left w:val="none" w:sz="0" w:space="0" w:color="auto"/>
                <w:bottom w:val="none" w:sz="0" w:space="0" w:color="auto"/>
                <w:right w:val="none" w:sz="0" w:space="0" w:color="auto"/>
              </w:divBdr>
            </w:div>
            <w:div w:id="1400858316">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2107992570">
              <w:marLeft w:val="0"/>
              <w:marRight w:val="0"/>
              <w:marTop w:val="0"/>
              <w:marBottom w:val="0"/>
              <w:divBdr>
                <w:top w:val="none" w:sz="0" w:space="0" w:color="auto"/>
                <w:left w:val="none" w:sz="0" w:space="0" w:color="auto"/>
                <w:bottom w:val="none" w:sz="0" w:space="0" w:color="auto"/>
                <w:right w:val="none" w:sz="0" w:space="0" w:color="auto"/>
              </w:divBdr>
            </w:div>
            <w:div w:id="1020544137">
              <w:marLeft w:val="0"/>
              <w:marRight w:val="0"/>
              <w:marTop w:val="0"/>
              <w:marBottom w:val="0"/>
              <w:divBdr>
                <w:top w:val="none" w:sz="0" w:space="0" w:color="auto"/>
                <w:left w:val="none" w:sz="0" w:space="0" w:color="auto"/>
                <w:bottom w:val="none" w:sz="0" w:space="0" w:color="auto"/>
                <w:right w:val="none" w:sz="0" w:space="0" w:color="auto"/>
              </w:divBdr>
            </w:div>
            <w:div w:id="1372343589">
              <w:marLeft w:val="0"/>
              <w:marRight w:val="0"/>
              <w:marTop w:val="0"/>
              <w:marBottom w:val="0"/>
              <w:divBdr>
                <w:top w:val="none" w:sz="0" w:space="0" w:color="auto"/>
                <w:left w:val="none" w:sz="0" w:space="0" w:color="auto"/>
                <w:bottom w:val="none" w:sz="0" w:space="0" w:color="auto"/>
                <w:right w:val="none" w:sz="0" w:space="0" w:color="auto"/>
              </w:divBdr>
            </w:div>
            <w:div w:id="656417555">
              <w:marLeft w:val="0"/>
              <w:marRight w:val="0"/>
              <w:marTop w:val="0"/>
              <w:marBottom w:val="0"/>
              <w:divBdr>
                <w:top w:val="none" w:sz="0" w:space="0" w:color="auto"/>
                <w:left w:val="none" w:sz="0" w:space="0" w:color="auto"/>
                <w:bottom w:val="none" w:sz="0" w:space="0" w:color="auto"/>
                <w:right w:val="none" w:sz="0" w:space="0" w:color="auto"/>
              </w:divBdr>
            </w:div>
            <w:div w:id="871965290">
              <w:marLeft w:val="0"/>
              <w:marRight w:val="0"/>
              <w:marTop w:val="0"/>
              <w:marBottom w:val="0"/>
              <w:divBdr>
                <w:top w:val="none" w:sz="0" w:space="0" w:color="auto"/>
                <w:left w:val="none" w:sz="0" w:space="0" w:color="auto"/>
                <w:bottom w:val="none" w:sz="0" w:space="0" w:color="auto"/>
                <w:right w:val="none" w:sz="0" w:space="0" w:color="auto"/>
              </w:divBdr>
            </w:div>
            <w:div w:id="1394507160">
              <w:marLeft w:val="0"/>
              <w:marRight w:val="0"/>
              <w:marTop w:val="0"/>
              <w:marBottom w:val="0"/>
              <w:divBdr>
                <w:top w:val="none" w:sz="0" w:space="0" w:color="auto"/>
                <w:left w:val="none" w:sz="0" w:space="0" w:color="auto"/>
                <w:bottom w:val="none" w:sz="0" w:space="0" w:color="auto"/>
                <w:right w:val="none" w:sz="0" w:space="0" w:color="auto"/>
              </w:divBdr>
            </w:div>
            <w:div w:id="1804034938">
              <w:marLeft w:val="0"/>
              <w:marRight w:val="0"/>
              <w:marTop w:val="0"/>
              <w:marBottom w:val="0"/>
              <w:divBdr>
                <w:top w:val="none" w:sz="0" w:space="0" w:color="auto"/>
                <w:left w:val="none" w:sz="0" w:space="0" w:color="auto"/>
                <w:bottom w:val="none" w:sz="0" w:space="0" w:color="auto"/>
                <w:right w:val="none" w:sz="0" w:space="0" w:color="auto"/>
              </w:divBdr>
            </w:div>
            <w:div w:id="1842425113">
              <w:marLeft w:val="0"/>
              <w:marRight w:val="0"/>
              <w:marTop w:val="0"/>
              <w:marBottom w:val="0"/>
              <w:divBdr>
                <w:top w:val="none" w:sz="0" w:space="0" w:color="auto"/>
                <w:left w:val="none" w:sz="0" w:space="0" w:color="auto"/>
                <w:bottom w:val="none" w:sz="0" w:space="0" w:color="auto"/>
                <w:right w:val="none" w:sz="0" w:space="0" w:color="auto"/>
              </w:divBdr>
            </w:div>
            <w:div w:id="920984700">
              <w:marLeft w:val="0"/>
              <w:marRight w:val="0"/>
              <w:marTop w:val="0"/>
              <w:marBottom w:val="0"/>
              <w:divBdr>
                <w:top w:val="none" w:sz="0" w:space="0" w:color="auto"/>
                <w:left w:val="none" w:sz="0" w:space="0" w:color="auto"/>
                <w:bottom w:val="none" w:sz="0" w:space="0" w:color="auto"/>
                <w:right w:val="none" w:sz="0" w:space="0" w:color="auto"/>
              </w:divBdr>
            </w:div>
            <w:div w:id="1325401310">
              <w:marLeft w:val="0"/>
              <w:marRight w:val="0"/>
              <w:marTop w:val="0"/>
              <w:marBottom w:val="0"/>
              <w:divBdr>
                <w:top w:val="none" w:sz="0" w:space="0" w:color="auto"/>
                <w:left w:val="none" w:sz="0" w:space="0" w:color="auto"/>
                <w:bottom w:val="none" w:sz="0" w:space="0" w:color="auto"/>
                <w:right w:val="none" w:sz="0" w:space="0" w:color="auto"/>
              </w:divBdr>
            </w:div>
            <w:div w:id="863010745">
              <w:marLeft w:val="0"/>
              <w:marRight w:val="0"/>
              <w:marTop w:val="0"/>
              <w:marBottom w:val="0"/>
              <w:divBdr>
                <w:top w:val="none" w:sz="0" w:space="0" w:color="auto"/>
                <w:left w:val="none" w:sz="0" w:space="0" w:color="auto"/>
                <w:bottom w:val="none" w:sz="0" w:space="0" w:color="auto"/>
                <w:right w:val="none" w:sz="0" w:space="0" w:color="auto"/>
              </w:divBdr>
            </w:div>
            <w:div w:id="2106340588">
              <w:marLeft w:val="0"/>
              <w:marRight w:val="0"/>
              <w:marTop w:val="0"/>
              <w:marBottom w:val="0"/>
              <w:divBdr>
                <w:top w:val="none" w:sz="0" w:space="0" w:color="auto"/>
                <w:left w:val="none" w:sz="0" w:space="0" w:color="auto"/>
                <w:bottom w:val="none" w:sz="0" w:space="0" w:color="auto"/>
                <w:right w:val="none" w:sz="0" w:space="0" w:color="auto"/>
              </w:divBdr>
            </w:div>
            <w:div w:id="1286809301">
              <w:marLeft w:val="0"/>
              <w:marRight w:val="0"/>
              <w:marTop w:val="0"/>
              <w:marBottom w:val="0"/>
              <w:divBdr>
                <w:top w:val="none" w:sz="0" w:space="0" w:color="auto"/>
                <w:left w:val="none" w:sz="0" w:space="0" w:color="auto"/>
                <w:bottom w:val="none" w:sz="0" w:space="0" w:color="auto"/>
                <w:right w:val="none" w:sz="0" w:space="0" w:color="auto"/>
              </w:divBdr>
            </w:div>
            <w:div w:id="1556696767">
              <w:marLeft w:val="0"/>
              <w:marRight w:val="0"/>
              <w:marTop w:val="0"/>
              <w:marBottom w:val="0"/>
              <w:divBdr>
                <w:top w:val="none" w:sz="0" w:space="0" w:color="auto"/>
                <w:left w:val="none" w:sz="0" w:space="0" w:color="auto"/>
                <w:bottom w:val="none" w:sz="0" w:space="0" w:color="auto"/>
                <w:right w:val="none" w:sz="0" w:space="0" w:color="auto"/>
              </w:divBdr>
            </w:div>
            <w:div w:id="197818538">
              <w:marLeft w:val="0"/>
              <w:marRight w:val="0"/>
              <w:marTop w:val="0"/>
              <w:marBottom w:val="0"/>
              <w:divBdr>
                <w:top w:val="none" w:sz="0" w:space="0" w:color="auto"/>
                <w:left w:val="none" w:sz="0" w:space="0" w:color="auto"/>
                <w:bottom w:val="none" w:sz="0" w:space="0" w:color="auto"/>
                <w:right w:val="none" w:sz="0" w:space="0" w:color="auto"/>
              </w:divBdr>
            </w:div>
            <w:div w:id="856113648">
              <w:marLeft w:val="0"/>
              <w:marRight w:val="0"/>
              <w:marTop w:val="0"/>
              <w:marBottom w:val="0"/>
              <w:divBdr>
                <w:top w:val="none" w:sz="0" w:space="0" w:color="auto"/>
                <w:left w:val="none" w:sz="0" w:space="0" w:color="auto"/>
                <w:bottom w:val="none" w:sz="0" w:space="0" w:color="auto"/>
                <w:right w:val="none" w:sz="0" w:space="0" w:color="auto"/>
              </w:divBdr>
            </w:div>
            <w:div w:id="1087457169">
              <w:marLeft w:val="0"/>
              <w:marRight w:val="0"/>
              <w:marTop w:val="0"/>
              <w:marBottom w:val="0"/>
              <w:divBdr>
                <w:top w:val="none" w:sz="0" w:space="0" w:color="auto"/>
                <w:left w:val="none" w:sz="0" w:space="0" w:color="auto"/>
                <w:bottom w:val="none" w:sz="0" w:space="0" w:color="auto"/>
                <w:right w:val="none" w:sz="0" w:space="0" w:color="auto"/>
              </w:divBdr>
            </w:div>
            <w:div w:id="589386640">
              <w:marLeft w:val="0"/>
              <w:marRight w:val="0"/>
              <w:marTop w:val="0"/>
              <w:marBottom w:val="0"/>
              <w:divBdr>
                <w:top w:val="none" w:sz="0" w:space="0" w:color="auto"/>
                <w:left w:val="none" w:sz="0" w:space="0" w:color="auto"/>
                <w:bottom w:val="none" w:sz="0" w:space="0" w:color="auto"/>
                <w:right w:val="none" w:sz="0" w:space="0" w:color="auto"/>
              </w:divBdr>
            </w:div>
            <w:div w:id="1321694996">
              <w:marLeft w:val="0"/>
              <w:marRight w:val="0"/>
              <w:marTop w:val="0"/>
              <w:marBottom w:val="0"/>
              <w:divBdr>
                <w:top w:val="none" w:sz="0" w:space="0" w:color="auto"/>
                <w:left w:val="none" w:sz="0" w:space="0" w:color="auto"/>
                <w:bottom w:val="none" w:sz="0" w:space="0" w:color="auto"/>
                <w:right w:val="none" w:sz="0" w:space="0" w:color="auto"/>
              </w:divBdr>
            </w:div>
            <w:div w:id="1619991017">
              <w:marLeft w:val="0"/>
              <w:marRight w:val="0"/>
              <w:marTop w:val="0"/>
              <w:marBottom w:val="0"/>
              <w:divBdr>
                <w:top w:val="none" w:sz="0" w:space="0" w:color="auto"/>
                <w:left w:val="none" w:sz="0" w:space="0" w:color="auto"/>
                <w:bottom w:val="none" w:sz="0" w:space="0" w:color="auto"/>
                <w:right w:val="none" w:sz="0" w:space="0" w:color="auto"/>
              </w:divBdr>
            </w:div>
            <w:div w:id="366028472">
              <w:marLeft w:val="0"/>
              <w:marRight w:val="0"/>
              <w:marTop w:val="0"/>
              <w:marBottom w:val="0"/>
              <w:divBdr>
                <w:top w:val="none" w:sz="0" w:space="0" w:color="auto"/>
                <w:left w:val="none" w:sz="0" w:space="0" w:color="auto"/>
                <w:bottom w:val="none" w:sz="0" w:space="0" w:color="auto"/>
                <w:right w:val="none" w:sz="0" w:space="0" w:color="auto"/>
              </w:divBdr>
            </w:div>
            <w:div w:id="2009626791">
              <w:marLeft w:val="0"/>
              <w:marRight w:val="0"/>
              <w:marTop w:val="0"/>
              <w:marBottom w:val="0"/>
              <w:divBdr>
                <w:top w:val="none" w:sz="0" w:space="0" w:color="auto"/>
                <w:left w:val="none" w:sz="0" w:space="0" w:color="auto"/>
                <w:bottom w:val="none" w:sz="0" w:space="0" w:color="auto"/>
                <w:right w:val="none" w:sz="0" w:space="0" w:color="auto"/>
              </w:divBdr>
            </w:div>
            <w:div w:id="1337539687">
              <w:marLeft w:val="0"/>
              <w:marRight w:val="0"/>
              <w:marTop w:val="0"/>
              <w:marBottom w:val="0"/>
              <w:divBdr>
                <w:top w:val="none" w:sz="0" w:space="0" w:color="auto"/>
                <w:left w:val="none" w:sz="0" w:space="0" w:color="auto"/>
                <w:bottom w:val="none" w:sz="0" w:space="0" w:color="auto"/>
                <w:right w:val="none" w:sz="0" w:space="0" w:color="auto"/>
              </w:divBdr>
            </w:div>
            <w:div w:id="1251507474">
              <w:marLeft w:val="0"/>
              <w:marRight w:val="0"/>
              <w:marTop w:val="0"/>
              <w:marBottom w:val="0"/>
              <w:divBdr>
                <w:top w:val="none" w:sz="0" w:space="0" w:color="auto"/>
                <w:left w:val="none" w:sz="0" w:space="0" w:color="auto"/>
                <w:bottom w:val="none" w:sz="0" w:space="0" w:color="auto"/>
                <w:right w:val="none" w:sz="0" w:space="0" w:color="auto"/>
              </w:divBdr>
            </w:div>
            <w:div w:id="1049764097">
              <w:marLeft w:val="0"/>
              <w:marRight w:val="0"/>
              <w:marTop w:val="0"/>
              <w:marBottom w:val="0"/>
              <w:divBdr>
                <w:top w:val="none" w:sz="0" w:space="0" w:color="auto"/>
                <w:left w:val="none" w:sz="0" w:space="0" w:color="auto"/>
                <w:bottom w:val="none" w:sz="0" w:space="0" w:color="auto"/>
                <w:right w:val="none" w:sz="0" w:space="0" w:color="auto"/>
              </w:divBdr>
            </w:div>
            <w:div w:id="975379661">
              <w:marLeft w:val="0"/>
              <w:marRight w:val="0"/>
              <w:marTop w:val="0"/>
              <w:marBottom w:val="0"/>
              <w:divBdr>
                <w:top w:val="none" w:sz="0" w:space="0" w:color="auto"/>
                <w:left w:val="none" w:sz="0" w:space="0" w:color="auto"/>
                <w:bottom w:val="none" w:sz="0" w:space="0" w:color="auto"/>
                <w:right w:val="none" w:sz="0" w:space="0" w:color="auto"/>
              </w:divBdr>
            </w:div>
            <w:div w:id="2137218766">
              <w:marLeft w:val="0"/>
              <w:marRight w:val="0"/>
              <w:marTop w:val="0"/>
              <w:marBottom w:val="0"/>
              <w:divBdr>
                <w:top w:val="none" w:sz="0" w:space="0" w:color="auto"/>
                <w:left w:val="none" w:sz="0" w:space="0" w:color="auto"/>
                <w:bottom w:val="none" w:sz="0" w:space="0" w:color="auto"/>
                <w:right w:val="none" w:sz="0" w:space="0" w:color="auto"/>
              </w:divBdr>
            </w:div>
            <w:div w:id="556093341">
              <w:marLeft w:val="0"/>
              <w:marRight w:val="0"/>
              <w:marTop w:val="0"/>
              <w:marBottom w:val="0"/>
              <w:divBdr>
                <w:top w:val="none" w:sz="0" w:space="0" w:color="auto"/>
                <w:left w:val="none" w:sz="0" w:space="0" w:color="auto"/>
                <w:bottom w:val="none" w:sz="0" w:space="0" w:color="auto"/>
                <w:right w:val="none" w:sz="0" w:space="0" w:color="auto"/>
              </w:divBdr>
            </w:div>
            <w:div w:id="1335649066">
              <w:marLeft w:val="0"/>
              <w:marRight w:val="0"/>
              <w:marTop w:val="0"/>
              <w:marBottom w:val="0"/>
              <w:divBdr>
                <w:top w:val="none" w:sz="0" w:space="0" w:color="auto"/>
                <w:left w:val="none" w:sz="0" w:space="0" w:color="auto"/>
                <w:bottom w:val="none" w:sz="0" w:space="0" w:color="auto"/>
                <w:right w:val="none" w:sz="0" w:space="0" w:color="auto"/>
              </w:divBdr>
            </w:div>
            <w:div w:id="1468232922">
              <w:marLeft w:val="0"/>
              <w:marRight w:val="0"/>
              <w:marTop w:val="0"/>
              <w:marBottom w:val="0"/>
              <w:divBdr>
                <w:top w:val="none" w:sz="0" w:space="0" w:color="auto"/>
                <w:left w:val="none" w:sz="0" w:space="0" w:color="auto"/>
                <w:bottom w:val="none" w:sz="0" w:space="0" w:color="auto"/>
                <w:right w:val="none" w:sz="0" w:space="0" w:color="auto"/>
              </w:divBdr>
            </w:div>
            <w:div w:id="1895505803">
              <w:marLeft w:val="0"/>
              <w:marRight w:val="0"/>
              <w:marTop w:val="0"/>
              <w:marBottom w:val="0"/>
              <w:divBdr>
                <w:top w:val="none" w:sz="0" w:space="0" w:color="auto"/>
                <w:left w:val="none" w:sz="0" w:space="0" w:color="auto"/>
                <w:bottom w:val="none" w:sz="0" w:space="0" w:color="auto"/>
                <w:right w:val="none" w:sz="0" w:space="0" w:color="auto"/>
              </w:divBdr>
            </w:div>
            <w:div w:id="692876147">
              <w:marLeft w:val="0"/>
              <w:marRight w:val="0"/>
              <w:marTop w:val="0"/>
              <w:marBottom w:val="0"/>
              <w:divBdr>
                <w:top w:val="none" w:sz="0" w:space="0" w:color="auto"/>
                <w:left w:val="none" w:sz="0" w:space="0" w:color="auto"/>
                <w:bottom w:val="none" w:sz="0" w:space="0" w:color="auto"/>
                <w:right w:val="none" w:sz="0" w:space="0" w:color="auto"/>
              </w:divBdr>
            </w:div>
            <w:div w:id="699547433">
              <w:marLeft w:val="0"/>
              <w:marRight w:val="0"/>
              <w:marTop w:val="0"/>
              <w:marBottom w:val="0"/>
              <w:divBdr>
                <w:top w:val="none" w:sz="0" w:space="0" w:color="auto"/>
                <w:left w:val="none" w:sz="0" w:space="0" w:color="auto"/>
                <w:bottom w:val="none" w:sz="0" w:space="0" w:color="auto"/>
                <w:right w:val="none" w:sz="0" w:space="0" w:color="auto"/>
              </w:divBdr>
            </w:div>
            <w:div w:id="721097039">
              <w:marLeft w:val="0"/>
              <w:marRight w:val="0"/>
              <w:marTop w:val="0"/>
              <w:marBottom w:val="0"/>
              <w:divBdr>
                <w:top w:val="none" w:sz="0" w:space="0" w:color="auto"/>
                <w:left w:val="none" w:sz="0" w:space="0" w:color="auto"/>
                <w:bottom w:val="none" w:sz="0" w:space="0" w:color="auto"/>
                <w:right w:val="none" w:sz="0" w:space="0" w:color="auto"/>
              </w:divBdr>
            </w:div>
            <w:div w:id="83037995">
              <w:marLeft w:val="0"/>
              <w:marRight w:val="0"/>
              <w:marTop w:val="0"/>
              <w:marBottom w:val="0"/>
              <w:divBdr>
                <w:top w:val="none" w:sz="0" w:space="0" w:color="auto"/>
                <w:left w:val="none" w:sz="0" w:space="0" w:color="auto"/>
                <w:bottom w:val="none" w:sz="0" w:space="0" w:color="auto"/>
                <w:right w:val="none" w:sz="0" w:space="0" w:color="auto"/>
              </w:divBdr>
            </w:div>
            <w:div w:id="1951694623">
              <w:marLeft w:val="0"/>
              <w:marRight w:val="0"/>
              <w:marTop w:val="0"/>
              <w:marBottom w:val="0"/>
              <w:divBdr>
                <w:top w:val="none" w:sz="0" w:space="0" w:color="auto"/>
                <w:left w:val="none" w:sz="0" w:space="0" w:color="auto"/>
                <w:bottom w:val="none" w:sz="0" w:space="0" w:color="auto"/>
                <w:right w:val="none" w:sz="0" w:space="0" w:color="auto"/>
              </w:divBdr>
            </w:div>
            <w:div w:id="2090031156">
              <w:marLeft w:val="0"/>
              <w:marRight w:val="0"/>
              <w:marTop w:val="0"/>
              <w:marBottom w:val="0"/>
              <w:divBdr>
                <w:top w:val="none" w:sz="0" w:space="0" w:color="auto"/>
                <w:left w:val="none" w:sz="0" w:space="0" w:color="auto"/>
                <w:bottom w:val="none" w:sz="0" w:space="0" w:color="auto"/>
                <w:right w:val="none" w:sz="0" w:space="0" w:color="auto"/>
              </w:divBdr>
            </w:div>
            <w:div w:id="1558737051">
              <w:marLeft w:val="0"/>
              <w:marRight w:val="0"/>
              <w:marTop w:val="0"/>
              <w:marBottom w:val="0"/>
              <w:divBdr>
                <w:top w:val="none" w:sz="0" w:space="0" w:color="auto"/>
                <w:left w:val="none" w:sz="0" w:space="0" w:color="auto"/>
                <w:bottom w:val="none" w:sz="0" w:space="0" w:color="auto"/>
                <w:right w:val="none" w:sz="0" w:space="0" w:color="auto"/>
              </w:divBdr>
            </w:div>
            <w:div w:id="459692888">
              <w:marLeft w:val="0"/>
              <w:marRight w:val="0"/>
              <w:marTop w:val="0"/>
              <w:marBottom w:val="0"/>
              <w:divBdr>
                <w:top w:val="none" w:sz="0" w:space="0" w:color="auto"/>
                <w:left w:val="none" w:sz="0" w:space="0" w:color="auto"/>
                <w:bottom w:val="none" w:sz="0" w:space="0" w:color="auto"/>
                <w:right w:val="none" w:sz="0" w:space="0" w:color="auto"/>
              </w:divBdr>
            </w:div>
            <w:div w:id="1341157119">
              <w:marLeft w:val="0"/>
              <w:marRight w:val="0"/>
              <w:marTop w:val="0"/>
              <w:marBottom w:val="0"/>
              <w:divBdr>
                <w:top w:val="none" w:sz="0" w:space="0" w:color="auto"/>
                <w:left w:val="none" w:sz="0" w:space="0" w:color="auto"/>
                <w:bottom w:val="none" w:sz="0" w:space="0" w:color="auto"/>
                <w:right w:val="none" w:sz="0" w:space="0" w:color="auto"/>
              </w:divBdr>
            </w:div>
            <w:div w:id="1622951885">
              <w:marLeft w:val="0"/>
              <w:marRight w:val="0"/>
              <w:marTop w:val="0"/>
              <w:marBottom w:val="0"/>
              <w:divBdr>
                <w:top w:val="none" w:sz="0" w:space="0" w:color="auto"/>
                <w:left w:val="none" w:sz="0" w:space="0" w:color="auto"/>
                <w:bottom w:val="none" w:sz="0" w:space="0" w:color="auto"/>
                <w:right w:val="none" w:sz="0" w:space="0" w:color="auto"/>
              </w:divBdr>
            </w:div>
            <w:div w:id="477192635">
              <w:marLeft w:val="0"/>
              <w:marRight w:val="0"/>
              <w:marTop w:val="0"/>
              <w:marBottom w:val="0"/>
              <w:divBdr>
                <w:top w:val="none" w:sz="0" w:space="0" w:color="auto"/>
                <w:left w:val="none" w:sz="0" w:space="0" w:color="auto"/>
                <w:bottom w:val="none" w:sz="0" w:space="0" w:color="auto"/>
                <w:right w:val="none" w:sz="0" w:space="0" w:color="auto"/>
              </w:divBdr>
            </w:div>
            <w:div w:id="1725060124">
              <w:marLeft w:val="0"/>
              <w:marRight w:val="0"/>
              <w:marTop w:val="0"/>
              <w:marBottom w:val="0"/>
              <w:divBdr>
                <w:top w:val="none" w:sz="0" w:space="0" w:color="auto"/>
                <w:left w:val="none" w:sz="0" w:space="0" w:color="auto"/>
                <w:bottom w:val="none" w:sz="0" w:space="0" w:color="auto"/>
                <w:right w:val="none" w:sz="0" w:space="0" w:color="auto"/>
              </w:divBdr>
            </w:div>
            <w:div w:id="1685863696">
              <w:marLeft w:val="0"/>
              <w:marRight w:val="0"/>
              <w:marTop w:val="0"/>
              <w:marBottom w:val="0"/>
              <w:divBdr>
                <w:top w:val="none" w:sz="0" w:space="0" w:color="auto"/>
                <w:left w:val="none" w:sz="0" w:space="0" w:color="auto"/>
                <w:bottom w:val="none" w:sz="0" w:space="0" w:color="auto"/>
                <w:right w:val="none" w:sz="0" w:space="0" w:color="auto"/>
              </w:divBdr>
            </w:div>
            <w:div w:id="890269367">
              <w:marLeft w:val="0"/>
              <w:marRight w:val="0"/>
              <w:marTop w:val="0"/>
              <w:marBottom w:val="0"/>
              <w:divBdr>
                <w:top w:val="none" w:sz="0" w:space="0" w:color="auto"/>
                <w:left w:val="none" w:sz="0" w:space="0" w:color="auto"/>
                <w:bottom w:val="none" w:sz="0" w:space="0" w:color="auto"/>
                <w:right w:val="none" w:sz="0" w:space="0" w:color="auto"/>
              </w:divBdr>
            </w:div>
            <w:div w:id="2132629092">
              <w:marLeft w:val="0"/>
              <w:marRight w:val="0"/>
              <w:marTop w:val="0"/>
              <w:marBottom w:val="0"/>
              <w:divBdr>
                <w:top w:val="none" w:sz="0" w:space="0" w:color="auto"/>
                <w:left w:val="none" w:sz="0" w:space="0" w:color="auto"/>
                <w:bottom w:val="none" w:sz="0" w:space="0" w:color="auto"/>
                <w:right w:val="none" w:sz="0" w:space="0" w:color="auto"/>
              </w:divBdr>
            </w:div>
            <w:div w:id="1651013062">
              <w:marLeft w:val="0"/>
              <w:marRight w:val="0"/>
              <w:marTop w:val="0"/>
              <w:marBottom w:val="0"/>
              <w:divBdr>
                <w:top w:val="none" w:sz="0" w:space="0" w:color="auto"/>
                <w:left w:val="none" w:sz="0" w:space="0" w:color="auto"/>
                <w:bottom w:val="none" w:sz="0" w:space="0" w:color="auto"/>
                <w:right w:val="none" w:sz="0" w:space="0" w:color="auto"/>
              </w:divBdr>
            </w:div>
            <w:div w:id="1520661767">
              <w:marLeft w:val="0"/>
              <w:marRight w:val="0"/>
              <w:marTop w:val="0"/>
              <w:marBottom w:val="0"/>
              <w:divBdr>
                <w:top w:val="none" w:sz="0" w:space="0" w:color="auto"/>
                <w:left w:val="none" w:sz="0" w:space="0" w:color="auto"/>
                <w:bottom w:val="none" w:sz="0" w:space="0" w:color="auto"/>
                <w:right w:val="none" w:sz="0" w:space="0" w:color="auto"/>
              </w:divBdr>
            </w:div>
            <w:div w:id="916403815">
              <w:marLeft w:val="0"/>
              <w:marRight w:val="0"/>
              <w:marTop w:val="0"/>
              <w:marBottom w:val="0"/>
              <w:divBdr>
                <w:top w:val="none" w:sz="0" w:space="0" w:color="auto"/>
                <w:left w:val="none" w:sz="0" w:space="0" w:color="auto"/>
                <w:bottom w:val="none" w:sz="0" w:space="0" w:color="auto"/>
                <w:right w:val="none" w:sz="0" w:space="0" w:color="auto"/>
              </w:divBdr>
            </w:div>
            <w:div w:id="400640037">
              <w:marLeft w:val="0"/>
              <w:marRight w:val="0"/>
              <w:marTop w:val="0"/>
              <w:marBottom w:val="0"/>
              <w:divBdr>
                <w:top w:val="none" w:sz="0" w:space="0" w:color="auto"/>
                <w:left w:val="none" w:sz="0" w:space="0" w:color="auto"/>
                <w:bottom w:val="none" w:sz="0" w:space="0" w:color="auto"/>
                <w:right w:val="none" w:sz="0" w:space="0" w:color="auto"/>
              </w:divBdr>
            </w:div>
            <w:div w:id="1544755202">
              <w:marLeft w:val="0"/>
              <w:marRight w:val="0"/>
              <w:marTop w:val="0"/>
              <w:marBottom w:val="0"/>
              <w:divBdr>
                <w:top w:val="none" w:sz="0" w:space="0" w:color="auto"/>
                <w:left w:val="none" w:sz="0" w:space="0" w:color="auto"/>
                <w:bottom w:val="none" w:sz="0" w:space="0" w:color="auto"/>
                <w:right w:val="none" w:sz="0" w:space="0" w:color="auto"/>
              </w:divBdr>
            </w:div>
            <w:div w:id="649094782">
              <w:marLeft w:val="0"/>
              <w:marRight w:val="0"/>
              <w:marTop w:val="0"/>
              <w:marBottom w:val="0"/>
              <w:divBdr>
                <w:top w:val="none" w:sz="0" w:space="0" w:color="auto"/>
                <w:left w:val="none" w:sz="0" w:space="0" w:color="auto"/>
                <w:bottom w:val="none" w:sz="0" w:space="0" w:color="auto"/>
                <w:right w:val="none" w:sz="0" w:space="0" w:color="auto"/>
              </w:divBdr>
            </w:div>
            <w:div w:id="261912213">
              <w:marLeft w:val="0"/>
              <w:marRight w:val="0"/>
              <w:marTop w:val="0"/>
              <w:marBottom w:val="0"/>
              <w:divBdr>
                <w:top w:val="none" w:sz="0" w:space="0" w:color="auto"/>
                <w:left w:val="none" w:sz="0" w:space="0" w:color="auto"/>
                <w:bottom w:val="none" w:sz="0" w:space="0" w:color="auto"/>
                <w:right w:val="none" w:sz="0" w:space="0" w:color="auto"/>
              </w:divBdr>
            </w:div>
            <w:div w:id="1803189687">
              <w:marLeft w:val="0"/>
              <w:marRight w:val="0"/>
              <w:marTop w:val="0"/>
              <w:marBottom w:val="0"/>
              <w:divBdr>
                <w:top w:val="none" w:sz="0" w:space="0" w:color="auto"/>
                <w:left w:val="none" w:sz="0" w:space="0" w:color="auto"/>
                <w:bottom w:val="none" w:sz="0" w:space="0" w:color="auto"/>
                <w:right w:val="none" w:sz="0" w:space="0" w:color="auto"/>
              </w:divBdr>
            </w:div>
            <w:div w:id="222373081">
              <w:marLeft w:val="0"/>
              <w:marRight w:val="0"/>
              <w:marTop w:val="0"/>
              <w:marBottom w:val="0"/>
              <w:divBdr>
                <w:top w:val="none" w:sz="0" w:space="0" w:color="auto"/>
                <w:left w:val="none" w:sz="0" w:space="0" w:color="auto"/>
                <w:bottom w:val="none" w:sz="0" w:space="0" w:color="auto"/>
                <w:right w:val="none" w:sz="0" w:space="0" w:color="auto"/>
              </w:divBdr>
            </w:div>
            <w:div w:id="552886980">
              <w:marLeft w:val="0"/>
              <w:marRight w:val="0"/>
              <w:marTop w:val="0"/>
              <w:marBottom w:val="0"/>
              <w:divBdr>
                <w:top w:val="none" w:sz="0" w:space="0" w:color="auto"/>
                <w:left w:val="none" w:sz="0" w:space="0" w:color="auto"/>
                <w:bottom w:val="none" w:sz="0" w:space="0" w:color="auto"/>
                <w:right w:val="none" w:sz="0" w:space="0" w:color="auto"/>
              </w:divBdr>
            </w:div>
            <w:div w:id="258102715">
              <w:marLeft w:val="0"/>
              <w:marRight w:val="0"/>
              <w:marTop w:val="0"/>
              <w:marBottom w:val="0"/>
              <w:divBdr>
                <w:top w:val="none" w:sz="0" w:space="0" w:color="auto"/>
                <w:left w:val="none" w:sz="0" w:space="0" w:color="auto"/>
                <w:bottom w:val="none" w:sz="0" w:space="0" w:color="auto"/>
                <w:right w:val="none" w:sz="0" w:space="0" w:color="auto"/>
              </w:divBdr>
            </w:div>
            <w:div w:id="2001032645">
              <w:marLeft w:val="0"/>
              <w:marRight w:val="0"/>
              <w:marTop w:val="0"/>
              <w:marBottom w:val="0"/>
              <w:divBdr>
                <w:top w:val="none" w:sz="0" w:space="0" w:color="auto"/>
                <w:left w:val="none" w:sz="0" w:space="0" w:color="auto"/>
                <w:bottom w:val="none" w:sz="0" w:space="0" w:color="auto"/>
                <w:right w:val="none" w:sz="0" w:space="0" w:color="auto"/>
              </w:divBdr>
            </w:div>
            <w:div w:id="2054884281">
              <w:marLeft w:val="0"/>
              <w:marRight w:val="0"/>
              <w:marTop w:val="0"/>
              <w:marBottom w:val="0"/>
              <w:divBdr>
                <w:top w:val="none" w:sz="0" w:space="0" w:color="auto"/>
                <w:left w:val="none" w:sz="0" w:space="0" w:color="auto"/>
                <w:bottom w:val="none" w:sz="0" w:space="0" w:color="auto"/>
                <w:right w:val="none" w:sz="0" w:space="0" w:color="auto"/>
              </w:divBdr>
            </w:div>
            <w:div w:id="815880528">
              <w:marLeft w:val="0"/>
              <w:marRight w:val="0"/>
              <w:marTop w:val="0"/>
              <w:marBottom w:val="0"/>
              <w:divBdr>
                <w:top w:val="none" w:sz="0" w:space="0" w:color="auto"/>
                <w:left w:val="none" w:sz="0" w:space="0" w:color="auto"/>
                <w:bottom w:val="none" w:sz="0" w:space="0" w:color="auto"/>
                <w:right w:val="none" w:sz="0" w:space="0" w:color="auto"/>
              </w:divBdr>
            </w:div>
            <w:div w:id="6174536">
              <w:marLeft w:val="0"/>
              <w:marRight w:val="0"/>
              <w:marTop w:val="0"/>
              <w:marBottom w:val="0"/>
              <w:divBdr>
                <w:top w:val="none" w:sz="0" w:space="0" w:color="auto"/>
                <w:left w:val="none" w:sz="0" w:space="0" w:color="auto"/>
                <w:bottom w:val="none" w:sz="0" w:space="0" w:color="auto"/>
                <w:right w:val="none" w:sz="0" w:space="0" w:color="auto"/>
              </w:divBdr>
            </w:div>
            <w:div w:id="1394159431">
              <w:marLeft w:val="0"/>
              <w:marRight w:val="0"/>
              <w:marTop w:val="0"/>
              <w:marBottom w:val="0"/>
              <w:divBdr>
                <w:top w:val="none" w:sz="0" w:space="0" w:color="auto"/>
                <w:left w:val="none" w:sz="0" w:space="0" w:color="auto"/>
                <w:bottom w:val="none" w:sz="0" w:space="0" w:color="auto"/>
                <w:right w:val="none" w:sz="0" w:space="0" w:color="auto"/>
              </w:divBdr>
            </w:div>
            <w:div w:id="1072703856">
              <w:marLeft w:val="0"/>
              <w:marRight w:val="0"/>
              <w:marTop w:val="0"/>
              <w:marBottom w:val="0"/>
              <w:divBdr>
                <w:top w:val="none" w:sz="0" w:space="0" w:color="auto"/>
                <w:left w:val="none" w:sz="0" w:space="0" w:color="auto"/>
                <w:bottom w:val="none" w:sz="0" w:space="0" w:color="auto"/>
                <w:right w:val="none" w:sz="0" w:space="0" w:color="auto"/>
              </w:divBdr>
            </w:div>
            <w:div w:id="883714212">
              <w:marLeft w:val="0"/>
              <w:marRight w:val="0"/>
              <w:marTop w:val="0"/>
              <w:marBottom w:val="0"/>
              <w:divBdr>
                <w:top w:val="none" w:sz="0" w:space="0" w:color="auto"/>
                <w:left w:val="none" w:sz="0" w:space="0" w:color="auto"/>
                <w:bottom w:val="none" w:sz="0" w:space="0" w:color="auto"/>
                <w:right w:val="none" w:sz="0" w:space="0" w:color="auto"/>
              </w:divBdr>
            </w:div>
            <w:div w:id="146097537">
              <w:marLeft w:val="0"/>
              <w:marRight w:val="0"/>
              <w:marTop w:val="0"/>
              <w:marBottom w:val="0"/>
              <w:divBdr>
                <w:top w:val="none" w:sz="0" w:space="0" w:color="auto"/>
                <w:left w:val="none" w:sz="0" w:space="0" w:color="auto"/>
                <w:bottom w:val="none" w:sz="0" w:space="0" w:color="auto"/>
                <w:right w:val="none" w:sz="0" w:space="0" w:color="auto"/>
              </w:divBdr>
            </w:div>
            <w:div w:id="2095467212">
              <w:marLeft w:val="0"/>
              <w:marRight w:val="0"/>
              <w:marTop w:val="0"/>
              <w:marBottom w:val="0"/>
              <w:divBdr>
                <w:top w:val="none" w:sz="0" w:space="0" w:color="auto"/>
                <w:left w:val="none" w:sz="0" w:space="0" w:color="auto"/>
                <w:bottom w:val="none" w:sz="0" w:space="0" w:color="auto"/>
                <w:right w:val="none" w:sz="0" w:space="0" w:color="auto"/>
              </w:divBdr>
            </w:div>
            <w:div w:id="542522429">
              <w:marLeft w:val="0"/>
              <w:marRight w:val="0"/>
              <w:marTop w:val="0"/>
              <w:marBottom w:val="0"/>
              <w:divBdr>
                <w:top w:val="none" w:sz="0" w:space="0" w:color="auto"/>
                <w:left w:val="none" w:sz="0" w:space="0" w:color="auto"/>
                <w:bottom w:val="none" w:sz="0" w:space="0" w:color="auto"/>
                <w:right w:val="none" w:sz="0" w:space="0" w:color="auto"/>
              </w:divBdr>
            </w:div>
            <w:div w:id="229389147">
              <w:marLeft w:val="0"/>
              <w:marRight w:val="0"/>
              <w:marTop w:val="0"/>
              <w:marBottom w:val="0"/>
              <w:divBdr>
                <w:top w:val="none" w:sz="0" w:space="0" w:color="auto"/>
                <w:left w:val="none" w:sz="0" w:space="0" w:color="auto"/>
                <w:bottom w:val="none" w:sz="0" w:space="0" w:color="auto"/>
                <w:right w:val="none" w:sz="0" w:space="0" w:color="auto"/>
              </w:divBdr>
            </w:div>
            <w:div w:id="1075205783">
              <w:marLeft w:val="0"/>
              <w:marRight w:val="0"/>
              <w:marTop w:val="0"/>
              <w:marBottom w:val="0"/>
              <w:divBdr>
                <w:top w:val="none" w:sz="0" w:space="0" w:color="auto"/>
                <w:left w:val="none" w:sz="0" w:space="0" w:color="auto"/>
                <w:bottom w:val="none" w:sz="0" w:space="0" w:color="auto"/>
                <w:right w:val="none" w:sz="0" w:space="0" w:color="auto"/>
              </w:divBdr>
            </w:div>
            <w:div w:id="286206286">
              <w:marLeft w:val="0"/>
              <w:marRight w:val="0"/>
              <w:marTop w:val="0"/>
              <w:marBottom w:val="0"/>
              <w:divBdr>
                <w:top w:val="none" w:sz="0" w:space="0" w:color="auto"/>
                <w:left w:val="none" w:sz="0" w:space="0" w:color="auto"/>
                <w:bottom w:val="none" w:sz="0" w:space="0" w:color="auto"/>
                <w:right w:val="none" w:sz="0" w:space="0" w:color="auto"/>
              </w:divBdr>
            </w:div>
            <w:div w:id="404884144">
              <w:marLeft w:val="0"/>
              <w:marRight w:val="0"/>
              <w:marTop w:val="0"/>
              <w:marBottom w:val="0"/>
              <w:divBdr>
                <w:top w:val="none" w:sz="0" w:space="0" w:color="auto"/>
                <w:left w:val="none" w:sz="0" w:space="0" w:color="auto"/>
                <w:bottom w:val="none" w:sz="0" w:space="0" w:color="auto"/>
                <w:right w:val="none" w:sz="0" w:space="0" w:color="auto"/>
              </w:divBdr>
            </w:div>
            <w:div w:id="428549870">
              <w:marLeft w:val="0"/>
              <w:marRight w:val="0"/>
              <w:marTop w:val="0"/>
              <w:marBottom w:val="0"/>
              <w:divBdr>
                <w:top w:val="none" w:sz="0" w:space="0" w:color="auto"/>
                <w:left w:val="none" w:sz="0" w:space="0" w:color="auto"/>
                <w:bottom w:val="none" w:sz="0" w:space="0" w:color="auto"/>
                <w:right w:val="none" w:sz="0" w:space="0" w:color="auto"/>
              </w:divBdr>
            </w:div>
            <w:div w:id="419909858">
              <w:marLeft w:val="0"/>
              <w:marRight w:val="0"/>
              <w:marTop w:val="0"/>
              <w:marBottom w:val="0"/>
              <w:divBdr>
                <w:top w:val="none" w:sz="0" w:space="0" w:color="auto"/>
                <w:left w:val="none" w:sz="0" w:space="0" w:color="auto"/>
                <w:bottom w:val="none" w:sz="0" w:space="0" w:color="auto"/>
                <w:right w:val="none" w:sz="0" w:space="0" w:color="auto"/>
              </w:divBdr>
            </w:div>
            <w:div w:id="214437035">
              <w:marLeft w:val="0"/>
              <w:marRight w:val="0"/>
              <w:marTop w:val="0"/>
              <w:marBottom w:val="0"/>
              <w:divBdr>
                <w:top w:val="none" w:sz="0" w:space="0" w:color="auto"/>
                <w:left w:val="none" w:sz="0" w:space="0" w:color="auto"/>
                <w:bottom w:val="none" w:sz="0" w:space="0" w:color="auto"/>
                <w:right w:val="none" w:sz="0" w:space="0" w:color="auto"/>
              </w:divBdr>
            </w:div>
            <w:div w:id="1963611392">
              <w:marLeft w:val="0"/>
              <w:marRight w:val="0"/>
              <w:marTop w:val="0"/>
              <w:marBottom w:val="0"/>
              <w:divBdr>
                <w:top w:val="none" w:sz="0" w:space="0" w:color="auto"/>
                <w:left w:val="none" w:sz="0" w:space="0" w:color="auto"/>
                <w:bottom w:val="none" w:sz="0" w:space="0" w:color="auto"/>
                <w:right w:val="none" w:sz="0" w:space="0" w:color="auto"/>
              </w:divBdr>
            </w:div>
            <w:div w:id="1940404421">
              <w:marLeft w:val="0"/>
              <w:marRight w:val="0"/>
              <w:marTop w:val="0"/>
              <w:marBottom w:val="0"/>
              <w:divBdr>
                <w:top w:val="none" w:sz="0" w:space="0" w:color="auto"/>
                <w:left w:val="none" w:sz="0" w:space="0" w:color="auto"/>
                <w:bottom w:val="none" w:sz="0" w:space="0" w:color="auto"/>
                <w:right w:val="none" w:sz="0" w:space="0" w:color="auto"/>
              </w:divBdr>
            </w:div>
            <w:div w:id="134371423">
              <w:marLeft w:val="0"/>
              <w:marRight w:val="0"/>
              <w:marTop w:val="0"/>
              <w:marBottom w:val="0"/>
              <w:divBdr>
                <w:top w:val="none" w:sz="0" w:space="0" w:color="auto"/>
                <w:left w:val="none" w:sz="0" w:space="0" w:color="auto"/>
                <w:bottom w:val="none" w:sz="0" w:space="0" w:color="auto"/>
                <w:right w:val="none" w:sz="0" w:space="0" w:color="auto"/>
              </w:divBdr>
            </w:div>
            <w:div w:id="1209074783">
              <w:marLeft w:val="0"/>
              <w:marRight w:val="0"/>
              <w:marTop w:val="0"/>
              <w:marBottom w:val="0"/>
              <w:divBdr>
                <w:top w:val="none" w:sz="0" w:space="0" w:color="auto"/>
                <w:left w:val="none" w:sz="0" w:space="0" w:color="auto"/>
                <w:bottom w:val="none" w:sz="0" w:space="0" w:color="auto"/>
                <w:right w:val="none" w:sz="0" w:space="0" w:color="auto"/>
              </w:divBdr>
            </w:div>
            <w:div w:id="725110622">
              <w:marLeft w:val="0"/>
              <w:marRight w:val="0"/>
              <w:marTop w:val="0"/>
              <w:marBottom w:val="0"/>
              <w:divBdr>
                <w:top w:val="none" w:sz="0" w:space="0" w:color="auto"/>
                <w:left w:val="none" w:sz="0" w:space="0" w:color="auto"/>
                <w:bottom w:val="none" w:sz="0" w:space="0" w:color="auto"/>
                <w:right w:val="none" w:sz="0" w:space="0" w:color="auto"/>
              </w:divBdr>
            </w:div>
            <w:div w:id="1778022171">
              <w:marLeft w:val="0"/>
              <w:marRight w:val="0"/>
              <w:marTop w:val="0"/>
              <w:marBottom w:val="0"/>
              <w:divBdr>
                <w:top w:val="none" w:sz="0" w:space="0" w:color="auto"/>
                <w:left w:val="none" w:sz="0" w:space="0" w:color="auto"/>
                <w:bottom w:val="none" w:sz="0" w:space="0" w:color="auto"/>
                <w:right w:val="none" w:sz="0" w:space="0" w:color="auto"/>
              </w:divBdr>
            </w:div>
            <w:div w:id="1787046721">
              <w:marLeft w:val="0"/>
              <w:marRight w:val="0"/>
              <w:marTop w:val="0"/>
              <w:marBottom w:val="0"/>
              <w:divBdr>
                <w:top w:val="none" w:sz="0" w:space="0" w:color="auto"/>
                <w:left w:val="none" w:sz="0" w:space="0" w:color="auto"/>
                <w:bottom w:val="none" w:sz="0" w:space="0" w:color="auto"/>
                <w:right w:val="none" w:sz="0" w:space="0" w:color="auto"/>
              </w:divBdr>
            </w:div>
            <w:div w:id="1780372100">
              <w:marLeft w:val="0"/>
              <w:marRight w:val="0"/>
              <w:marTop w:val="0"/>
              <w:marBottom w:val="0"/>
              <w:divBdr>
                <w:top w:val="none" w:sz="0" w:space="0" w:color="auto"/>
                <w:left w:val="none" w:sz="0" w:space="0" w:color="auto"/>
                <w:bottom w:val="none" w:sz="0" w:space="0" w:color="auto"/>
                <w:right w:val="none" w:sz="0" w:space="0" w:color="auto"/>
              </w:divBdr>
            </w:div>
            <w:div w:id="777329740">
              <w:marLeft w:val="0"/>
              <w:marRight w:val="0"/>
              <w:marTop w:val="0"/>
              <w:marBottom w:val="0"/>
              <w:divBdr>
                <w:top w:val="none" w:sz="0" w:space="0" w:color="auto"/>
                <w:left w:val="none" w:sz="0" w:space="0" w:color="auto"/>
                <w:bottom w:val="none" w:sz="0" w:space="0" w:color="auto"/>
                <w:right w:val="none" w:sz="0" w:space="0" w:color="auto"/>
              </w:divBdr>
            </w:div>
            <w:div w:id="717700753">
              <w:marLeft w:val="0"/>
              <w:marRight w:val="0"/>
              <w:marTop w:val="0"/>
              <w:marBottom w:val="0"/>
              <w:divBdr>
                <w:top w:val="none" w:sz="0" w:space="0" w:color="auto"/>
                <w:left w:val="none" w:sz="0" w:space="0" w:color="auto"/>
                <w:bottom w:val="none" w:sz="0" w:space="0" w:color="auto"/>
                <w:right w:val="none" w:sz="0" w:space="0" w:color="auto"/>
              </w:divBdr>
            </w:div>
            <w:div w:id="1392852315">
              <w:marLeft w:val="0"/>
              <w:marRight w:val="0"/>
              <w:marTop w:val="0"/>
              <w:marBottom w:val="0"/>
              <w:divBdr>
                <w:top w:val="none" w:sz="0" w:space="0" w:color="auto"/>
                <w:left w:val="none" w:sz="0" w:space="0" w:color="auto"/>
                <w:bottom w:val="none" w:sz="0" w:space="0" w:color="auto"/>
                <w:right w:val="none" w:sz="0" w:space="0" w:color="auto"/>
              </w:divBdr>
            </w:div>
            <w:div w:id="1443525495">
              <w:marLeft w:val="0"/>
              <w:marRight w:val="0"/>
              <w:marTop w:val="0"/>
              <w:marBottom w:val="0"/>
              <w:divBdr>
                <w:top w:val="none" w:sz="0" w:space="0" w:color="auto"/>
                <w:left w:val="none" w:sz="0" w:space="0" w:color="auto"/>
                <w:bottom w:val="none" w:sz="0" w:space="0" w:color="auto"/>
                <w:right w:val="none" w:sz="0" w:space="0" w:color="auto"/>
              </w:divBdr>
            </w:div>
            <w:div w:id="1012686567">
              <w:marLeft w:val="0"/>
              <w:marRight w:val="0"/>
              <w:marTop w:val="0"/>
              <w:marBottom w:val="0"/>
              <w:divBdr>
                <w:top w:val="none" w:sz="0" w:space="0" w:color="auto"/>
                <w:left w:val="none" w:sz="0" w:space="0" w:color="auto"/>
                <w:bottom w:val="none" w:sz="0" w:space="0" w:color="auto"/>
                <w:right w:val="none" w:sz="0" w:space="0" w:color="auto"/>
              </w:divBdr>
            </w:div>
            <w:div w:id="1982613068">
              <w:marLeft w:val="0"/>
              <w:marRight w:val="0"/>
              <w:marTop w:val="0"/>
              <w:marBottom w:val="0"/>
              <w:divBdr>
                <w:top w:val="none" w:sz="0" w:space="0" w:color="auto"/>
                <w:left w:val="none" w:sz="0" w:space="0" w:color="auto"/>
                <w:bottom w:val="none" w:sz="0" w:space="0" w:color="auto"/>
                <w:right w:val="none" w:sz="0" w:space="0" w:color="auto"/>
              </w:divBdr>
            </w:div>
            <w:div w:id="2099253241">
              <w:marLeft w:val="0"/>
              <w:marRight w:val="0"/>
              <w:marTop w:val="0"/>
              <w:marBottom w:val="0"/>
              <w:divBdr>
                <w:top w:val="none" w:sz="0" w:space="0" w:color="auto"/>
                <w:left w:val="none" w:sz="0" w:space="0" w:color="auto"/>
                <w:bottom w:val="none" w:sz="0" w:space="0" w:color="auto"/>
                <w:right w:val="none" w:sz="0" w:space="0" w:color="auto"/>
              </w:divBdr>
            </w:div>
            <w:div w:id="1521116325">
              <w:marLeft w:val="0"/>
              <w:marRight w:val="0"/>
              <w:marTop w:val="0"/>
              <w:marBottom w:val="0"/>
              <w:divBdr>
                <w:top w:val="none" w:sz="0" w:space="0" w:color="auto"/>
                <w:left w:val="none" w:sz="0" w:space="0" w:color="auto"/>
                <w:bottom w:val="none" w:sz="0" w:space="0" w:color="auto"/>
                <w:right w:val="none" w:sz="0" w:space="0" w:color="auto"/>
              </w:divBdr>
            </w:div>
            <w:div w:id="1105925224">
              <w:marLeft w:val="0"/>
              <w:marRight w:val="0"/>
              <w:marTop w:val="0"/>
              <w:marBottom w:val="0"/>
              <w:divBdr>
                <w:top w:val="none" w:sz="0" w:space="0" w:color="auto"/>
                <w:left w:val="none" w:sz="0" w:space="0" w:color="auto"/>
                <w:bottom w:val="none" w:sz="0" w:space="0" w:color="auto"/>
                <w:right w:val="none" w:sz="0" w:space="0" w:color="auto"/>
              </w:divBdr>
            </w:div>
            <w:div w:id="2039113357">
              <w:marLeft w:val="0"/>
              <w:marRight w:val="0"/>
              <w:marTop w:val="0"/>
              <w:marBottom w:val="0"/>
              <w:divBdr>
                <w:top w:val="none" w:sz="0" w:space="0" w:color="auto"/>
                <w:left w:val="none" w:sz="0" w:space="0" w:color="auto"/>
                <w:bottom w:val="none" w:sz="0" w:space="0" w:color="auto"/>
                <w:right w:val="none" w:sz="0" w:space="0" w:color="auto"/>
              </w:divBdr>
            </w:div>
            <w:div w:id="1549997591">
              <w:marLeft w:val="0"/>
              <w:marRight w:val="0"/>
              <w:marTop w:val="0"/>
              <w:marBottom w:val="0"/>
              <w:divBdr>
                <w:top w:val="none" w:sz="0" w:space="0" w:color="auto"/>
                <w:left w:val="none" w:sz="0" w:space="0" w:color="auto"/>
                <w:bottom w:val="none" w:sz="0" w:space="0" w:color="auto"/>
                <w:right w:val="none" w:sz="0" w:space="0" w:color="auto"/>
              </w:divBdr>
            </w:div>
            <w:div w:id="2084448095">
              <w:marLeft w:val="0"/>
              <w:marRight w:val="0"/>
              <w:marTop w:val="0"/>
              <w:marBottom w:val="0"/>
              <w:divBdr>
                <w:top w:val="none" w:sz="0" w:space="0" w:color="auto"/>
                <w:left w:val="none" w:sz="0" w:space="0" w:color="auto"/>
                <w:bottom w:val="none" w:sz="0" w:space="0" w:color="auto"/>
                <w:right w:val="none" w:sz="0" w:space="0" w:color="auto"/>
              </w:divBdr>
            </w:div>
            <w:div w:id="207953674">
              <w:marLeft w:val="0"/>
              <w:marRight w:val="0"/>
              <w:marTop w:val="0"/>
              <w:marBottom w:val="0"/>
              <w:divBdr>
                <w:top w:val="none" w:sz="0" w:space="0" w:color="auto"/>
                <w:left w:val="none" w:sz="0" w:space="0" w:color="auto"/>
                <w:bottom w:val="none" w:sz="0" w:space="0" w:color="auto"/>
                <w:right w:val="none" w:sz="0" w:space="0" w:color="auto"/>
              </w:divBdr>
            </w:div>
            <w:div w:id="1278487338">
              <w:marLeft w:val="0"/>
              <w:marRight w:val="0"/>
              <w:marTop w:val="0"/>
              <w:marBottom w:val="0"/>
              <w:divBdr>
                <w:top w:val="none" w:sz="0" w:space="0" w:color="auto"/>
                <w:left w:val="none" w:sz="0" w:space="0" w:color="auto"/>
                <w:bottom w:val="none" w:sz="0" w:space="0" w:color="auto"/>
                <w:right w:val="none" w:sz="0" w:space="0" w:color="auto"/>
              </w:divBdr>
            </w:div>
            <w:div w:id="2131777350">
              <w:marLeft w:val="0"/>
              <w:marRight w:val="0"/>
              <w:marTop w:val="0"/>
              <w:marBottom w:val="0"/>
              <w:divBdr>
                <w:top w:val="none" w:sz="0" w:space="0" w:color="auto"/>
                <w:left w:val="none" w:sz="0" w:space="0" w:color="auto"/>
                <w:bottom w:val="none" w:sz="0" w:space="0" w:color="auto"/>
                <w:right w:val="none" w:sz="0" w:space="0" w:color="auto"/>
              </w:divBdr>
            </w:div>
            <w:div w:id="970748724">
              <w:marLeft w:val="0"/>
              <w:marRight w:val="0"/>
              <w:marTop w:val="0"/>
              <w:marBottom w:val="0"/>
              <w:divBdr>
                <w:top w:val="none" w:sz="0" w:space="0" w:color="auto"/>
                <w:left w:val="none" w:sz="0" w:space="0" w:color="auto"/>
                <w:bottom w:val="none" w:sz="0" w:space="0" w:color="auto"/>
                <w:right w:val="none" w:sz="0" w:space="0" w:color="auto"/>
              </w:divBdr>
            </w:div>
            <w:div w:id="1151365807">
              <w:marLeft w:val="0"/>
              <w:marRight w:val="0"/>
              <w:marTop w:val="0"/>
              <w:marBottom w:val="0"/>
              <w:divBdr>
                <w:top w:val="none" w:sz="0" w:space="0" w:color="auto"/>
                <w:left w:val="none" w:sz="0" w:space="0" w:color="auto"/>
                <w:bottom w:val="none" w:sz="0" w:space="0" w:color="auto"/>
                <w:right w:val="none" w:sz="0" w:space="0" w:color="auto"/>
              </w:divBdr>
            </w:div>
            <w:div w:id="1234706080">
              <w:marLeft w:val="0"/>
              <w:marRight w:val="0"/>
              <w:marTop w:val="0"/>
              <w:marBottom w:val="0"/>
              <w:divBdr>
                <w:top w:val="none" w:sz="0" w:space="0" w:color="auto"/>
                <w:left w:val="none" w:sz="0" w:space="0" w:color="auto"/>
                <w:bottom w:val="none" w:sz="0" w:space="0" w:color="auto"/>
                <w:right w:val="none" w:sz="0" w:space="0" w:color="auto"/>
              </w:divBdr>
            </w:div>
            <w:div w:id="2003773047">
              <w:marLeft w:val="0"/>
              <w:marRight w:val="0"/>
              <w:marTop w:val="0"/>
              <w:marBottom w:val="0"/>
              <w:divBdr>
                <w:top w:val="none" w:sz="0" w:space="0" w:color="auto"/>
                <w:left w:val="none" w:sz="0" w:space="0" w:color="auto"/>
                <w:bottom w:val="none" w:sz="0" w:space="0" w:color="auto"/>
                <w:right w:val="none" w:sz="0" w:space="0" w:color="auto"/>
              </w:divBdr>
            </w:div>
            <w:div w:id="1152864466">
              <w:marLeft w:val="0"/>
              <w:marRight w:val="0"/>
              <w:marTop w:val="0"/>
              <w:marBottom w:val="0"/>
              <w:divBdr>
                <w:top w:val="none" w:sz="0" w:space="0" w:color="auto"/>
                <w:left w:val="none" w:sz="0" w:space="0" w:color="auto"/>
                <w:bottom w:val="none" w:sz="0" w:space="0" w:color="auto"/>
                <w:right w:val="none" w:sz="0" w:space="0" w:color="auto"/>
              </w:divBdr>
            </w:div>
            <w:div w:id="393895645">
              <w:marLeft w:val="0"/>
              <w:marRight w:val="0"/>
              <w:marTop w:val="0"/>
              <w:marBottom w:val="0"/>
              <w:divBdr>
                <w:top w:val="none" w:sz="0" w:space="0" w:color="auto"/>
                <w:left w:val="none" w:sz="0" w:space="0" w:color="auto"/>
                <w:bottom w:val="none" w:sz="0" w:space="0" w:color="auto"/>
                <w:right w:val="none" w:sz="0" w:space="0" w:color="auto"/>
              </w:divBdr>
            </w:div>
            <w:div w:id="1920402045">
              <w:marLeft w:val="0"/>
              <w:marRight w:val="0"/>
              <w:marTop w:val="0"/>
              <w:marBottom w:val="0"/>
              <w:divBdr>
                <w:top w:val="none" w:sz="0" w:space="0" w:color="auto"/>
                <w:left w:val="none" w:sz="0" w:space="0" w:color="auto"/>
                <w:bottom w:val="none" w:sz="0" w:space="0" w:color="auto"/>
                <w:right w:val="none" w:sz="0" w:space="0" w:color="auto"/>
              </w:divBdr>
            </w:div>
            <w:div w:id="182718687">
              <w:marLeft w:val="0"/>
              <w:marRight w:val="0"/>
              <w:marTop w:val="0"/>
              <w:marBottom w:val="0"/>
              <w:divBdr>
                <w:top w:val="none" w:sz="0" w:space="0" w:color="auto"/>
                <w:left w:val="none" w:sz="0" w:space="0" w:color="auto"/>
                <w:bottom w:val="none" w:sz="0" w:space="0" w:color="auto"/>
                <w:right w:val="none" w:sz="0" w:space="0" w:color="auto"/>
              </w:divBdr>
            </w:div>
            <w:div w:id="1468209052">
              <w:marLeft w:val="0"/>
              <w:marRight w:val="0"/>
              <w:marTop w:val="0"/>
              <w:marBottom w:val="0"/>
              <w:divBdr>
                <w:top w:val="none" w:sz="0" w:space="0" w:color="auto"/>
                <w:left w:val="none" w:sz="0" w:space="0" w:color="auto"/>
                <w:bottom w:val="none" w:sz="0" w:space="0" w:color="auto"/>
                <w:right w:val="none" w:sz="0" w:space="0" w:color="auto"/>
              </w:divBdr>
            </w:div>
            <w:div w:id="1072852751">
              <w:marLeft w:val="0"/>
              <w:marRight w:val="0"/>
              <w:marTop w:val="0"/>
              <w:marBottom w:val="0"/>
              <w:divBdr>
                <w:top w:val="none" w:sz="0" w:space="0" w:color="auto"/>
                <w:left w:val="none" w:sz="0" w:space="0" w:color="auto"/>
                <w:bottom w:val="none" w:sz="0" w:space="0" w:color="auto"/>
                <w:right w:val="none" w:sz="0" w:space="0" w:color="auto"/>
              </w:divBdr>
            </w:div>
            <w:div w:id="123805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55642">
      <w:bodyDiv w:val="1"/>
      <w:marLeft w:val="0"/>
      <w:marRight w:val="0"/>
      <w:marTop w:val="0"/>
      <w:marBottom w:val="0"/>
      <w:divBdr>
        <w:top w:val="none" w:sz="0" w:space="0" w:color="auto"/>
        <w:left w:val="none" w:sz="0" w:space="0" w:color="auto"/>
        <w:bottom w:val="none" w:sz="0" w:space="0" w:color="auto"/>
        <w:right w:val="none" w:sz="0" w:space="0" w:color="auto"/>
      </w:divBdr>
    </w:div>
    <w:div w:id="1599680333">
      <w:bodyDiv w:val="1"/>
      <w:marLeft w:val="0"/>
      <w:marRight w:val="0"/>
      <w:marTop w:val="0"/>
      <w:marBottom w:val="0"/>
      <w:divBdr>
        <w:top w:val="none" w:sz="0" w:space="0" w:color="auto"/>
        <w:left w:val="none" w:sz="0" w:space="0" w:color="auto"/>
        <w:bottom w:val="none" w:sz="0" w:space="0" w:color="auto"/>
        <w:right w:val="none" w:sz="0" w:space="0" w:color="auto"/>
      </w:divBdr>
      <w:divsChild>
        <w:div w:id="583102103">
          <w:marLeft w:val="0"/>
          <w:marRight w:val="0"/>
          <w:marTop w:val="0"/>
          <w:marBottom w:val="0"/>
          <w:divBdr>
            <w:top w:val="none" w:sz="0" w:space="0" w:color="auto"/>
            <w:left w:val="none" w:sz="0" w:space="0" w:color="auto"/>
            <w:bottom w:val="none" w:sz="0" w:space="0" w:color="auto"/>
            <w:right w:val="none" w:sz="0" w:space="0" w:color="auto"/>
          </w:divBdr>
        </w:div>
      </w:divsChild>
    </w:div>
    <w:div w:id="1612782284">
      <w:bodyDiv w:val="1"/>
      <w:marLeft w:val="0"/>
      <w:marRight w:val="0"/>
      <w:marTop w:val="0"/>
      <w:marBottom w:val="0"/>
      <w:divBdr>
        <w:top w:val="none" w:sz="0" w:space="0" w:color="auto"/>
        <w:left w:val="none" w:sz="0" w:space="0" w:color="auto"/>
        <w:bottom w:val="none" w:sz="0" w:space="0" w:color="auto"/>
        <w:right w:val="none" w:sz="0" w:space="0" w:color="auto"/>
      </w:divBdr>
    </w:div>
    <w:div w:id="1644889200">
      <w:bodyDiv w:val="1"/>
      <w:marLeft w:val="0"/>
      <w:marRight w:val="0"/>
      <w:marTop w:val="0"/>
      <w:marBottom w:val="0"/>
      <w:divBdr>
        <w:top w:val="none" w:sz="0" w:space="0" w:color="auto"/>
        <w:left w:val="none" w:sz="0" w:space="0" w:color="auto"/>
        <w:bottom w:val="none" w:sz="0" w:space="0" w:color="auto"/>
        <w:right w:val="none" w:sz="0" w:space="0" w:color="auto"/>
      </w:divBdr>
    </w:div>
    <w:div w:id="1668751372">
      <w:bodyDiv w:val="1"/>
      <w:marLeft w:val="0"/>
      <w:marRight w:val="0"/>
      <w:marTop w:val="0"/>
      <w:marBottom w:val="0"/>
      <w:divBdr>
        <w:top w:val="none" w:sz="0" w:space="0" w:color="auto"/>
        <w:left w:val="none" w:sz="0" w:space="0" w:color="auto"/>
        <w:bottom w:val="none" w:sz="0" w:space="0" w:color="auto"/>
        <w:right w:val="none" w:sz="0" w:space="0" w:color="auto"/>
      </w:divBdr>
    </w:div>
    <w:div w:id="1693258204">
      <w:bodyDiv w:val="1"/>
      <w:marLeft w:val="0"/>
      <w:marRight w:val="0"/>
      <w:marTop w:val="0"/>
      <w:marBottom w:val="0"/>
      <w:divBdr>
        <w:top w:val="none" w:sz="0" w:space="0" w:color="auto"/>
        <w:left w:val="none" w:sz="0" w:space="0" w:color="auto"/>
        <w:bottom w:val="none" w:sz="0" w:space="0" w:color="auto"/>
        <w:right w:val="none" w:sz="0" w:space="0" w:color="auto"/>
      </w:divBdr>
    </w:div>
    <w:div w:id="1694838356">
      <w:bodyDiv w:val="1"/>
      <w:marLeft w:val="0"/>
      <w:marRight w:val="0"/>
      <w:marTop w:val="0"/>
      <w:marBottom w:val="0"/>
      <w:divBdr>
        <w:top w:val="none" w:sz="0" w:space="0" w:color="auto"/>
        <w:left w:val="none" w:sz="0" w:space="0" w:color="auto"/>
        <w:bottom w:val="none" w:sz="0" w:space="0" w:color="auto"/>
        <w:right w:val="none" w:sz="0" w:space="0" w:color="auto"/>
      </w:divBdr>
      <w:divsChild>
        <w:div w:id="1850824876">
          <w:marLeft w:val="0"/>
          <w:marRight w:val="0"/>
          <w:marTop w:val="0"/>
          <w:marBottom w:val="420"/>
          <w:divBdr>
            <w:top w:val="none" w:sz="0" w:space="0" w:color="auto"/>
            <w:left w:val="none" w:sz="0" w:space="0" w:color="auto"/>
            <w:bottom w:val="none" w:sz="0" w:space="0" w:color="auto"/>
            <w:right w:val="none" w:sz="0" w:space="0" w:color="auto"/>
          </w:divBdr>
          <w:divsChild>
            <w:div w:id="482704131">
              <w:marLeft w:val="0"/>
              <w:marRight w:val="0"/>
              <w:marTop w:val="0"/>
              <w:marBottom w:val="0"/>
              <w:divBdr>
                <w:top w:val="none" w:sz="0" w:space="0" w:color="auto"/>
                <w:left w:val="none" w:sz="0" w:space="0" w:color="auto"/>
                <w:bottom w:val="none" w:sz="0" w:space="0" w:color="auto"/>
                <w:right w:val="none" w:sz="0" w:space="0" w:color="auto"/>
              </w:divBdr>
            </w:div>
            <w:div w:id="1117333473">
              <w:marLeft w:val="0"/>
              <w:marRight w:val="0"/>
              <w:marTop w:val="0"/>
              <w:marBottom w:val="0"/>
              <w:divBdr>
                <w:top w:val="none" w:sz="0" w:space="0" w:color="auto"/>
                <w:left w:val="none" w:sz="0" w:space="0" w:color="auto"/>
                <w:bottom w:val="none" w:sz="0" w:space="0" w:color="auto"/>
                <w:right w:val="none" w:sz="0" w:space="0" w:color="auto"/>
              </w:divBdr>
            </w:div>
          </w:divsChild>
        </w:div>
        <w:div w:id="788165488">
          <w:marLeft w:val="0"/>
          <w:marRight w:val="0"/>
          <w:marTop w:val="0"/>
          <w:marBottom w:val="420"/>
          <w:divBdr>
            <w:top w:val="none" w:sz="0" w:space="0" w:color="auto"/>
            <w:left w:val="none" w:sz="0" w:space="0" w:color="auto"/>
            <w:bottom w:val="none" w:sz="0" w:space="0" w:color="auto"/>
            <w:right w:val="none" w:sz="0" w:space="0" w:color="auto"/>
          </w:divBdr>
          <w:divsChild>
            <w:div w:id="1680303718">
              <w:marLeft w:val="0"/>
              <w:marRight w:val="0"/>
              <w:marTop w:val="0"/>
              <w:marBottom w:val="0"/>
              <w:divBdr>
                <w:top w:val="none" w:sz="0" w:space="0" w:color="auto"/>
                <w:left w:val="none" w:sz="0" w:space="0" w:color="auto"/>
                <w:bottom w:val="none" w:sz="0" w:space="0" w:color="auto"/>
                <w:right w:val="none" w:sz="0" w:space="0" w:color="auto"/>
              </w:divBdr>
            </w:div>
            <w:div w:id="2046129822">
              <w:marLeft w:val="0"/>
              <w:marRight w:val="0"/>
              <w:marTop w:val="0"/>
              <w:marBottom w:val="0"/>
              <w:divBdr>
                <w:top w:val="none" w:sz="0" w:space="0" w:color="auto"/>
                <w:left w:val="none" w:sz="0" w:space="0" w:color="auto"/>
                <w:bottom w:val="none" w:sz="0" w:space="0" w:color="auto"/>
                <w:right w:val="none" w:sz="0" w:space="0" w:color="auto"/>
              </w:divBdr>
            </w:div>
          </w:divsChild>
        </w:div>
        <w:div w:id="612899955">
          <w:marLeft w:val="0"/>
          <w:marRight w:val="0"/>
          <w:marTop w:val="0"/>
          <w:marBottom w:val="420"/>
          <w:divBdr>
            <w:top w:val="none" w:sz="0" w:space="0" w:color="auto"/>
            <w:left w:val="none" w:sz="0" w:space="0" w:color="auto"/>
            <w:bottom w:val="none" w:sz="0" w:space="0" w:color="auto"/>
            <w:right w:val="none" w:sz="0" w:space="0" w:color="auto"/>
          </w:divBdr>
          <w:divsChild>
            <w:div w:id="913471267">
              <w:marLeft w:val="0"/>
              <w:marRight w:val="0"/>
              <w:marTop w:val="0"/>
              <w:marBottom w:val="0"/>
              <w:divBdr>
                <w:top w:val="none" w:sz="0" w:space="0" w:color="auto"/>
                <w:left w:val="none" w:sz="0" w:space="0" w:color="auto"/>
                <w:bottom w:val="none" w:sz="0" w:space="0" w:color="auto"/>
                <w:right w:val="none" w:sz="0" w:space="0" w:color="auto"/>
              </w:divBdr>
            </w:div>
            <w:div w:id="73486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07153">
      <w:bodyDiv w:val="1"/>
      <w:marLeft w:val="0"/>
      <w:marRight w:val="0"/>
      <w:marTop w:val="0"/>
      <w:marBottom w:val="0"/>
      <w:divBdr>
        <w:top w:val="none" w:sz="0" w:space="0" w:color="auto"/>
        <w:left w:val="none" w:sz="0" w:space="0" w:color="auto"/>
        <w:bottom w:val="none" w:sz="0" w:space="0" w:color="auto"/>
        <w:right w:val="none" w:sz="0" w:space="0" w:color="auto"/>
      </w:divBdr>
    </w:div>
    <w:div w:id="1723285030">
      <w:bodyDiv w:val="1"/>
      <w:marLeft w:val="0"/>
      <w:marRight w:val="0"/>
      <w:marTop w:val="0"/>
      <w:marBottom w:val="0"/>
      <w:divBdr>
        <w:top w:val="none" w:sz="0" w:space="0" w:color="auto"/>
        <w:left w:val="none" w:sz="0" w:space="0" w:color="auto"/>
        <w:bottom w:val="none" w:sz="0" w:space="0" w:color="auto"/>
        <w:right w:val="none" w:sz="0" w:space="0" w:color="auto"/>
      </w:divBdr>
    </w:div>
    <w:div w:id="1748764493">
      <w:bodyDiv w:val="1"/>
      <w:marLeft w:val="0"/>
      <w:marRight w:val="0"/>
      <w:marTop w:val="0"/>
      <w:marBottom w:val="0"/>
      <w:divBdr>
        <w:top w:val="none" w:sz="0" w:space="0" w:color="auto"/>
        <w:left w:val="none" w:sz="0" w:space="0" w:color="auto"/>
        <w:bottom w:val="none" w:sz="0" w:space="0" w:color="auto"/>
        <w:right w:val="none" w:sz="0" w:space="0" w:color="auto"/>
      </w:divBdr>
    </w:div>
    <w:div w:id="1771507867">
      <w:bodyDiv w:val="1"/>
      <w:marLeft w:val="0"/>
      <w:marRight w:val="0"/>
      <w:marTop w:val="0"/>
      <w:marBottom w:val="0"/>
      <w:divBdr>
        <w:top w:val="none" w:sz="0" w:space="0" w:color="auto"/>
        <w:left w:val="none" w:sz="0" w:space="0" w:color="auto"/>
        <w:bottom w:val="none" w:sz="0" w:space="0" w:color="auto"/>
        <w:right w:val="none" w:sz="0" w:space="0" w:color="auto"/>
      </w:divBdr>
    </w:div>
    <w:div w:id="1800031939">
      <w:bodyDiv w:val="1"/>
      <w:marLeft w:val="0"/>
      <w:marRight w:val="0"/>
      <w:marTop w:val="0"/>
      <w:marBottom w:val="0"/>
      <w:divBdr>
        <w:top w:val="none" w:sz="0" w:space="0" w:color="auto"/>
        <w:left w:val="none" w:sz="0" w:space="0" w:color="auto"/>
        <w:bottom w:val="none" w:sz="0" w:space="0" w:color="auto"/>
        <w:right w:val="none" w:sz="0" w:space="0" w:color="auto"/>
      </w:divBdr>
    </w:div>
    <w:div w:id="1812094025">
      <w:bodyDiv w:val="1"/>
      <w:marLeft w:val="0"/>
      <w:marRight w:val="0"/>
      <w:marTop w:val="0"/>
      <w:marBottom w:val="0"/>
      <w:divBdr>
        <w:top w:val="none" w:sz="0" w:space="0" w:color="auto"/>
        <w:left w:val="none" w:sz="0" w:space="0" w:color="auto"/>
        <w:bottom w:val="none" w:sz="0" w:space="0" w:color="auto"/>
        <w:right w:val="none" w:sz="0" w:space="0" w:color="auto"/>
      </w:divBdr>
    </w:div>
    <w:div w:id="1828207250">
      <w:bodyDiv w:val="1"/>
      <w:marLeft w:val="0"/>
      <w:marRight w:val="0"/>
      <w:marTop w:val="0"/>
      <w:marBottom w:val="0"/>
      <w:divBdr>
        <w:top w:val="none" w:sz="0" w:space="0" w:color="auto"/>
        <w:left w:val="none" w:sz="0" w:space="0" w:color="auto"/>
        <w:bottom w:val="none" w:sz="0" w:space="0" w:color="auto"/>
        <w:right w:val="none" w:sz="0" w:space="0" w:color="auto"/>
      </w:divBdr>
    </w:div>
    <w:div w:id="1841266290">
      <w:bodyDiv w:val="1"/>
      <w:marLeft w:val="0"/>
      <w:marRight w:val="0"/>
      <w:marTop w:val="0"/>
      <w:marBottom w:val="0"/>
      <w:divBdr>
        <w:top w:val="none" w:sz="0" w:space="0" w:color="auto"/>
        <w:left w:val="none" w:sz="0" w:space="0" w:color="auto"/>
        <w:bottom w:val="none" w:sz="0" w:space="0" w:color="auto"/>
        <w:right w:val="none" w:sz="0" w:space="0" w:color="auto"/>
      </w:divBdr>
      <w:divsChild>
        <w:div w:id="846210040">
          <w:marLeft w:val="0"/>
          <w:marRight w:val="0"/>
          <w:marTop w:val="0"/>
          <w:marBottom w:val="0"/>
          <w:divBdr>
            <w:top w:val="none" w:sz="0" w:space="0" w:color="auto"/>
            <w:left w:val="none" w:sz="0" w:space="0" w:color="auto"/>
            <w:bottom w:val="none" w:sz="0" w:space="0" w:color="auto"/>
            <w:right w:val="none" w:sz="0" w:space="0" w:color="auto"/>
          </w:divBdr>
          <w:divsChild>
            <w:div w:id="1272786287">
              <w:marLeft w:val="0"/>
              <w:marRight w:val="0"/>
              <w:marTop w:val="0"/>
              <w:marBottom w:val="0"/>
              <w:divBdr>
                <w:top w:val="none" w:sz="0" w:space="0" w:color="auto"/>
                <w:left w:val="none" w:sz="0" w:space="0" w:color="auto"/>
                <w:bottom w:val="none" w:sz="0" w:space="0" w:color="auto"/>
                <w:right w:val="none" w:sz="0" w:space="0" w:color="auto"/>
              </w:divBdr>
            </w:div>
            <w:div w:id="85273604">
              <w:marLeft w:val="0"/>
              <w:marRight w:val="0"/>
              <w:marTop w:val="0"/>
              <w:marBottom w:val="0"/>
              <w:divBdr>
                <w:top w:val="none" w:sz="0" w:space="0" w:color="auto"/>
                <w:left w:val="none" w:sz="0" w:space="0" w:color="auto"/>
                <w:bottom w:val="none" w:sz="0" w:space="0" w:color="auto"/>
                <w:right w:val="none" w:sz="0" w:space="0" w:color="auto"/>
              </w:divBdr>
            </w:div>
            <w:div w:id="674919362">
              <w:marLeft w:val="0"/>
              <w:marRight w:val="0"/>
              <w:marTop w:val="0"/>
              <w:marBottom w:val="0"/>
              <w:divBdr>
                <w:top w:val="none" w:sz="0" w:space="0" w:color="auto"/>
                <w:left w:val="none" w:sz="0" w:space="0" w:color="auto"/>
                <w:bottom w:val="none" w:sz="0" w:space="0" w:color="auto"/>
                <w:right w:val="none" w:sz="0" w:space="0" w:color="auto"/>
              </w:divBdr>
            </w:div>
            <w:div w:id="257062744">
              <w:marLeft w:val="0"/>
              <w:marRight w:val="0"/>
              <w:marTop w:val="0"/>
              <w:marBottom w:val="0"/>
              <w:divBdr>
                <w:top w:val="none" w:sz="0" w:space="0" w:color="auto"/>
                <w:left w:val="none" w:sz="0" w:space="0" w:color="auto"/>
                <w:bottom w:val="none" w:sz="0" w:space="0" w:color="auto"/>
                <w:right w:val="none" w:sz="0" w:space="0" w:color="auto"/>
              </w:divBdr>
            </w:div>
            <w:div w:id="402530134">
              <w:marLeft w:val="0"/>
              <w:marRight w:val="0"/>
              <w:marTop w:val="0"/>
              <w:marBottom w:val="0"/>
              <w:divBdr>
                <w:top w:val="none" w:sz="0" w:space="0" w:color="auto"/>
                <w:left w:val="none" w:sz="0" w:space="0" w:color="auto"/>
                <w:bottom w:val="none" w:sz="0" w:space="0" w:color="auto"/>
                <w:right w:val="none" w:sz="0" w:space="0" w:color="auto"/>
              </w:divBdr>
            </w:div>
            <w:div w:id="972292871">
              <w:marLeft w:val="0"/>
              <w:marRight w:val="0"/>
              <w:marTop w:val="0"/>
              <w:marBottom w:val="0"/>
              <w:divBdr>
                <w:top w:val="none" w:sz="0" w:space="0" w:color="auto"/>
                <w:left w:val="none" w:sz="0" w:space="0" w:color="auto"/>
                <w:bottom w:val="none" w:sz="0" w:space="0" w:color="auto"/>
                <w:right w:val="none" w:sz="0" w:space="0" w:color="auto"/>
              </w:divBdr>
            </w:div>
            <w:div w:id="624310036">
              <w:marLeft w:val="0"/>
              <w:marRight w:val="0"/>
              <w:marTop w:val="0"/>
              <w:marBottom w:val="0"/>
              <w:divBdr>
                <w:top w:val="none" w:sz="0" w:space="0" w:color="auto"/>
                <w:left w:val="none" w:sz="0" w:space="0" w:color="auto"/>
                <w:bottom w:val="none" w:sz="0" w:space="0" w:color="auto"/>
                <w:right w:val="none" w:sz="0" w:space="0" w:color="auto"/>
              </w:divBdr>
            </w:div>
            <w:div w:id="442655530">
              <w:marLeft w:val="0"/>
              <w:marRight w:val="0"/>
              <w:marTop w:val="0"/>
              <w:marBottom w:val="0"/>
              <w:divBdr>
                <w:top w:val="none" w:sz="0" w:space="0" w:color="auto"/>
                <w:left w:val="none" w:sz="0" w:space="0" w:color="auto"/>
                <w:bottom w:val="none" w:sz="0" w:space="0" w:color="auto"/>
                <w:right w:val="none" w:sz="0" w:space="0" w:color="auto"/>
              </w:divBdr>
            </w:div>
            <w:div w:id="1896350158">
              <w:marLeft w:val="0"/>
              <w:marRight w:val="0"/>
              <w:marTop w:val="0"/>
              <w:marBottom w:val="0"/>
              <w:divBdr>
                <w:top w:val="none" w:sz="0" w:space="0" w:color="auto"/>
                <w:left w:val="none" w:sz="0" w:space="0" w:color="auto"/>
                <w:bottom w:val="none" w:sz="0" w:space="0" w:color="auto"/>
                <w:right w:val="none" w:sz="0" w:space="0" w:color="auto"/>
              </w:divBdr>
            </w:div>
            <w:div w:id="1016662592">
              <w:marLeft w:val="0"/>
              <w:marRight w:val="0"/>
              <w:marTop w:val="0"/>
              <w:marBottom w:val="0"/>
              <w:divBdr>
                <w:top w:val="none" w:sz="0" w:space="0" w:color="auto"/>
                <w:left w:val="none" w:sz="0" w:space="0" w:color="auto"/>
                <w:bottom w:val="none" w:sz="0" w:space="0" w:color="auto"/>
                <w:right w:val="none" w:sz="0" w:space="0" w:color="auto"/>
              </w:divBdr>
            </w:div>
            <w:div w:id="1188450644">
              <w:marLeft w:val="0"/>
              <w:marRight w:val="0"/>
              <w:marTop w:val="0"/>
              <w:marBottom w:val="0"/>
              <w:divBdr>
                <w:top w:val="none" w:sz="0" w:space="0" w:color="auto"/>
                <w:left w:val="none" w:sz="0" w:space="0" w:color="auto"/>
                <w:bottom w:val="none" w:sz="0" w:space="0" w:color="auto"/>
                <w:right w:val="none" w:sz="0" w:space="0" w:color="auto"/>
              </w:divBdr>
            </w:div>
            <w:div w:id="860361953">
              <w:marLeft w:val="0"/>
              <w:marRight w:val="0"/>
              <w:marTop w:val="0"/>
              <w:marBottom w:val="0"/>
              <w:divBdr>
                <w:top w:val="none" w:sz="0" w:space="0" w:color="auto"/>
                <w:left w:val="none" w:sz="0" w:space="0" w:color="auto"/>
                <w:bottom w:val="none" w:sz="0" w:space="0" w:color="auto"/>
                <w:right w:val="none" w:sz="0" w:space="0" w:color="auto"/>
              </w:divBdr>
            </w:div>
            <w:div w:id="31537411">
              <w:marLeft w:val="0"/>
              <w:marRight w:val="0"/>
              <w:marTop w:val="0"/>
              <w:marBottom w:val="0"/>
              <w:divBdr>
                <w:top w:val="none" w:sz="0" w:space="0" w:color="auto"/>
                <w:left w:val="none" w:sz="0" w:space="0" w:color="auto"/>
                <w:bottom w:val="none" w:sz="0" w:space="0" w:color="auto"/>
                <w:right w:val="none" w:sz="0" w:space="0" w:color="auto"/>
              </w:divBdr>
            </w:div>
            <w:div w:id="1014309607">
              <w:marLeft w:val="0"/>
              <w:marRight w:val="0"/>
              <w:marTop w:val="0"/>
              <w:marBottom w:val="0"/>
              <w:divBdr>
                <w:top w:val="none" w:sz="0" w:space="0" w:color="auto"/>
                <w:left w:val="none" w:sz="0" w:space="0" w:color="auto"/>
                <w:bottom w:val="none" w:sz="0" w:space="0" w:color="auto"/>
                <w:right w:val="none" w:sz="0" w:space="0" w:color="auto"/>
              </w:divBdr>
            </w:div>
            <w:div w:id="122313679">
              <w:marLeft w:val="0"/>
              <w:marRight w:val="0"/>
              <w:marTop w:val="0"/>
              <w:marBottom w:val="0"/>
              <w:divBdr>
                <w:top w:val="none" w:sz="0" w:space="0" w:color="auto"/>
                <w:left w:val="none" w:sz="0" w:space="0" w:color="auto"/>
                <w:bottom w:val="none" w:sz="0" w:space="0" w:color="auto"/>
                <w:right w:val="none" w:sz="0" w:space="0" w:color="auto"/>
              </w:divBdr>
            </w:div>
            <w:div w:id="760374889">
              <w:marLeft w:val="0"/>
              <w:marRight w:val="0"/>
              <w:marTop w:val="0"/>
              <w:marBottom w:val="0"/>
              <w:divBdr>
                <w:top w:val="none" w:sz="0" w:space="0" w:color="auto"/>
                <w:left w:val="none" w:sz="0" w:space="0" w:color="auto"/>
                <w:bottom w:val="none" w:sz="0" w:space="0" w:color="auto"/>
                <w:right w:val="none" w:sz="0" w:space="0" w:color="auto"/>
              </w:divBdr>
            </w:div>
            <w:div w:id="1813060719">
              <w:marLeft w:val="0"/>
              <w:marRight w:val="0"/>
              <w:marTop w:val="0"/>
              <w:marBottom w:val="0"/>
              <w:divBdr>
                <w:top w:val="none" w:sz="0" w:space="0" w:color="auto"/>
                <w:left w:val="none" w:sz="0" w:space="0" w:color="auto"/>
                <w:bottom w:val="none" w:sz="0" w:space="0" w:color="auto"/>
                <w:right w:val="none" w:sz="0" w:space="0" w:color="auto"/>
              </w:divBdr>
            </w:div>
            <w:div w:id="1454638916">
              <w:marLeft w:val="0"/>
              <w:marRight w:val="0"/>
              <w:marTop w:val="0"/>
              <w:marBottom w:val="0"/>
              <w:divBdr>
                <w:top w:val="none" w:sz="0" w:space="0" w:color="auto"/>
                <w:left w:val="none" w:sz="0" w:space="0" w:color="auto"/>
                <w:bottom w:val="none" w:sz="0" w:space="0" w:color="auto"/>
                <w:right w:val="none" w:sz="0" w:space="0" w:color="auto"/>
              </w:divBdr>
            </w:div>
            <w:div w:id="1129713137">
              <w:marLeft w:val="0"/>
              <w:marRight w:val="0"/>
              <w:marTop w:val="0"/>
              <w:marBottom w:val="0"/>
              <w:divBdr>
                <w:top w:val="none" w:sz="0" w:space="0" w:color="auto"/>
                <w:left w:val="none" w:sz="0" w:space="0" w:color="auto"/>
                <w:bottom w:val="none" w:sz="0" w:space="0" w:color="auto"/>
                <w:right w:val="none" w:sz="0" w:space="0" w:color="auto"/>
              </w:divBdr>
            </w:div>
            <w:div w:id="1736583643">
              <w:marLeft w:val="0"/>
              <w:marRight w:val="0"/>
              <w:marTop w:val="0"/>
              <w:marBottom w:val="0"/>
              <w:divBdr>
                <w:top w:val="none" w:sz="0" w:space="0" w:color="auto"/>
                <w:left w:val="none" w:sz="0" w:space="0" w:color="auto"/>
                <w:bottom w:val="none" w:sz="0" w:space="0" w:color="auto"/>
                <w:right w:val="none" w:sz="0" w:space="0" w:color="auto"/>
              </w:divBdr>
            </w:div>
            <w:div w:id="1535852006">
              <w:marLeft w:val="0"/>
              <w:marRight w:val="0"/>
              <w:marTop w:val="0"/>
              <w:marBottom w:val="0"/>
              <w:divBdr>
                <w:top w:val="none" w:sz="0" w:space="0" w:color="auto"/>
                <w:left w:val="none" w:sz="0" w:space="0" w:color="auto"/>
                <w:bottom w:val="none" w:sz="0" w:space="0" w:color="auto"/>
                <w:right w:val="none" w:sz="0" w:space="0" w:color="auto"/>
              </w:divBdr>
            </w:div>
            <w:div w:id="875504200">
              <w:marLeft w:val="0"/>
              <w:marRight w:val="0"/>
              <w:marTop w:val="0"/>
              <w:marBottom w:val="0"/>
              <w:divBdr>
                <w:top w:val="none" w:sz="0" w:space="0" w:color="auto"/>
                <w:left w:val="none" w:sz="0" w:space="0" w:color="auto"/>
                <w:bottom w:val="none" w:sz="0" w:space="0" w:color="auto"/>
                <w:right w:val="none" w:sz="0" w:space="0" w:color="auto"/>
              </w:divBdr>
            </w:div>
            <w:div w:id="1007096646">
              <w:marLeft w:val="0"/>
              <w:marRight w:val="0"/>
              <w:marTop w:val="0"/>
              <w:marBottom w:val="0"/>
              <w:divBdr>
                <w:top w:val="none" w:sz="0" w:space="0" w:color="auto"/>
                <w:left w:val="none" w:sz="0" w:space="0" w:color="auto"/>
                <w:bottom w:val="none" w:sz="0" w:space="0" w:color="auto"/>
                <w:right w:val="none" w:sz="0" w:space="0" w:color="auto"/>
              </w:divBdr>
            </w:div>
            <w:div w:id="2072921377">
              <w:marLeft w:val="0"/>
              <w:marRight w:val="0"/>
              <w:marTop w:val="0"/>
              <w:marBottom w:val="0"/>
              <w:divBdr>
                <w:top w:val="none" w:sz="0" w:space="0" w:color="auto"/>
                <w:left w:val="none" w:sz="0" w:space="0" w:color="auto"/>
                <w:bottom w:val="none" w:sz="0" w:space="0" w:color="auto"/>
                <w:right w:val="none" w:sz="0" w:space="0" w:color="auto"/>
              </w:divBdr>
            </w:div>
            <w:div w:id="775176201">
              <w:marLeft w:val="0"/>
              <w:marRight w:val="0"/>
              <w:marTop w:val="0"/>
              <w:marBottom w:val="0"/>
              <w:divBdr>
                <w:top w:val="none" w:sz="0" w:space="0" w:color="auto"/>
                <w:left w:val="none" w:sz="0" w:space="0" w:color="auto"/>
                <w:bottom w:val="none" w:sz="0" w:space="0" w:color="auto"/>
                <w:right w:val="none" w:sz="0" w:space="0" w:color="auto"/>
              </w:divBdr>
            </w:div>
            <w:div w:id="762150267">
              <w:marLeft w:val="0"/>
              <w:marRight w:val="0"/>
              <w:marTop w:val="0"/>
              <w:marBottom w:val="0"/>
              <w:divBdr>
                <w:top w:val="none" w:sz="0" w:space="0" w:color="auto"/>
                <w:left w:val="none" w:sz="0" w:space="0" w:color="auto"/>
                <w:bottom w:val="none" w:sz="0" w:space="0" w:color="auto"/>
                <w:right w:val="none" w:sz="0" w:space="0" w:color="auto"/>
              </w:divBdr>
            </w:div>
            <w:div w:id="43019020">
              <w:marLeft w:val="0"/>
              <w:marRight w:val="0"/>
              <w:marTop w:val="0"/>
              <w:marBottom w:val="0"/>
              <w:divBdr>
                <w:top w:val="none" w:sz="0" w:space="0" w:color="auto"/>
                <w:left w:val="none" w:sz="0" w:space="0" w:color="auto"/>
                <w:bottom w:val="none" w:sz="0" w:space="0" w:color="auto"/>
                <w:right w:val="none" w:sz="0" w:space="0" w:color="auto"/>
              </w:divBdr>
            </w:div>
            <w:div w:id="1377122326">
              <w:marLeft w:val="0"/>
              <w:marRight w:val="0"/>
              <w:marTop w:val="0"/>
              <w:marBottom w:val="0"/>
              <w:divBdr>
                <w:top w:val="none" w:sz="0" w:space="0" w:color="auto"/>
                <w:left w:val="none" w:sz="0" w:space="0" w:color="auto"/>
                <w:bottom w:val="none" w:sz="0" w:space="0" w:color="auto"/>
                <w:right w:val="none" w:sz="0" w:space="0" w:color="auto"/>
              </w:divBdr>
            </w:div>
            <w:div w:id="1064835885">
              <w:marLeft w:val="0"/>
              <w:marRight w:val="0"/>
              <w:marTop w:val="0"/>
              <w:marBottom w:val="0"/>
              <w:divBdr>
                <w:top w:val="none" w:sz="0" w:space="0" w:color="auto"/>
                <w:left w:val="none" w:sz="0" w:space="0" w:color="auto"/>
                <w:bottom w:val="none" w:sz="0" w:space="0" w:color="auto"/>
                <w:right w:val="none" w:sz="0" w:space="0" w:color="auto"/>
              </w:divBdr>
            </w:div>
            <w:div w:id="578488221">
              <w:marLeft w:val="0"/>
              <w:marRight w:val="0"/>
              <w:marTop w:val="0"/>
              <w:marBottom w:val="0"/>
              <w:divBdr>
                <w:top w:val="none" w:sz="0" w:space="0" w:color="auto"/>
                <w:left w:val="none" w:sz="0" w:space="0" w:color="auto"/>
                <w:bottom w:val="none" w:sz="0" w:space="0" w:color="auto"/>
                <w:right w:val="none" w:sz="0" w:space="0" w:color="auto"/>
              </w:divBdr>
            </w:div>
            <w:div w:id="438841326">
              <w:marLeft w:val="0"/>
              <w:marRight w:val="0"/>
              <w:marTop w:val="0"/>
              <w:marBottom w:val="0"/>
              <w:divBdr>
                <w:top w:val="none" w:sz="0" w:space="0" w:color="auto"/>
                <w:left w:val="none" w:sz="0" w:space="0" w:color="auto"/>
                <w:bottom w:val="none" w:sz="0" w:space="0" w:color="auto"/>
                <w:right w:val="none" w:sz="0" w:space="0" w:color="auto"/>
              </w:divBdr>
            </w:div>
            <w:div w:id="1179782681">
              <w:marLeft w:val="0"/>
              <w:marRight w:val="0"/>
              <w:marTop w:val="0"/>
              <w:marBottom w:val="0"/>
              <w:divBdr>
                <w:top w:val="none" w:sz="0" w:space="0" w:color="auto"/>
                <w:left w:val="none" w:sz="0" w:space="0" w:color="auto"/>
                <w:bottom w:val="none" w:sz="0" w:space="0" w:color="auto"/>
                <w:right w:val="none" w:sz="0" w:space="0" w:color="auto"/>
              </w:divBdr>
            </w:div>
            <w:div w:id="1901789970">
              <w:marLeft w:val="0"/>
              <w:marRight w:val="0"/>
              <w:marTop w:val="0"/>
              <w:marBottom w:val="0"/>
              <w:divBdr>
                <w:top w:val="none" w:sz="0" w:space="0" w:color="auto"/>
                <w:left w:val="none" w:sz="0" w:space="0" w:color="auto"/>
                <w:bottom w:val="none" w:sz="0" w:space="0" w:color="auto"/>
                <w:right w:val="none" w:sz="0" w:space="0" w:color="auto"/>
              </w:divBdr>
            </w:div>
            <w:div w:id="1516116829">
              <w:marLeft w:val="0"/>
              <w:marRight w:val="0"/>
              <w:marTop w:val="0"/>
              <w:marBottom w:val="0"/>
              <w:divBdr>
                <w:top w:val="none" w:sz="0" w:space="0" w:color="auto"/>
                <w:left w:val="none" w:sz="0" w:space="0" w:color="auto"/>
                <w:bottom w:val="none" w:sz="0" w:space="0" w:color="auto"/>
                <w:right w:val="none" w:sz="0" w:space="0" w:color="auto"/>
              </w:divBdr>
            </w:div>
            <w:div w:id="1195539457">
              <w:marLeft w:val="0"/>
              <w:marRight w:val="0"/>
              <w:marTop w:val="0"/>
              <w:marBottom w:val="0"/>
              <w:divBdr>
                <w:top w:val="none" w:sz="0" w:space="0" w:color="auto"/>
                <w:left w:val="none" w:sz="0" w:space="0" w:color="auto"/>
                <w:bottom w:val="none" w:sz="0" w:space="0" w:color="auto"/>
                <w:right w:val="none" w:sz="0" w:space="0" w:color="auto"/>
              </w:divBdr>
            </w:div>
            <w:div w:id="1345786709">
              <w:marLeft w:val="0"/>
              <w:marRight w:val="0"/>
              <w:marTop w:val="0"/>
              <w:marBottom w:val="0"/>
              <w:divBdr>
                <w:top w:val="none" w:sz="0" w:space="0" w:color="auto"/>
                <w:left w:val="none" w:sz="0" w:space="0" w:color="auto"/>
                <w:bottom w:val="none" w:sz="0" w:space="0" w:color="auto"/>
                <w:right w:val="none" w:sz="0" w:space="0" w:color="auto"/>
              </w:divBdr>
            </w:div>
            <w:div w:id="924918113">
              <w:marLeft w:val="0"/>
              <w:marRight w:val="0"/>
              <w:marTop w:val="0"/>
              <w:marBottom w:val="0"/>
              <w:divBdr>
                <w:top w:val="none" w:sz="0" w:space="0" w:color="auto"/>
                <w:left w:val="none" w:sz="0" w:space="0" w:color="auto"/>
                <w:bottom w:val="none" w:sz="0" w:space="0" w:color="auto"/>
                <w:right w:val="none" w:sz="0" w:space="0" w:color="auto"/>
              </w:divBdr>
            </w:div>
            <w:div w:id="179124038">
              <w:marLeft w:val="0"/>
              <w:marRight w:val="0"/>
              <w:marTop w:val="0"/>
              <w:marBottom w:val="0"/>
              <w:divBdr>
                <w:top w:val="none" w:sz="0" w:space="0" w:color="auto"/>
                <w:left w:val="none" w:sz="0" w:space="0" w:color="auto"/>
                <w:bottom w:val="none" w:sz="0" w:space="0" w:color="auto"/>
                <w:right w:val="none" w:sz="0" w:space="0" w:color="auto"/>
              </w:divBdr>
            </w:div>
            <w:div w:id="116412007">
              <w:marLeft w:val="0"/>
              <w:marRight w:val="0"/>
              <w:marTop w:val="0"/>
              <w:marBottom w:val="0"/>
              <w:divBdr>
                <w:top w:val="none" w:sz="0" w:space="0" w:color="auto"/>
                <w:left w:val="none" w:sz="0" w:space="0" w:color="auto"/>
                <w:bottom w:val="none" w:sz="0" w:space="0" w:color="auto"/>
                <w:right w:val="none" w:sz="0" w:space="0" w:color="auto"/>
              </w:divBdr>
            </w:div>
            <w:div w:id="1471439165">
              <w:marLeft w:val="0"/>
              <w:marRight w:val="0"/>
              <w:marTop w:val="0"/>
              <w:marBottom w:val="0"/>
              <w:divBdr>
                <w:top w:val="none" w:sz="0" w:space="0" w:color="auto"/>
                <w:left w:val="none" w:sz="0" w:space="0" w:color="auto"/>
                <w:bottom w:val="none" w:sz="0" w:space="0" w:color="auto"/>
                <w:right w:val="none" w:sz="0" w:space="0" w:color="auto"/>
              </w:divBdr>
            </w:div>
            <w:div w:id="2007243943">
              <w:marLeft w:val="0"/>
              <w:marRight w:val="0"/>
              <w:marTop w:val="0"/>
              <w:marBottom w:val="0"/>
              <w:divBdr>
                <w:top w:val="none" w:sz="0" w:space="0" w:color="auto"/>
                <w:left w:val="none" w:sz="0" w:space="0" w:color="auto"/>
                <w:bottom w:val="none" w:sz="0" w:space="0" w:color="auto"/>
                <w:right w:val="none" w:sz="0" w:space="0" w:color="auto"/>
              </w:divBdr>
            </w:div>
            <w:div w:id="1211726396">
              <w:marLeft w:val="0"/>
              <w:marRight w:val="0"/>
              <w:marTop w:val="0"/>
              <w:marBottom w:val="0"/>
              <w:divBdr>
                <w:top w:val="none" w:sz="0" w:space="0" w:color="auto"/>
                <w:left w:val="none" w:sz="0" w:space="0" w:color="auto"/>
                <w:bottom w:val="none" w:sz="0" w:space="0" w:color="auto"/>
                <w:right w:val="none" w:sz="0" w:space="0" w:color="auto"/>
              </w:divBdr>
            </w:div>
            <w:div w:id="183904318">
              <w:marLeft w:val="0"/>
              <w:marRight w:val="0"/>
              <w:marTop w:val="0"/>
              <w:marBottom w:val="0"/>
              <w:divBdr>
                <w:top w:val="none" w:sz="0" w:space="0" w:color="auto"/>
                <w:left w:val="none" w:sz="0" w:space="0" w:color="auto"/>
                <w:bottom w:val="none" w:sz="0" w:space="0" w:color="auto"/>
                <w:right w:val="none" w:sz="0" w:space="0" w:color="auto"/>
              </w:divBdr>
            </w:div>
            <w:div w:id="1892184225">
              <w:marLeft w:val="0"/>
              <w:marRight w:val="0"/>
              <w:marTop w:val="0"/>
              <w:marBottom w:val="0"/>
              <w:divBdr>
                <w:top w:val="none" w:sz="0" w:space="0" w:color="auto"/>
                <w:left w:val="none" w:sz="0" w:space="0" w:color="auto"/>
                <w:bottom w:val="none" w:sz="0" w:space="0" w:color="auto"/>
                <w:right w:val="none" w:sz="0" w:space="0" w:color="auto"/>
              </w:divBdr>
            </w:div>
            <w:div w:id="1916546470">
              <w:marLeft w:val="0"/>
              <w:marRight w:val="0"/>
              <w:marTop w:val="0"/>
              <w:marBottom w:val="0"/>
              <w:divBdr>
                <w:top w:val="none" w:sz="0" w:space="0" w:color="auto"/>
                <w:left w:val="none" w:sz="0" w:space="0" w:color="auto"/>
                <w:bottom w:val="none" w:sz="0" w:space="0" w:color="auto"/>
                <w:right w:val="none" w:sz="0" w:space="0" w:color="auto"/>
              </w:divBdr>
            </w:div>
            <w:div w:id="1145900286">
              <w:marLeft w:val="0"/>
              <w:marRight w:val="0"/>
              <w:marTop w:val="0"/>
              <w:marBottom w:val="0"/>
              <w:divBdr>
                <w:top w:val="none" w:sz="0" w:space="0" w:color="auto"/>
                <w:left w:val="none" w:sz="0" w:space="0" w:color="auto"/>
                <w:bottom w:val="none" w:sz="0" w:space="0" w:color="auto"/>
                <w:right w:val="none" w:sz="0" w:space="0" w:color="auto"/>
              </w:divBdr>
            </w:div>
            <w:div w:id="1862039731">
              <w:marLeft w:val="0"/>
              <w:marRight w:val="0"/>
              <w:marTop w:val="0"/>
              <w:marBottom w:val="0"/>
              <w:divBdr>
                <w:top w:val="none" w:sz="0" w:space="0" w:color="auto"/>
                <w:left w:val="none" w:sz="0" w:space="0" w:color="auto"/>
                <w:bottom w:val="none" w:sz="0" w:space="0" w:color="auto"/>
                <w:right w:val="none" w:sz="0" w:space="0" w:color="auto"/>
              </w:divBdr>
            </w:div>
            <w:div w:id="530186990">
              <w:marLeft w:val="0"/>
              <w:marRight w:val="0"/>
              <w:marTop w:val="0"/>
              <w:marBottom w:val="0"/>
              <w:divBdr>
                <w:top w:val="none" w:sz="0" w:space="0" w:color="auto"/>
                <w:left w:val="none" w:sz="0" w:space="0" w:color="auto"/>
                <w:bottom w:val="none" w:sz="0" w:space="0" w:color="auto"/>
                <w:right w:val="none" w:sz="0" w:space="0" w:color="auto"/>
              </w:divBdr>
            </w:div>
            <w:div w:id="1944871940">
              <w:marLeft w:val="0"/>
              <w:marRight w:val="0"/>
              <w:marTop w:val="0"/>
              <w:marBottom w:val="0"/>
              <w:divBdr>
                <w:top w:val="none" w:sz="0" w:space="0" w:color="auto"/>
                <w:left w:val="none" w:sz="0" w:space="0" w:color="auto"/>
                <w:bottom w:val="none" w:sz="0" w:space="0" w:color="auto"/>
                <w:right w:val="none" w:sz="0" w:space="0" w:color="auto"/>
              </w:divBdr>
            </w:div>
            <w:div w:id="551889143">
              <w:marLeft w:val="0"/>
              <w:marRight w:val="0"/>
              <w:marTop w:val="0"/>
              <w:marBottom w:val="0"/>
              <w:divBdr>
                <w:top w:val="none" w:sz="0" w:space="0" w:color="auto"/>
                <w:left w:val="none" w:sz="0" w:space="0" w:color="auto"/>
                <w:bottom w:val="none" w:sz="0" w:space="0" w:color="auto"/>
                <w:right w:val="none" w:sz="0" w:space="0" w:color="auto"/>
              </w:divBdr>
            </w:div>
            <w:div w:id="783111786">
              <w:marLeft w:val="0"/>
              <w:marRight w:val="0"/>
              <w:marTop w:val="0"/>
              <w:marBottom w:val="0"/>
              <w:divBdr>
                <w:top w:val="none" w:sz="0" w:space="0" w:color="auto"/>
                <w:left w:val="none" w:sz="0" w:space="0" w:color="auto"/>
                <w:bottom w:val="none" w:sz="0" w:space="0" w:color="auto"/>
                <w:right w:val="none" w:sz="0" w:space="0" w:color="auto"/>
              </w:divBdr>
            </w:div>
            <w:div w:id="1014259775">
              <w:marLeft w:val="0"/>
              <w:marRight w:val="0"/>
              <w:marTop w:val="0"/>
              <w:marBottom w:val="0"/>
              <w:divBdr>
                <w:top w:val="none" w:sz="0" w:space="0" w:color="auto"/>
                <w:left w:val="none" w:sz="0" w:space="0" w:color="auto"/>
                <w:bottom w:val="none" w:sz="0" w:space="0" w:color="auto"/>
                <w:right w:val="none" w:sz="0" w:space="0" w:color="auto"/>
              </w:divBdr>
            </w:div>
            <w:div w:id="1696731952">
              <w:marLeft w:val="0"/>
              <w:marRight w:val="0"/>
              <w:marTop w:val="0"/>
              <w:marBottom w:val="0"/>
              <w:divBdr>
                <w:top w:val="none" w:sz="0" w:space="0" w:color="auto"/>
                <w:left w:val="none" w:sz="0" w:space="0" w:color="auto"/>
                <w:bottom w:val="none" w:sz="0" w:space="0" w:color="auto"/>
                <w:right w:val="none" w:sz="0" w:space="0" w:color="auto"/>
              </w:divBdr>
            </w:div>
            <w:div w:id="504563761">
              <w:marLeft w:val="0"/>
              <w:marRight w:val="0"/>
              <w:marTop w:val="0"/>
              <w:marBottom w:val="0"/>
              <w:divBdr>
                <w:top w:val="none" w:sz="0" w:space="0" w:color="auto"/>
                <w:left w:val="none" w:sz="0" w:space="0" w:color="auto"/>
                <w:bottom w:val="none" w:sz="0" w:space="0" w:color="auto"/>
                <w:right w:val="none" w:sz="0" w:space="0" w:color="auto"/>
              </w:divBdr>
            </w:div>
            <w:div w:id="1163155857">
              <w:marLeft w:val="0"/>
              <w:marRight w:val="0"/>
              <w:marTop w:val="0"/>
              <w:marBottom w:val="0"/>
              <w:divBdr>
                <w:top w:val="none" w:sz="0" w:space="0" w:color="auto"/>
                <w:left w:val="none" w:sz="0" w:space="0" w:color="auto"/>
                <w:bottom w:val="none" w:sz="0" w:space="0" w:color="auto"/>
                <w:right w:val="none" w:sz="0" w:space="0" w:color="auto"/>
              </w:divBdr>
            </w:div>
            <w:div w:id="1078601215">
              <w:marLeft w:val="0"/>
              <w:marRight w:val="0"/>
              <w:marTop w:val="0"/>
              <w:marBottom w:val="0"/>
              <w:divBdr>
                <w:top w:val="none" w:sz="0" w:space="0" w:color="auto"/>
                <w:left w:val="none" w:sz="0" w:space="0" w:color="auto"/>
                <w:bottom w:val="none" w:sz="0" w:space="0" w:color="auto"/>
                <w:right w:val="none" w:sz="0" w:space="0" w:color="auto"/>
              </w:divBdr>
            </w:div>
            <w:div w:id="1296642669">
              <w:marLeft w:val="0"/>
              <w:marRight w:val="0"/>
              <w:marTop w:val="0"/>
              <w:marBottom w:val="0"/>
              <w:divBdr>
                <w:top w:val="none" w:sz="0" w:space="0" w:color="auto"/>
                <w:left w:val="none" w:sz="0" w:space="0" w:color="auto"/>
                <w:bottom w:val="none" w:sz="0" w:space="0" w:color="auto"/>
                <w:right w:val="none" w:sz="0" w:space="0" w:color="auto"/>
              </w:divBdr>
            </w:div>
            <w:div w:id="559365523">
              <w:marLeft w:val="0"/>
              <w:marRight w:val="0"/>
              <w:marTop w:val="0"/>
              <w:marBottom w:val="0"/>
              <w:divBdr>
                <w:top w:val="none" w:sz="0" w:space="0" w:color="auto"/>
                <w:left w:val="none" w:sz="0" w:space="0" w:color="auto"/>
                <w:bottom w:val="none" w:sz="0" w:space="0" w:color="auto"/>
                <w:right w:val="none" w:sz="0" w:space="0" w:color="auto"/>
              </w:divBdr>
            </w:div>
            <w:div w:id="1090081450">
              <w:marLeft w:val="0"/>
              <w:marRight w:val="0"/>
              <w:marTop w:val="0"/>
              <w:marBottom w:val="0"/>
              <w:divBdr>
                <w:top w:val="none" w:sz="0" w:space="0" w:color="auto"/>
                <w:left w:val="none" w:sz="0" w:space="0" w:color="auto"/>
                <w:bottom w:val="none" w:sz="0" w:space="0" w:color="auto"/>
                <w:right w:val="none" w:sz="0" w:space="0" w:color="auto"/>
              </w:divBdr>
            </w:div>
            <w:div w:id="1877935480">
              <w:marLeft w:val="0"/>
              <w:marRight w:val="0"/>
              <w:marTop w:val="0"/>
              <w:marBottom w:val="0"/>
              <w:divBdr>
                <w:top w:val="none" w:sz="0" w:space="0" w:color="auto"/>
                <w:left w:val="none" w:sz="0" w:space="0" w:color="auto"/>
                <w:bottom w:val="none" w:sz="0" w:space="0" w:color="auto"/>
                <w:right w:val="none" w:sz="0" w:space="0" w:color="auto"/>
              </w:divBdr>
            </w:div>
            <w:div w:id="1206869089">
              <w:marLeft w:val="0"/>
              <w:marRight w:val="0"/>
              <w:marTop w:val="0"/>
              <w:marBottom w:val="0"/>
              <w:divBdr>
                <w:top w:val="none" w:sz="0" w:space="0" w:color="auto"/>
                <w:left w:val="none" w:sz="0" w:space="0" w:color="auto"/>
                <w:bottom w:val="none" w:sz="0" w:space="0" w:color="auto"/>
                <w:right w:val="none" w:sz="0" w:space="0" w:color="auto"/>
              </w:divBdr>
            </w:div>
            <w:div w:id="630749584">
              <w:marLeft w:val="0"/>
              <w:marRight w:val="0"/>
              <w:marTop w:val="0"/>
              <w:marBottom w:val="0"/>
              <w:divBdr>
                <w:top w:val="none" w:sz="0" w:space="0" w:color="auto"/>
                <w:left w:val="none" w:sz="0" w:space="0" w:color="auto"/>
                <w:bottom w:val="none" w:sz="0" w:space="0" w:color="auto"/>
                <w:right w:val="none" w:sz="0" w:space="0" w:color="auto"/>
              </w:divBdr>
            </w:div>
            <w:div w:id="649676463">
              <w:marLeft w:val="0"/>
              <w:marRight w:val="0"/>
              <w:marTop w:val="0"/>
              <w:marBottom w:val="0"/>
              <w:divBdr>
                <w:top w:val="none" w:sz="0" w:space="0" w:color="auto"/>
                <w:left w:val="none" w:sz="0" w:space="0" w:color="auto"/>
                <w:bottom w:val="none" w:sz="0" w:space="0" w:color="auto"/>
                <w:right w:val="none" w:sz="0" w:space="0" w:color="auto"/>
              </w:divBdr>
            </w:div>
            <w:div w:id="1100487719">
              <w:marLeft w:val="0"/>
              <w:marRight w:val="0"/>
              <w:marTop w:val="0"/>
              <w:marBottom w:val="0"/>
              <w:divBdr>
                <w:top w:val="none" w:sz="0" w:space="0" w:color="auto"/>
                <w:left w:val="none" w:sz="0" w:space="0" w:color="auto"/>
                <w:bottom w:val="none" w:sz="0" w:space="0" w:color="auto"/>
                <w:right w:val="none" w:sz="0" w:space="0" w:color="auto"/>
              </w:divBdr>
            </w:div>
            <w:div w:id="267087203">
              <w:marLeft w:val="0"/>
              <w:marRight w:val="0"/>
              <w:marTop w:val="0"/>
              <w:marBottom w:val="0"/>
              <w:divBdr>
                <w:top w:val="none" w:sz="0" w:space="0" w:color="auto"/>
                <w:left w:val="none" w:sz="0" w:space="0" w:color="auto"/>
                <w:bottom w:val="none" w:sz="0" w:space="0" w:color="auto"/>
                <w:right w:val="none" w:sz="0" w:space="0" w:color="auto"/>
              </w:divBdr>
            </w:div>
            <w:div w:id="112332004">
              <w:marLeft w:val="0"/>
              <w:marRight w:val="0"/>
              <w:marTop w:val="0"/>
              <w:marBottom w:val="0"/>
              <w:divBdr>
                <w:top w:val="none" w:sz="0" w:space="0" w:color="auto"/>
                <w:left w:val="none" w:sz="0" w:space="0" w:color="auto"/>
                <w:bottom w:val="none" w:sz="0" w:space="0" w:color="auto"/>
                <w:right w:val="none" w:sz="0" w:space="0" w:color="auto"/>
              </w:divBdr>
            </w:div>
            <w:div w:id="434402177">
              <w:marLeft w:val="0"/>
              <w:marRight w:val="0"/>
              <w:marTop w:val="0"/>
              <w:marBottom w:val="0"/>
              <w:divBdr>
                <w:top w:val="none" w:sz="0" w:space="0" w:color="auto"/>
                <w:left w:val="none" w:sz="0" w:space="0" w:color="auto"/>
                <w:bottom w:val="none" w:sz="0" w:space="0" w:color="auto"/>
                <w:right w:val="none" w:sz="0" w:space="0" w:color="auto"/>
              </w:divBdr>
            </w:div>
            <w:div w:id="1429889006">
              <w:marLeft w:val="0"/>
              <w:marRight w:val="0"/>
              <w:marTop w:val="0"/>
              <w:marBottom w:val="0"/>
              <w:divBdr>
                <w:top w:val="none" w:sz="0" w:space="0" w:color="auto"/>
                <w:left w:val="none" w:sz="0" w:space="0" w:color="auto"/>
                <w:bottom w:val="none" w:sz="0" w:space="0" w:color="auto"/>
                <w:right w:val="none" w:sz="0" w:space="0" w:color="auto"/>
              </w:divBdr>
            </w:div>
            <w:div w:id="1202552376">
              <w:marLeft w:val="0"/>
              <w:marRight w:val="0"/>
              <w:marTop w:val="0"/>
              <w:marBottom w:val="0"/>
              <w:divBdr>
                <w:top w:val="none" w:sz="0" w:space="0" w:color="auto"/>
                <w:left w:val="none" w:sz="0" w:space="0" w:color="auto"/>
                <w:bottom w:val="none" w:sz="0" w:space="0" w:color="auto"/>
                <w:right w:val="none" w:sz="0" w:space="0" w:color="auto"/>
              </w:divBdr>
            </w:div>
            <w:div w:id="1261914724">
              <w:marLeft w:val="0"/>
              <w:marRight w:val="0"/>
              <w:marTop w:val="0"/>
              <w:marBottom w:val="0"/>
              <w:divBdr>
                <w:top w:val="none" w:sz="0" w:space="0" w:color="auto"/>
                <w:left w:val="none" w:sz="0" w:space="0" w:color="auto"/>
                <w:bottom w:val="none" w:sz="0" w:space="0" w:color="auto"/>
                <w:right w:val="none" w:sz="0" w:space="0" w:color="auto"/>
              </w:divBdr>
            </w:div>
            <w:div w:id="203711802">
              <w:marLeft w:val="0"/>
              <w:marRight w:val="0"/>
              <w:marTop w:val="0"/>
              <w:marBottom w:val="0"/>
              <w:divBdr>
                <w:top w:val="none" w:sz="0" w:space="0" w:color="auto"/>
                <w:left w:val="none" w:sz="0" w:space="0" w:color="auto"/>
                <w:bottom w:val="none" w:sz="0" w:space="0" w:color="auto"/>
                <w:right w:val="none" w:sz="0" w:space="0" w:color="auto"/>
              </w:divBdr>
            </w:div>
            <w:div w:id="2017420965">
              <w:marLeft w:val="0"/>
              <w:marRight w:val="0"/>
              <w:marTop w:val="0"/>
              <w:marBottom w:val="0"/>
              <w:divBdr>
                <w:top w:val="none" w:sz="0" w:space="0" w:color="auto"/>
                <w:left w:val="none" w:sz="0" w:space="0" w:color="auto"/>
                <w:bottom w:val="none" w:sz="0" w:space="0" w:color="auto"/>
                <w:right w:val="none" w:sz="0" w:space="0" w:color="auto"/>
              </w:divBdr>
            </w:div>
            <w:div w:id="1679308645">
              <w:marLeft w:val="0"/>
              <w:marRight w:val="0"/>
              <w:marTop w:val="0"/>
              <w:marBottom w:val="0"/>
              <w:divBdr>
                <w:top w:val="none" w:sz="0" w:space="0" w:color="auto"/>
                <w:left w:val="none" w:sz="0" w:space="0" w:color="auto"/>
                <w:bottom w:val="none" w:sz="0" w:space="0" w:color="auto"/>
                <w:right w:val="none" w:sz="0" w:space="0" w:color="auto"/>
              </w:divBdr>
            </w:div>
            <w:div w:id="784278611">
              <w:marLeft w:val="0"/>
              <w:marRight w:val="0"/>
              <w:marTop w:val="0"/>
              <w:marBottom w:val="0"/>
              <w:divBdr>
                <w:top w:val="none" w:sz="0" w:space="0" w:color="auto"/>
                <w:left w:val="none" w:sz="0" w:space="0" w:color="auto"/>
                <w:bottom w:val="none" w:sz="0" w:space="0" w:color="auto"/>
                <w:right w:val="none" w:sz="0" w:space="0" w:color="auto"/>
              </w:divBdr>
            </w:div>
            <w:div w:id="427238885">
              <w:marLeft w:val="0"/>
              <w:marRight w:val="0"/>
              <w:marTop w:val="0"/>
              <w:marBottom w:val="0"/>
              <w:divBdr>
                <w:top w:val="none" w:sz="0" w:space="0" w:color="auto"/>
                <w:left w:val="none" w:sz="0" w:space="0" w:color="auto"/>
                <w:bottom w:val="none" w:sz="0" w:space="0" w:color="auto"/>
                <w:right w:val="none" w:sz="0" w:space="0" w:color="auto"/>
              </w:divBdr>
            </w:div>
            <w:div w:id="1649703066">
              <w:marLeft w:val="0"/>
              <w:marRight w:val="0"/>
              <w:marTop w:val="0"/>
              <w:marBottom w:val="0"/>
              <w:divBdr>
                <w:top w:val="none" w:sz="0" w:space="0" w:color="auto"/>
                <w:left w:val="none" w:sz="0" w:space="0" w:color="auto"/>
                <w:bottom w:val="none" w:sz="0" w:space="0" w:color="auto"/>
                <w:right w:val="none" w:sz="0" w:space="0" w:color="auto"/>
              </w:divBdr>
            </w:div>
            <w:div w:id="1571234573">
              <w:marLeft w:val="0"/>
              <w:marRight w:val="0"/>
              <w:marTop w:val="0"/>
              <w:marBottom w:val="0"/>
              <w:divBdr>
                <w:top w:val="none" w:sz="0" w:space="0" w:color="auto"/>
                <w:left w:val="none" w:sz="0" w:space="0" w:color="auto"/>
                <w:bottom w:val="none" w:sz="0" w:space="0" w:color="auto"/>
                <w:right w:val="none" w:sz="0" w:space="0" w:color="auto"/>
              </w:divBdr>
            </w:div>
            <w:div w:id="707144434">
              <w:marLeft w:val="0"/>
              <w:marRight w:val="0"/>
              <w:marTop w:val="0"/>
              <w:marBottom w:val="0"/>
              <w:divBdr>
                <w:top w:val="none" w:sz="0" w:space="0" w:color="auto"/>
                <w:left w:val="none" w:sz="0" w:space="0" w:color="auto"/>
                <w:bottom w:val="none" w:sz="0" w:space="0" w:color="auto"/>
                <w:right w:val="none" w:sz="0" w:space="0" w:color="auto"/>
              </w:divBdr>
            </w:div>
            <w:div w:id="461770999">
              <w:marLeft w:val="0"/>
              <w:marRight w:val="0"/>
              <w:marTop w:val="0"/>
              <w:marBottom w:val="0"/>
              <w:divBdr>
                <w:top w:val="none" w:sz="0" w:space="0" w:color="auto"/>
                <w:left w:val="none" w:sz="0" w:space="0" w:color="auto"/>
                <w:bottom w:val="none" w:sz="0" w:space="0" w:color="auto"/>
                <w:right w:val="none" w:sz="0" w:space="0" w:color="auto"/>
              </w:divBdr>
            </w:div>
            <w:div w:id="1844977531">
              <w:marLeft w:val="0"/>
              <w:marRight w:val="0"/>
              <w:marTop w:val="0"/>
              <w:marBottom w:val="0"/>
              <w:divBdr>
                <w:top w:val="none" w:sz="0" w:space="0" w:color="auto"/>
                <w:left w:val="none" w:sz="0" w:space="0" w:color="auto"/>
                <w:bottom w:val="none" w:sz="0" w:space="0" w:color="auto"/>
                <w:right w:val="none" w:sz="0" w:space="0" w:color="auto"/>
              </w:divBdr>
            </w:div>
            <w:div w:id="840387853">
              <w:marLeft w:val="0"/>
              <w:marRight w:val="0"/>
              <w:marTop w:val="0"/>
              <w:marBottom w:val="0"/>
              <w:divBdr>
                <w:top w:val="none" w:sz="0" w:space="0" w:color="auto"/>
                <w:left w:val="none" w:sz="0" w:space="0" w:color="auto"/>
                <w:bottom w:val="none" w:sz="0" w:space="0" w:color="auto"/>
                <w:right w:val="none" w:sz="0" w:space="0" w:color="auto"/>
              </w:divBdr>
            </w:div>
            <w:div w:id="51277373">
              <w:marLeft w:val="0"/>
              <w:marRight w:val="0"/>
              <w:marTop w:val="0"/>
              <w:marBottom w:val="0"/>
              <w:divBdr>
                <w:top w:val="none" w:sz="0" w:space="0" w:color="auto"/>
                <w:left w:val="none" w:sz="0" w:space="0" w:color="auto"/>
                <w:bottom w:val="none" w:sz="0" w:space="0" w:color="auto"/>
                <w:right w:val="none" w:sz="0" w:space="0" w:color="auto"/>
              </w:divBdr>
            </w:div>
            <w:div w:id="1009258748">
              <w:marLeft w:val="0"/>
              <w:marRight w:val="0"/>
              <w:marTop w:val="0"/>
              <w:marBottom w:val="0"/>
              <w:divBdr>
                <w:top w:val="none" w:sz="0" w:space="0" w:color="auto"/>
                <w:left w:val="none" w:sz="0" w:space="0" w:color="auto"/>
                <w:bottom w:val="none" w:sz="0" w:space="0" w:color="auto"/>
                <w:right w:val="none" w:sz="0" w:space="0" w:color="auto"/>
              </w:divBdr>
            </w:div>
            <w:div w:id="576090235">
              <w:marLeft w:val="0"/>
              <w:marRight w:val="0"/>
              <w:marTop w:val="0"/>
              <w:marBottom w:val="0"/>
              <w:divBdr>
                <w:top w:val="none" w:sz="0" w:space="0" w:color="auto"/>
                <w:left w:val="none" w:sz="0" w:space="0" w:color="auto"/>
                <w:bottom w:val="none" w:sz="0" w:space="0" w:color="auto"/>
                <w:right w:val="none" w:sz="0" w:space="0" w:color="auto"/>
              </w:divBdr>
            </w:div>
            <w:div w:id="1000082903">
              <w:marLeft w:val="0"/>
              <w:marRight w:val="0"/>
              <w:marTop w:val="0"/>
              <w:marBottom w:val="0"/>
              <w:divBdr>
                <w:top w:val="none" w:sz="0" w:space="0" w:color="auto"/>
                <w:left w:val="none" w:sz="0" w:space="0" w:color="auto"/>
                <w:bottom w:val="none" w:sz="0" w:space="0" w:color="auto"/>
                <w:right w:val="none" w:sz="0" w:space="0" w:color="auto"/>
              </w:divBdr>
            </w:div>
            <w:div w:id="159005930">
              <w:marLeft w:val="0"/>
              <w:marRight w:val="0"/>
              <w:marTop w:val="0"/>
              <w:marBottom w:val="0"/>
              <w:divBdr>
                <w:top w:val="none" w:sz="0" w:space="0" w:color="auto"/>
                <w:left w:val="none" w:sz="0" w:space="0" w:color="auto"/>
                <w:bottom w:val="none" w:sz="0" w:space="0" w:color="auto"/>
                <w:right w:val="none" w:sz="0" w:space="0" w:color="auto"/>
              </w:divBdr>
            </w:div>
            <w:div w:id="1915386680">
              <w:marLeft w:val="0"/>
              <w:marRight w:val="0"/>
              <w:marTop w:val="0"/>
              <w:marBottom w:val="0"/>
              <w:divBdr>
                <w:top w:val="none" w:sz="0" w:space="0" w:color="auto"/>
                <w:left w:val="none" w:sz="0" w:space="0" w:color="auto"/>
                <w:bottom w:val="none" w:sz="0" w:space="0" w:color="auto"/>
                <w:right w:val="none" w:sz="0" w:space="0" w:color="auto"/>
              </w:divBdr>
            </w:div>
            <w:div w:id="832598496">
              <w:marLeft w:val="0"/>
              <w:marRight w:val="0"/>
              <w:marTop w:val="0"/>
              <w:marBottom w:val="0"/>
              <w:divBdr>
                <w:top w:val="none" w:sz="0" w:space="0" w:color="auto"/>
                <w:left w:val="none" w:sz="0" w:space="0" w:color="auto"/>
                <w:bottom w:val="none" w:sz="0" w:space="0" w:color="auto"/>
                <w:right w:val="none" w:sz="0" w:space="0" w:color="auto"/>
              </w:divBdr>
            </w:div>
            <w:div w:id="969015831">
              <w:marLeft w:val="0"/>
              <w:marRight w:val="0"/>
              <w:marTop w:val="0"/>
              <w:marBottom w:val="0"/>
              <w:divBdr>
                <w:top w:val="none" w:sz="0" w:space="0" w:color="auto"/>
                <w:left w:val="none" w:sz="0" w:space="0" w:color="auto"/>
                <w:bottom w:val="none" w:sz="0" w:space="0" w:color="auto"/>
                <w:right w:val="none" w:sz="0" w:space="0" w:color="auto"/>
              </w:divBdr>
            </w:div>
            <w:div w:id="624504347">
              <w:marLeft w:val="0"/>
              <w:marRight w:val="0"/>
              <w:marTop w:val="0"/>
              <w:marBottom w:val="0"/>
              <w:divBdr>
                <w:top w:val="none" w:sz="0" w:space="0" w:color="auto"/>
                <w:left w:val="none" w:sz="0" w:space="0" w:color="auto"/>
                <w:bottom w:val="none" w:sz="0" w:space="0" w:color="auto"/>
                <w:right w:val="none" w:sz="0" w:space="0" w:color="auto"/>
              </w:divBdr>
            </w:div>
            <w:div w:id="1475828803">
              <w:marLeft w:val="0"/>
              <w:marRight w:val="0"/>
              <w:marTop w:val="0"/>
              <w:marBottom w:val="0"/>
              <w:divBdr>
                <w:top w:val="none" w:sz="0" w:space="0" w:color="auto"/>
                <w:left w:val="none" w:sz="0" w:space="0" w:color="auto"/>
                <w:bottom w:val="none" w:sz="0" w:space="0" w:color="auto"/>
                <w:right w:val="none" w:sz="0" w:space="0" w:color="auto"/>
              </w:divBdr>
            </w:div>
            <w:div w:id="442117916">
              <w:marLeft w:val="0"/>
              <w:marRight w:val="0"/>
              <w:marTop w:val="0"/>
              <w:marBottom w:val="0"/>
              <w:divBdr>
                <w:top w:val="none" w:sz="0" w:space="0" w:color="auto"/>
                <w:left w:val="none" w:sz="0" w:space="0" w:color="auto"/>
                <w:bottom w:val="none" w:sz="0" w:space="0" w:color="auto"/>
                <w:right w:val="none" w:sz="0" w:space="0" w:color="auto"/>
              </w:divBdr>
            </w:div>
            <w:div w:id="1452549275">
              <w:marLeft w:val="0"/>
              <w:marRight w:val="0"/>
              <w:marTop w:val="0"/>
              <w:marBottom w:val="0"/>
              <w:divBdr>
                <w:top w:val="none" w:sz="0" w:space="0" w:color="auto"/>
                <w:left w:val="none" w:sz="0" w:space="0" w:color="auto"/>
                <w:bottom w:val="none" w:sz="0" w:space="0" w:color="auto"/>
                <w:right w:val="none" w:sz="0" w:space="0" w:color="auto"/>
              </w:divBdr>
            </w:div>
            <w:div w:id="1609968187">
              <w:marLeft w:val="0"/>
              <w:marRight w:val="0"/>
              <w:marTop w:val="0"/>
              <w:marBottom w:val="0"/>
              <w:divBdr>
                <w:top w:val="none" w:sz="0" w:space="0" w:color="auto"/>
                <w:left w:val="none" w:sz="0" w:space="0" w:color="auto"/>
                <w:bottom w:val="none" w:sz="0" w:space="0" w:color="auto"/>
                <w:right w:val="none" w:sz="0" w:space="0" w:color="auto"/>
              </w:divBdr>
            </w:div>
            <w:div w:id="881477224">
              <w:marLeft w:val="0"/>
              <w:marRight w:val="0"/>
              <w:marTop w:val="0"/>
              <w:marBottom w:val="0"/>
              <w:divBdr>
                <w:top w:val="none" w:sz="0" w:space="0" w:color="auto"/>
                <w:left w:val="none" w:sz="0" w:space="0" w:color="auto"/>
                <w:bottom w:val="none" w:sz="0" w:space="0" w:color="auto"/>
                <w:right w:val="none" w:sz="0" w:space="0" w:color="auto"/>
              </w:divBdr>
            </w:div>
            <w:div w:id="397703990">
              <w:marLeft w:val="0"/>
              <w:marRight w:val="0"/>
              <w:marTop w:val="0"/>
              <w:marBottom w:val="0"/>
              <w:divBdr>
                <w:top w:val="none" w:sz="0" w:space="0" w:color="auto"/>
                <w:left w:val="none" w:sz="0" w:space="0" w:color="auto"/>
                <w:bottom w:val="none" w:sz="0" w:space="0" w:color="auto"/>
                <w:right w:val="none" w:sz="0" w:space="0" w:color="auto"/>
              </w:divBdr>
            </w:div>
            <w:div w:id="1815371502">
              <w:marLeft w:val="0"/>
              <w:marRight w:val="0"/>
              <w:marTop w:val="0"/>
              <w:marBottom w:val="0"/>
              <w:divBdr>
                <w:top w:val="none" w:sz="0" w:space="0" w:color="auto"/>
                <w:left w:val="none" w:sz="0" w:space="0" w:color="auto"/>
                <w:bottom w:val="none" w:sz="0" w:space="0" w:color="auto"/>
                <w:right w:val="none" w:sz="0" w:space="0" w:color="auto"/>
              </w:divBdr>
            </w:div>
            <w:div w:id="1713534650">
              <w:marLeft w:val="0"/>
              <w:marRight w:val="0"/>
              <w:marTop w:val="0"/>
              <w:marBottom w:val="0"/>
              <w:divBdr>
                <w:top w:val="none" w:sz="0" w:space="0" w:color="auto"/>
                <w:left w:val="none" w:sz="0" w:space="0" w:color="auto"/>
                <w:bottom w:val="none" w:sz="0" w:space="0" w:color="auto"/>
                <w:right w:val="none" w:sz="0" w:space="0" w:color="auto"/>
              </w:divBdr>
            </w:div>
            <w:div w:id="2071952547">
              <w:marLeft w:val="0"/>
              <w:marRight w:val="0"/>
              <w:marTop w:val="0"/>
              <w:marBottom w:val="0"/>
              <w:divBdr>
                <w:top w:val="none" w:sz="0" w:space="0" w:color="auto"/>
                <w:left w:val="none" w:sz="0" w:space="0" w:color="auto"/>
                <w:bottom w:val="none" w:sz="0" w:space="0" w:color="auto"/>
                <w:right w:val="none" w:sz="0" w:space="0" w:color="auto"/>
              </w:divBdr>
            </w:div>
            <w:div w:id="833647625">
              <w:marLeft w:val="0"/>
              <w:marRight w:val="0"/>
              <w:marTop w:val="0"/>
              <w:marBottom w:val="0"/>
              <w:divBdr>
                <w:top w:val="none" w:sz="0" w:space="0" w:color="auto"/>
                <w:left w:val="none" w:sz="0" w:space="0" w:color="auto"/>
                <w:bottom w:val="none" w:sz="0" w:space="0" w:color="auto"/>
                <w:right w:val="none" w:sz="0" w:space="0" w:color="auto"/>
              </w:divBdr>
            </w:div>
            <w:div w:id="526875726">
              <w:marLeft w:val="0"/>
              <w:marRight w:val="0"/>
              <w:marTop w:val="0"/>
              <w:marBottom w:val="0"/>
              <w:divBdr>
                <w:top w:val="none" w:sz="0" w:space="0" w:color="auto"/>
                <w:left w:val="none" w:sz="0" w:space="0" w:color="auto"/>
                <w:bottom w:val="none" w:sz="0" w:space="0" w:color="auto"/>
                <w:right w:val="none" w:sz="0" w:space="0" w:color="auto"/>
              </w:divBdr>
            </w:div>
            <w:div w:id="1563297986">
              <w:marLeft w:val="0"/>
              <w:marRight w:val="0"/>
              <w:marTop w:val="0"/>
              <w:marBottom w:val="0"/>
              <w:divBdr>
                <w:top w:val="none" w:sz="0" w:space="0" w:color="auto"/>
                <w:left w:val="none" w:sz="0" w:space="0" w:color="auto"/>
                <w:bottom w:val="none" w:sz="0" w:space="0" w:color="auto"/>
                <w:right w:val="none" w:sz="0" w:space="0" w:color="auto"/>
              </w:divBdr>
            </w:div>
            <w:div w:id="173347405">
              <w:marLeft w:val="0"/>
              <w:marRight w:val="0"/>
              <w:marTop w:val="0"/>
              <w:marBottom w:val="0"/>
              <w:divBdr>
                <w:top w:val="none" w:sz="0" w:space="0" w:color="auto"/>
                <w:left w:val="none" w:sz="0" w:space="0" w:color="auto"/>
                <w:bottom w:val="none" w:sz="0" w:space="0" w:color="auto"/>
                <w:right w:val="none" w:sz="0" w:space="0" w:color="auto"/>
              </w:divBdr>
            </w:div>
            <w:div w:id="366757771">
              <w:marLeft w:val="0"/>
              <w:marRight w:val="0"/>
              <w:marTop w:val="0"/>
              <w:marBottom w:val="0"/>
              <w:divBdr>
                <w:top w:val="none" w:sz="0" w:space="0" w:color="auto"/>
                <w:left w:val="none" w:sz="0" w:space="0" w:color="auto"/>
                <w:bottom w:val="none" w:sz="0" w:space="0" w:color="auto"/>
                <w:right w:val="none" w:sz="0" w:space="0" w:color="auto"/>
              </w:divBdr>
            </w:div>
            <w:div w:id="1284120905">
              <w:marLeft w:val="0"/>
              <w:marRight w:val="0"/>
              <w:marTop w:val="0"/>
              <w:marBottom w:val="0"/>
              <w:divBdr>
                <w:top w:val="none" w:sz="0" w:space="0" w:color="auto"/>
                <w:left w:val="none" w:sz="0" w:space="0" w:color="auto"/>
                <w:bottom w:val="none" w:sz="0" w:space="0" w:color="auto"/>
                <w:right w:val="none" w:sz="0" w:space="0" w:color="auto"/>
              </w:divBdr>
            </w:div>
            <w:div w:id="2033417495">
              <w:marLeft w:val="0"/>
              <w:marRight w:val="0"/>
              <w:marTop w:val="0"/>
              <w:marBottom w:val="0"/>
              <w:divBdr>
                <w:top w:val="none" w:sz="0" w:space="0" w:color="auto"/>
                <w:left w:val="none" w:sz="0" w:space="0" w:color="auto"/>
                <w:bottom w:val="none" w:sz="0" w:space="0" w:color="auto"/>
                <w:right w:val="none" w:sz="0" w:space="0" w:color="auto"/>
              </w:divBdr>
            </w:div>
            <w:div w:id="171800337">
              <w:marLeft w:val="0"/>
              <w:marRight w:val="0"/>
              <w:marTop w:val="0"/>
              <w:marBottom w:val="0"/>
              <w:divBdr>
                <w:top w:val="none" w:sz="0" w:space="0" w:color="auto"/>
                <w:left w:val="none" w:sz="0" w:space="0" w:color="auto"/>
                <w:bottom w:val="none" w:sz="0" w:space="0" w:color="auto"/>
                <w:right w:val="none" w:sz="0" w:space="0" w:color="auto"/>
              </w:divBdr>
            </w:div>
            <w:div w:id="2131589270">
              <w:marLeft w:val="0"/>
              <w:marRight w:val="0"/>
              <w:marTop w:val="0"/>
              <w:marBottom w:val="0"/>
              <w:divBdr>
                <w:top w:val="none" w:sz="0" w:space="0" w:color="auto"/>
                <w:left w:val="none" w:sz="0" w:space="0" w:color="auto"/>
                <w:bottom w:val="none" w:sz="0" w:space="0" w:color="auto"/>
                <w:right w:val="none" w:sz="0" w:space="0" w:color="auto"/>
              </w:divBdr>
            </w:div>
            <w:div w:id="1013804142">
              <w:marLeft w:val="0"/>
              <w:marRight w:val="0"/>
              <w:marTop w:val="0"/>
              <w:marBottom w:val="0"/>
              <w:divBdr>
                <w:top w:val="none" w:sz="0" w:space="0" w:color="auto"/>
                <w:left w:val="none" w:sz="0" w:space="0" w:color="auto"/>
                <w:bottom w:val="none" w:sz="0" w:space="0" w:color="auto"/>
                <w:right w:val="none" w:sz="0" w:space="0" w:color="auto"/>
              </w:divBdr>
            </w:div>
            <w:div w:id="1342008491">
              <w:marLeft w:val="0"/>
              <w:marRight w:val="0"/>
              <w:marTop w:val="0"/>
              <w:marBottom w:val="0"/>
              <w:divBdr>
                <w:top w:val="none" w:sz="0" w:space="0" w:color="auto"/>
                <w:left w:val="none" w:sz="0" w:space="0" w:color="auto"/>
                <w:bottom w:val="none" w:sz="0" w:space="0" w:color="auto"/>
                <w:right w:val="none" w:sz="0" w:space="0" w:color="auto"/>
              </w:divBdr>
            </w:div>
            <w:div w:id="358629739">
              <w:marLeft w:val="0"/>
              <w:marRight w:val="0"/>
              <w:marTop w:val="0"/>
              <w:marBottom w:val="0"/>
              <w:divBdr>
                <w:top w:val="none" w:sz="0" w:space="0" w:color="auto"/>
                <w:left w:val="none" w:sz="0" w:space="0" w:color="auto"/>
                <w:bottom w:val="none" w:sz="0" w:space="0" w:color="auto"/>
                <w:right w:val="none" w:sz="0" w:space="0" w:color="auto"/>
              </w:divBdr>
            </w:div>
            <w:div w:id="954563404">
              <w:marLeft w:val="0"/>
              <w:marRight w:val="0"/>
              <w:marTop w:val="0"/>
              <w:marBottom w:val="0"/>
              <w:divBdr>
                <w:top w:val="none" w:sz="0" w:space="0" w:color="auto"/>
                <w:left w:val="none" w:sz="0" w:space="0" w:color="auto"/>
                <w:bottom w:val="none" w:sz="0" w:space="0" w:color="auto"/>
                <w:right w:val="none" w:sz="0" w:space="0" w:color="auto"/>
              </w:divBdr>
            </w:div>
            <w:div w:id="1204441638">
              <w:marLeft w:val="0"/>
              <w:marRight w:val="0"/>
              <w:marTop w:val="0"/>
              <w:marBottom w:val="0"/>
              <w:divBdr>
                <w:top w:val="none" w:sz="0" w:space="0" w:color="auto"/>
                <w:left w:val="none" w:sz="0" w:space="0" w:color="auto"/>
                <w:bottom w:val="none" w:sz="0" w:space="0" w:color="auto"/>
                <w:right w:val="none" w:sz="0" w:space="0" w:color="auto"/>
              </w:divBdr>
            </w:div>
            <w:div w:id="424229386">
              <w:marLeft w:val="0"/>
              <w:marRight w:val="0"/>
              <w:marTop w:val="0"/>
              <w:marBottom w:val="0"/>
              <w:divBdr>
                <w:top w:val="none" w:sz="0" w:space="0" w:color="auto"/>
                <w:left w:val="none" w:sz="0" w:space="0" w:color="auto"/>
                <w:bottom w:val="none" w:sz="0" w:space="0" w:color="auto"/>
                <w:right w:val="none" w:sz="0" w:space="0" w:color="auto"/>
              </w:divBdr>
            </w:div>
            <w:div w:id="764351788">
              <w:marLeft w:val="0"/>
              <w:marRight w:val="0"/>
              <w:marTop w:val="0"/>
              <w:marBottom w:val="0"/>
              <w:divBdr>
                <w:top w:val="none" w:sz="0" w:space="0" w:color="auto"/>
                <w:left w:val="none" w:sz="0" w:space="0" w:color="auto"/>
                <w:bottom w:val="none" w:sz="0" w:space="0" w:color="auto"/>
                <w:right w:val="none" w:sz="0" w:space="0" w:color="auto"/>
              </w:divBdr>
            </w:div>
            <w:div w:id="1128429012">
              <w:marLeft w:val="0"/>
              <w:marRight w:val="0"/>
              <w:marTop w:val="0"/>
              <w:marBottom w:val="0"/>
              <w:divBdr>
                <w:top w:val="none" w:sz="0" w:space="0" w:color="auto"/>
                <w:left w:val="none" w:sz="0" w:space="0" w:color="auto"/>
                <w:bottom w:val="none" w:sz="0" w:space="0" w:color="auto"/>
                <w:right w:val="none" w:sz="0" w:space="0" w:color="auto"/>
              </w:divBdr>
            </w:div>
            <w:div w:id="1600793372">
              <w:marLeft w:val="0"/>
              <w:marRight w:val="0"/>
              <w:marTop w:val="0"/>
              <w:marBottom w:val="0"/>
              <w:divBdr>
                <w:top w:val="none" w:sz="0" w:space="0" w:color="auto"/>
                <w:left w:val="none" w:sz="0" w:space="0" w:color="auto"/>
                <w:bottom w:val="none" w:sz="0" w:space="0" w:color="auto"/>
                <w:right w:val="none" w:sz="0" w:space="0" w:color="auto"/>
              </w:divBdr>
            </w:div>
            <w:div w:id="1924682621">
              <w:marLeft w:val="0"/>
              <w:marRight w:val="0"/>
              <w:marTop w:val="0"/>
              <w:marBottom w:val="0"/>
              <w:divBdr>
                <w:top w:val="none" w:sz="0" w:space="0" w:color="auto"/>
                <w:left w:val="none" w:sz="0" w:space="0" w:color="auto"/>
                <w:bottom w:val="none" w:sz="0" w:space="0" w:color="auto"/>
                <w:right w:val="none" w:sz="0" w:space="0" w:color="auto"/>
              </w:divBdr>
            </w:div>
            <w:div w:id="1928807492">
              <w:marLeft w:val="0"/>
              <w:marRight w:val="0"/>
              <w:marTop w:val="0"/>
              <w:marBottom w:val="0"/>
              <w:divBdr>
                <w:top w:val="none" w:sz="0" w:space="0" w:color="auto"/>
                <w:left w:val="none" w:sz="0" w:space="0" w:color="auto"/>
                <w:bottom w:val="none" w:sz="0" w:space="0" w:color="auto"/>
                <w:right w:val="none" w:sz="0" w:space="0" w:color="auto"/>
              </w:divBdr>
            </w:div>
            <w:div w:id="276451647">
              <w:marLeft w:val="0"/>
              <w:marRight w:val="0"/>
              <w:marTop w:val="0"/>
              <w:marBottom w:val="0"/>
              <w:divBdr>
                <w:top w:val="none" w:sz="0" w:space="0" w:color="auto"/>
                <w:left w:val="none" w:sz="0" w:space="0" w:color="auto"/>
                <w:bottom w:val="none" w:sz="0" w:space="0" w:color="auto"/>
                <w:right w:val="none" w:sz="0" w:space="0" w:color="auto"/>
              </w:divBdr>
            </w:div>
            <w:div w:id="1889148987">
              <w:marLeft w:val="0"/>
              <w:marRight w:val="0"/>
              <w:marTop w:val="0"/>
              <w:marBottom w:val="0"/>
              <w:divBdr>
                <w:top w:val="none" w:sz="0" w:space="0" w:color="auto"/>
                <w:left w:val="none" w:sz="0" w:space="0" w:color="auto"/>
                <w:bottom w:val="none" w:sz="0" w:space="0" w:color="auto"/>
                <w:right w:val="none" w:sz="0" w:space="0" w:color="auto"/>
              </w:divBdr>
            </w:div>
            <w:div w:id="440034601">
              <w:marLeft w:val="0"/>
              <w:marRight w:val="0"/>
              <w:marTop w:val="0"/>
              <w:marBottom w:val="0"/>
              <w:divBdr>
                <w:top w:val="none" w:sz="0" w:space="0" w:color="auto"/>
                <w:left w:val="none" w:sz="0" w:space="0" w:color="auto"/>
                <w:bottom w:val="none" w:sz="0" w:space="0" w:color="auto"/>
                <w:right w:val="none" w:sz="0" w:space="0" w:color="auto"/>
              </w:divBdr>
            </w:div>
            <w:div w:id="1852185967">
              <w:marLeft w:val="0"/>
              <w:marRight w:val="0"/>
              <w:marTop w:val="0"/>
              <w:marBottom w:val="0"/>
              <w:divBdr>
                <w:top w:val="none" w:sz="0" w:space="0" w:color="auto"/>
                <w:left w:val="none" w:sz="0" w:space="0" w:color="auto"/>
                <w:bottom w:val="none" w:sz="0" w:space="0" w:color="auto"/>
                <w:right w:val="none" w:sz="0" w:space="0" w:color="auto"/>
              </w:divBdr>
            </w:div>
            <w:div w:id="976421553">
              <w:marLeft w:val="0"/>
              <w:marRight w:val="0"/>
              <w:marTop w:val="0"/>
              <w:marBottom w:val="0"/>
              <w:divBdr>
                <w:top w:val="none" w:sz="0" w:space="0" w:color="auto"/>
                <w:left w:val="none" w:sz="0" w:space="0" w:color="auto"/>
                <w:bottom w:val="none" w:sz="0" w:space="0" w:color="auto"/>
                <w:right w:val="none" w:sz="0" w:space="0" w:color="auto"/>
              </w:divBdr>
            </w:div>
            <w:div w:id="1423602714">
              <w:marLeft w:val="0"/>
              <w:marRight w:val="0"/>
              <w:marTop w:val="0"/>
              <w:marBottom w:val="0"/>
              <w:divBdr>
                <w:top w:val="none" w:sz="0" w:space="0" w:color="auto"/>
                <w:left w:val="none" w:sz="0" w:space="0" w:color="auto"/>
                <w:bottom w:val="none" w:sz="0" w:space="0" w:color="auto"/>
                <w:right w:val="none" w:sz="0" w:space="0" w:color="auto"/>
              </w:divBdr>
            </w:div>
            <w:div w:id="635449262">
              <w:marLeft w:val="0"/>
              <w:marRight w:val="0"/>
              <w:marTop w:val="0"/>
              <w:marBottom w:val="0"/>
              <w:divBdr>
                <w:top w:val="none" w:sz="0" w:space="0" w:color="auto"/>
                <w:left w:val="none" w:sz="0" w:space="0" w:color="auto"/>
                <w:bottom w:val="none" w:sz="0" w:space="0" w:color="auto"/>
                <w:right w:val="none" w:sz="0" w:space="0" w:color="auto"/>
              </w:divBdr>
            </w:div>
            <w:div w:id="1185484308">
              <w:marLeft w:val="0"/>
              <w:marRight w:val="0"/>
              <w:marTop w:val="0"/>
              <w:marBottom w:val="0"/>
              <w:divBdr>
                <w:top w:val="none" w:sz="0" w:space="0" w:color="auto"/>
                <w:left w:val="none" w:sz="0" w:space="0" w:color="auto"/>
                <w:bottom w:val="none" w:sz="0" w:space="0" w:color="auto"/>
                <w:right w:val="none" w:sz="0" w:space="0" w:color="auto"/>
              </w:divBdr>
            </w:div>
            <w:div w:id="282467025">
              <w:marLeft w:val="0"/>
              <w:marRight w:val="0"/>
              <w:marTop w:val="0"/>
              <w:marBottom w:val="0"/>
              <w:divBdr>
                <w:top w:val="none" w:sz="0" w:space="0" w:color="auto"/>
                <w:left w:val="none" w:sz="0" w:space="0" w:color="auto"/>
                <w:bottom w:val="none" w:sz="0" w:space="0" w:color="auto"/>
                <w:right w:val="none" w:sz="0" w:space="0" w:color="auto"/>
              </w:divBdr>
            </w:div>
            <w:div w:id="1550527449">
              <w:marLeft w:val="0"/>
              <w:marRight w:val="0"/>
              <w:marTop w:val="0"/>
              <w:marBottom w:val="0"/>
              <w:divBdr>
                <w:top w:val="none" w:sz="0" w:space="0" w:color="auto"/>
                <w:left w:val="none" w:sz="0" w:space="0" w:color="auto"/>
                <w:bottom w:val="none" w:sz="0" w:space="0" w:color="auto"/>
                <w:right w:val="none" w:sz="0" w:space="0" w:color="auto"/>
              </w:divBdr>
            </w:div>
            <w:div w:id="738600526">
              <w:marLeft w:val="0"/>
              <w:marRight w:val="0"/>
              <w:marTop w:val="0"/>
              <w:marBottom w:val="0"/>
              <w:divBdr>
                <w:top w:val="none" w:sz="0" w:space="0" w:color="auto"/>
                <w:left w:val="none" w:sz="0" w:space="0" w:color="auto"/>
                <w:bottom w:val="none" w:sz="0" w:space="0" w:color="auto"/>
                <w:right w:val="none" w:sz="0" w:space="0" w:color="auto"/>
              </w:divBdr>
            </w:div>
            <w:div w:id="583729501">
              <w:marLeft w:val="0"/>
              <w:marRight w:val="0"/>
              <w:marTop w:val="0"/>
              <w:marBottom w:val="0"/>
              <w:divBdr>
                <w:top w:val="none" w:sz="0" w:space="0" w:color="auto"/>
                <w:left w:val="none" w:sz="0" w:space="0" w:color="auto"/>
                <w:bottom w:val="none" w:sz="0" w:space="0" w:color="auto"/>
                <w:right w:val="none" w:sz="0" w:space="0" w:color="auto"/>
              </w:divBdr>
            </w:div>
            <w:div w:id="1147431780">
              <w:marLeft w:val="0"/>
              <w:marRight w:val="0"/>
              <w:marTop w:val="0"/>
              <w:marBottom w:val="0"/>
              <w:divBdr>
                <w:top w:val="none" w:sz="0" w:space="0" w:color="auto"/>
                <w:left w:val="none" w:sz="0" w:space="0" w:color="auto"/>
                <w:bottom w:val="none" w:sz="0" w:space="0" w:color="auto"/>
                <w:right w:val="none" w:sz="0" w:space="0" w:color="auto"/>
              </w:divBdr>
            </w:div>
            <w:div w:id="307787343">
              <w:marLeft w:val="0"/>
              <w:marRight w:val="0"/>
              <w:marTop w:val="0"/>
              <w:marBottom w:val="0"/>
              <w:divBdr>
                <w:top w:val="none" w:sz="0" w:space="0" w:color="auto"/>
                <w:left w:val="none" w:sz="0" w:space="0" w:color="auto"/>
                <w:bottom w:val="none" w:sz="0" w:space="0" w:color="auto"/>
                <w:right w:val="none" w:sz="0" w:space="0" w:color="auto"/>
              </w:divBdr>
            </w:div>
            <w:div w:id="1476294802">
              <w:marLeft w:val="0"/>
              <w:marRight w:val="0"/>
              <w:marTop w:val="0"/>
              <w:marBottom w:val="0"/>
              <w:divBdr>
                <w:top w:val="none" w:sz="0" w:space="0" w:color="auto"/>
                <w:left w:val="none" w:sz="0" w:space="0" w:color="auto"/>
                <w:bottom w:val="none" w:sz="0" w:space="0" w:color="auto"/>
                <w:right w:val="none" w:sz="0" w:space="0" w:color="auto"/>
              </w:divBdr>
            </w:div>
            <w:div w:id="419253471">
              <w:marLeft w:val="0"/>
              <w:marRight w:val="0"/>
              <w:marTop w:val="0"/>
              <w:marBottom w:val="0"/>
              <w:divBdr>
                <w:top w:val="none" w:sz="0" w:space="0" w:color="auto"/>
                <w:left w:val="none" w:sz="0" w:space="0" w:color="auto"/>
                <w:bottom w:val="none" w:sz="0" w:space="0" w:color="auto"/>
                <w:right w:val="none" w:sz="0" w:space="0" w:color="auto"/>
              </w:divBdr>
            </w:div>
            <w:div w:id="329867330">
              <w:marLeft w:val="0"/>
              <w:marRight w:val="0"/>
              <w:marTop w:val="0"/>
              <w:marBottom w:val="0"/>
              <w:divBdr>
                <w:top w:val="none" w:sz="0" w:space="0" w:color="auto"/>
                <w:left w:val="none" w:sz="0" w:space="0" w:color="auto"/>
                <w:bottom w:val="none" w:sz="0" w:space="0" w:color="auto"/>
                <w:right w:val="none" w:sz="0" w:space="0" w:color="auto"/>
              </w:divBdr>
            </w:div>
            <w:div w:id="1913537189">
              <w:marLeft w:val="0"/>
              <w:marRight w:val="0"/>
              <w:marTop w:val="0"/>
              <w:marBottom w:val="0"/>
              <w:divBdr>
                <w:top w:val="none" w:sz="0" w:space="0" w:color="auto"/>
                <w:left w:val="none" w:sz="0" w:space="0" w:color="auto"/>
                <w:bottom w:val="none" w:sz="0" w:space="0" w:color="auto"/>
                <w:right w:val="none" w:sz="0" w:space="0" w:color="auto"/>
              </w:divBdr>
            </w:div>
            <w:div w:id="1339500942">
              <w:marLeft w:val="0"/>
              <w:marRight w:val="0"/>
              <w:marTop w:val="0"/>
              <w:marBottom w:val="0"/>
              <w:divBdr>
                <w:top w:val="none" w:sz="0" w:space="0" w:color="auto"/>
                <w:left w:val="none" w:sz="0" w:space="0" w:color="auto"/>
                <w:bottom w:val="none" w:sz="0" w:space="0" w:color="auto"/>
                <w:right w:val="none" w:sz="0" w:space="0" w:color="auto"/>
              </w:divBdr>
            </w:div>
            <w:div w:id="866722358">
              <w:marLeft w:val="0"/>
              <w:marRight w:val="0"/>
              <w:marTop w:val="0"/>
              <w:marBottom w:val="0"/>
              <w:divBdr>
                <w:top w:val="none" w:sz="0" w:space="0" w:color="auto"/>
                <w:left w:val="none" w:sz="0" w:space="0" w:color="auto"/>
                <w:bottom w:val="none" w:sz="0" w:space="0" w:color="auto"/>
                <w:right w:val="none" w:sz="0" w:space="0" w:color="auto"/>
              </w:divBdr>
            </w:div>
            <w:div w:id="269707151">
              <w:marLeft w:val="0"/>
              <w:marRight w:val="0"/>
              <w:marTop w:val="0"/>
              <w:marBottom w:val="0"/>
              <w:divBdr>
                <w:top w:val="none" w:sz="0" w:space="0" w:color="auto"/>
                <w:left w:val="none" w:sz="0" w:space="0" w:color="auto"/>
                <w:bottom w:val="none" w:sz="0" w:space="0" w:color="auto"/>
                <w:right w:val="none" w:sz="0" w:space="0" w:color="auto"/>
              </w:divBdr>
            </w:div>
            <w:div w:id="83768193">
              <w:marLeft w:val="0"/>
              <w:marRight w:val="0"/>
              <w:marTop w:val="0"/>
              <w:marBottom w:val="0"/>
              <w:divBdr>
                <w:top w:val="none" w:sz="0" w:space="0" w:color="auto"/>
                <w:left w:val="none" w:sz="0" w:space="0" w:color="auto"/>
                <w:bottom w:val="none" w:sz="0" w:space="0" w:color="auto"/>
                <w:right w:val="none" w:sz="0" w:space="0" w:color="auto"/>
              </w:divBdr>
            </w:div>
            <w:div w:id="1914774913">
              <w:marLeft w:val="0"/>
              <w:marRight w:val="0"/>
              <w:marTop w:val="0"/>
              <w:marBottom w:val="0"/>
              <w:divBdr>
                <w:top w:val="none" w:sz="0" w:space="0" w:color="auto"/>
                <w:left w:val="none" w:sz="0" w:space="0" w:color="auto"/>
                <w:bottom w:val="none" w:sz="0" w:space="0" w:color="auto"/>
                <w:right w:val="none" w:sz="0" w:space="0" w:color="auto"/>
              </w:divBdr>
            </w:div>
            <w:div w:id="1540118809">
              <w:marLeft w:val="0"/>
              <w:marRight w:val="0"/>
              <w:marTop w:val="0"/>
              <w:marBottom w:val="0"/>
              <w:divBdr>
                <w:top w:val="none" w:sz="0" w:space="0" w:color="auto"/>
                <w:left w:val="none" w:sz="0" w:space="0" w:color="auto"/>
                <w:bottom w:val="none" w:sz="0" w:space="0" w:color="auto"/>
                <w:right w:val="none" w:sz="0" w:space="0" w:color="auto"/>
              </w:divBdr>
            </w:div>
            <w:div w:id="703750802">
              <w:marLeft w:val="0"/>
              <w:marRight w:val="0"/>
              <w:marTop w:val="0"/>
              <w:marBottom w:val="0"/>
              <w:divBdr>
                <w:top w:val="none" w:sz="0" w:space="0" w:color="auto"/>
                <w:left w:val="none" w:sz="0" w:space="0" w:color="auto"/>
                <w:bottom w:val="none" w:sz="0" w:space="0" w:color="auto"/>
                <w:right w:val="none" w:sz="0" w:space="0" w:color="auto"/>
              </w:divBdr>
            </w:div>
            <w:div w:id="761612110">
              <w:marLeft w:val="0"/>
              <w:marRight w:val="0"/>
              <w:marTop w:val="0"/>
              <w:marBottom w:val="0"/>
              <w:divBdr>
                <w:top w:val="none" w:sz="0" w:space="0" w:color="auto"/>
                <w:left w:val="none" w:sz="0" w:space="0" w:color="auto"/>
                <w:bottom w:val="none" w:sz="0" w:space="0" w:color="auto"/>
                <w:right w:val="none" w:sz="0" w:space="0" w:color="auto"/>
              </w:divBdr>
            </w:div>
            <w:div w:id="465659488">
              <w:marLeft w:val="0"/>
              <w:marRight w:val="0"/>
              <w:marTop w:val="0"/>
              <w:marBottom w:val="0"/>
              <w:divBdr>
                <w:top w:val="none" w:sz="0" w:space="0" w:color="auto"/>
                <w:left w:val="none" w:sz="0" w:space="0" w:color="auto"/>
                <w:bottom w:val="none" w:sz="0" w:space="0" w:color="auto"/>
                <w:right w:val="none" w:sz="0" w:space="0" w:color="auto"/>
              </w:divBdr>
            </w:div>
            <w:div w:id="274680413">
              <w:marLeft w:val="0"/>
              <w:marRight w:val="0"/>
              <w:marTop w:val="0"/>
              <w:marBottom w:val="0"/>
              <w:divBdr>
                <w:top w:val="none" w:sz="0" w:space="0" w:color="auto"/>
                <w:left w:val="none" w:sz="0" w:space="0" w:color="auto"/>
                <w:bottom w:val="none" w:sz="0" w:space="0" w:color="auto"/>
                <w:right w:val="none" w:sz="0" w:space="0" w:color="auto"/>
              </w:divBdr>
            </w:div>
            <w:div w:id="2060470089">
              <w:marLeft w:val="0"/>
              <w:marRight w:val="0"/>
              <w:marTop w:val="0"/>
              <w:marBottom w:val="0"/>
              <w:divBdr>
                <w:top w:val="none" w:sz="0" w:space="0" w:color="auto"/>
                <w:left w:val="none" w:sz="0" w:space="0" w:color="auto"/>
                <w:bottom w:val="none" w:sz="0" w:space="0" w:color="auto"/>
                <w:right w:val="none" w:sz="0" w:space="0" w:color="auto"/>
              </w:divBdr>
            </w:div>
            <w:div w:id="1550068490">
              <w:marLeft w:val="0"/>
              <w:marRight w:val="0"/>
              <w:marTop w:val="0"/>
              <w:marBottom w:val="0"/>
              <w:divBdr>
                <w:top w:val="none" w:sz="0" w:space="0" w:color="auto"/>
                <w:left w:val="none" w:sz="0" w:space="0" w:color="auto"/>
                <w:bottom w:val="none" w:sz="0" w:space="0" w:color="auto"/>
                <w:right w:val="none" w:sz="0" w:space="0" w:color="auto"/>
              </w:divBdr>
            </w:div>
            <w:div w:id="1029184517">
              <w:marLeft w:val="0"/>
              <w:marRight w:val="0"/>
              <w:marTop w:val="0"/>
              <w:marBottom w:val="0"/>
              <w:divBdr>
                <w:top w:val="none" w:sz="0" w:space="0" w:color="auto"/>
                <w:left w:val="none" w:sz="0" w:space="0" w:color="auto"/>
                <w:bottom w:val="none" w:sz="0" w:space="0" w:color="auto"/>
                <w:right w:val="none" w:sz="0" w:space="0" w:color="auto"/>
              </w:divBdr>
            </w:div>
            <w:div w:id="1815827615">
              <w:marLeft w:val="0"/>
              <w:marRight w:val="0"/>
              <w:marTop w:val="0"/>
              <w:marBottom w:val="0"/>
              <w:divBdr>
                <w:top w:val="none" w:sz="0" w:space="0" w:color="auto"/>
                <w:left w:val="none" w:sz="0" w:space="0" w:color="auto"/>
                <w:bottom w:val="none" w:sz="0" w:space="0" w:color="auto"/>
                <w:right w:val="none" w:sz="0" w:space="0" w:color="auto"/>
              </w:divBdr>
            </w:div>
            <w:div w:id="1899894206">
              <w:marLeft w:val="0"/>
              <w:marRight w:val="0"/>
              <w:marTop w:val="0"/>
              <w:marBottom w:val="0"/>
              <w:divBdr>
                <w:top w:val="none" w:sz="0" w:space="0" w:color="auto"/>
                <w:left w:val="none" w:sz="0" w:space="0" w:color="auto"/>
                <w:bottom w:val="none" w:sz="0" w:space="0" w:color="auto"/>
                <w:right w:val="none" w:sz="0" w:space="0" w:color="auto"/>
              </w:divBdr>
            </w:div>
            <w:div w:id="813647202">
              <w:marLeft w:val="0"/>
              <w:marRight w:val="0"/>
              <w:marTop w:val="0"/>
              <w:marBottom w:val="0"/>
              <w:divBdr>
                <w:top w:val="none" w:sz="0" w:space="0" w:color="auto"/>
                <w:left w:val="none" w:sz="0" w:space="0" w:color="auto"/>
                <w:bottom w:val="none" w:sz="0" w:space="0" w:color="auto"/>
                <w:right w:val="none" w:sz="0" w:space="0" w:color="auto"/>
              </w:divBdr>
            </w:div>
            <w:div w:id="1358119571">
              <w:marLeft w:val="0"/>
              <w:marRight w:val="0"/>
              <w:marTop w:val="0"/>
              <w:marBottom w:val="0"/>
              <w:divBdr>
                <w:top w:val="none" w:sz="0" w:space="0" w:color="auto"/>
                <w:left w:val="none" w:sz="0" w:space="0" w:color="auto"/>
                <w:bottom w:val="none" w:sz="0" w:space="0" w:color="auto"/>
                <w:right w:val="none" w:sz="0" w:space="0" w:color="auto"/>
              </w:divBdr>
            </w:div>
            <w:div w:id="512308860">
              <w:marLeft w:val="0"/>
              <w:marRight w:val="0"/>
              <w:marTop w:val="0"/>
              <w:marBottom w:val="0"/>
              <w:divBdr>
                <w:top w:val="none" w:sz="0" w:space="0" w:color="auto"/>
                <w:left w:val="none" w:sz="0" w:space="0" w:color="auto"/>
                <w:bottom w:val="none" w:sz="0" w:space="0" w:color="auto"/>
                <w:right w:val="none" w:sz="0" w:space="0" w:color="auto"/>
              </w:divBdr>
            </w:div>
            <w:div w:id="1054697255">
              <w:marLeft w:val="0"/>
              <w:marRight w:val="0"/>
              <w:marTop w:val="0"/>
              <w:marBottom w:val="0"/>
              <w:divBdr>
                <w:top w:val="none" w:sz="0" w:space="0" w:color="auto"/>
                <w:left w:val="none" w:sz="0" w:space="0" w:color="auto"/>
                <w:bottom w:val="none" w:sz="0" w:space="0" w:color="auto"/>
                <w:right w:val="none" w:sz="0" w:space="0" w:color="auto"/>
              </w:divBdr>
            </w:div>
            <w:div w:id="1550605461">
              <w:marLeft w:val="0"/>
              <w:marRight w:val="0"/>
              <w:marTop w:val="0"/>
              <w:marBottom w:val="0"/>
              <w:divBdr>
                <w:top w:val="none" w:sz="0" w:space="0" w:color="auto"/>
                <w:left w:val="none" w:sz="0" w:space="0" w:color="auto"/>
                <w:bottom w:val="none" w:sz="0" w:space="0" w:color="auto"/>
                <w:right w:val="none" w:sz="0" w:space="0" w:color="auto"/>
              </w:divBdr>
            </w:div>
            <w:div w:id="1753431401">
              <w:marLeft w:val="0"/>
              <w:marRight w:val="0"/>
              <w:marTop w:val="0"/>
              <w:marBottom w:val="0"/>
              <w:divBdr>
                <w:top w:val="none" w:sz="0" w:space="0" w:color="auto"/>
                <w:left w:val="none" w:sz="0" w:space="0" w:color="auto"/>
                <w:bottom w:val="none" w:sz="0" w:space="0" w:color="auto"/>
                <w:right w:val="none" w:sz="0" w:space="0" w:color="auto"/>
              </w:divBdr>
            </w:div>
            <w:div w:id="1820419285">
              <w:marLeft w:val="0"/>
              <w:marRight w:val="0"/>
              <w:marTop w:val="0"/>
              <w:marBottom w:val="0"/>
              <w:divBdr>
                <w:top w:val="none" w:sz="0" w:space="0" w:color="auto"/>
                <w:left w:val="none" w:sz="0" w:space="0" w:color="auto"/>
                <w:bottom w:val="none" w:sz="0" w:space="0" w:color="auto"/>
                <w:right w:val="none" w:sz="0" w:space="0" w:color="auto"/>
              </w:divBdr>
            </w:div>
            <w:div w:id="1384866902">
              <w:marLeft w:val="0"/>
              <w:marRight w:val="0"/>
              <w:marTop w:val="0"/>
              <w:marBottom w:val="0"/>
              <w:divBdr>
                <w:top w:val="none" w:sz="0" w:space="0" w:color="auto"/>
                <w:left w:val="none" w:sz="0" w:space="0" w:color="auto"/>
                <w:bottom w:val="none" w:sz="0" w:space="0" w:color="auto"/>
                <w:right w:val="none" w:sz="0" w:space="0" w:color="auto"/>
              </w:divBdr>
            </w:div>
            <w:div w:id="1362782316">
              <w:marLeft w:val="0"/>
              <w:marRight w:val="0"/>
              <w:marTop w:val="0"/>
              <w:marBottom w:val="0"/>
              <w:divBdr>
                <w:top w:val="none" w:sz="0" w:space="0" w:color="auto"/>
                <w:left w:val="none" w:sz="0" w:space="0" w:color="auto"/>
                <w:bottom w:val="none" w:sz="0" w:space="0" w:color="auto"/>
                <w:right w:val="none" w:sz="0" w:space="0" w:color="auto"/>
              </w:divBdr>
            </w:div>
            <w:div w:id="262688606">
              <w:marLeft w:val="0"/>
              <w:marRight w:val="0"/>
              <w:marTop w:val="0"/>
              <w:marBottom w:val="0"/>
              <w:divBdr>
                <w:top w:val="none" w:sz="0" w:space="0" w:color="auto"/>
                <w:left w:val="none" w:sz="0" w:space="0" w:color="auto"/>
                <w:bottom w:val="none" w:sz="0" w:space="0" w:color="auto"/>
                <w:right w:val="none" w:sz="0" w:space="0" w:color="auto"/>
              </w:divBdr>
            </w:div>
            <w:div w:id="1870876253">
              <w:marLeft w:val="0"/>
              <w:marRight w:val="0"/>
              <w:marTop w:val="0"/>
              <w:marBottom w:val="0"/>
              <w:divBdr>
                <w:top w:val="none" w:sz="0" w:space="0" w:color="auto"/>
                <w:left w:val="none" w:sz="0" w:space="0" w:color="auto"/>
                <w:bottom w:val="none" w:sz="0" w:space="0" w:color="auto"/>
                <w:right w:val="none" w:sz="0" w:space="0" w:color="auto"/>
              </w:divBdr>
            </w:div>
            <w:div w:id="1662199699">
              <w:marLeft w:val="0"/>
              <w:marRight w:val="0"/>
              <w:marTop w:val="0"/>
              <w:marBottom w:val="0"/>
              <w:divBdr>
                <w:top w:val="none" w:sz="0" w:space="0" w:color="auto"/>
                <w:left w:val="none" w:sz="0" w:space="0" w:color="auto"/>
                <w:bottom w:val="none" w:sz="0" w:space="0" w:color="auto"/>
                <w:right w:val="none" w:sz="0" w:space="0" w:color="auto"/>
              </w:divBdr>
            </w:div>
            <w:div w:id="906961282">
              <w:marLeft w:val="0"/>
              <w:marRight w:val="0"/>
              <w:marTop w:val="0"/>
              <w:marBottom w:val="0"/>
              <w:divBdr>
                <w:top w:val="none" w:sz="0" w:space="0" w:color="auto"/>
                <w:left w:val="none" w:sz="0" w:space="0" w:color="auto"/>
                <w:bottom w:val="none" w:sz="0" w:space="0" w:color="auto"/>
                <w:right w:val="none" w:sz="0" w:space="0" w:color="auto"/>
              </w:divBdr>
            </w:div>
            <w:div w:id="325867257">
              <w:marLeft w:val="0"/>
              <w:marRight w:val="0"/>
              <w:marTop w:val="0"/>
              <w:marBottom w:val="0"/>
              <w:divBdr>
                <w:top w:val="none" w:sz="0" w:space="0" w:color="auto"/>
                <w:left w:val="none" w:sz="0" w:space="0" w:color="auto"/>
                <w:bottom w:val="none" w:sz="0" w:space="0" w:color="auto"/>
                <w:right w:val="none" w:sz="0" w:space="0" w:color="auto"/>
              </w:divBdr>
            </w:div>
            <w:div w:id="732044612">
              <w:marLeft w:val="0"/>
              <w:marRight w:val="0"/>
              <w:marTop w:val="0"/>
              <w:marBottom w:val="0"/>
              <w:divBdr>
                <w:top w:val="none" w:sz="0" w:space="0" w:color="auto"/>
                <w:left w:val="none" w:sz="0" w:space="0" w:color="auto"/>
                <w:bottom w:val="none" w:sz="0" w:space="0" w:color="auto"/>
                <w:right w:val="none" w:sz="0" w:space="0" w:color="auto"/>
              </w:divBdr>
            </w:div>
            <w:div w:id="1515417216">
              <w:marLeft w:val="0"/>
              <w:marRight w:val="0"/>
              <w:marTop w:val="0"/>
              <w:marBottom w:val="0"/>
              <w:divBdr>
                <w:top w:val="none" w:sz="0" w:space="0" w:color="auto"/>
                <w:left w:val="none" w:sz="0" w:space="0" w:color="auto"/>
                <w:bottom w:val="none" w:sz="0" w:space="0" w:color="auto"/>
                <w:right w:val="none" w:sz="0" w:space="0" w:color="auto"/>
              </w:divBdr>
            </w:div>
            <w:div w:id="1468745683">
              <w:marLeft w:val="0"/>
              <w:marRight w:val="0"/>
              <w:marTop w:val="0"/>
              <w:marBottom w:val="0"/>
              <w:divBdr>
                <w:top w:val="none" w:sz="0" w:space="0" w:color="auto"/>
                <w:left w:val="none" w:sz="0" w:space="0" w:color="auto"/>
                <w:bottom w:val="none" w:sz="0" w:space="0" w:color="auto"/>
                <w:right w:val="none" w:sz="0" w:space="0" w:color="auto"/>
              </w:divBdr>
            </w:div>
            <w:div w:id="106585284">
              <w:marLeft w:val="0"/>
              <w:marRight w:val="0"/>
              <w:marTop w:val="0"/>
              <w:marBottom w:val="0"/>
              <w:divBdr>
                <w:top w:val="none" w:sz="0" w:space="0" w:color="auto"/>
                <w:left w:val="none" w:sz="0" w:space="0" w:color="auto"/>
                <w:bottom w:val="none" w:sz="0" w:space="0" w:color="auto"/>
                <w:right w:val="none" w:sz="0" w:space="0" w:color="auto"/>
              </w:divBdr>
            </w:div>
            <w:div w:id="2090080910">
              <w:marLeft w:val="0"/>
              <w:marRight w:val="0"/>
              <w:marTop w:val="0"/>
              <w:marBottom w:val="0"/>
              <w:divBdr>
                <w:top w:val="none" w:sz="0" w:space="0" w:color="auto"/>
                <w:left w:val="none" w:sz="0" w:space="0" w:color="auto"/>
                <w:bottom w:val="none" w:sz="0" w:space="0" w:color="auto"/>
                <w:right w:val="none" w:sz="0" w:space="0" w:color="auto"/>
              </w:divBdr>
            </w:div>
            <w:div w:id="1122000571">
              <w:marLeft w:val="0"/>
              <w:marRight w:val="0"/>
              <w:marTop w:val="0"/>
              <w:marBottom w:val="0"/>
              <w:divBdr>
                <w:top w:val="none" w:sz="0" w:space="0" w:color="auto"/>
                <w:left w:val="none" w:sz="0" w:space="0" w:color="auto"/>
                <w:bottom w:val="none" w:sz="0" w:space="0" w:color="auto"/>
                <w:right w:val="none" w:sz="0" w:space="0" w:color="auto"/>
              </w:divBdr>
            </w:div>
            <w:div w:id="1146119058">
              <w:marLeft w:val="0"/>
              <w:marRight w:val="0"/>
              <w:marTop w:val="0"/>
              <w:marBottom w:val="0"/>
              <w:divBdr>
                <w:top w:val="none" w:sz="0" w:space="0" w:color="auto"/>
                <w:left w:val="none" w:sz="0" w:space="0" w:color="auto"/>
                <w:bottom w:val="none" w:sz="0" w:space="0" w:color="auto"/>
                <w:right w:val="none" w:sz="0" w:space="0" w:color="auto"/>
              </w:divBdr>
            </w:div>
            <w:div w:id="194126534">
              <w:marLeft w:val="0"/>
              <w:marRight w:val="0"/>
              <w:marTop w:val="0"/>
              <w:marBottom w:val="0"/>
              <w:divBdr>
                <w:top w:val="none" w:sz="0" w:space="0" w:color="auto"/>
                <w:left w:val="none" w:sz="0" w:space="0" w:color="auto"/>
                <w:bottom w:val="none" w:sz="0" w:space="0" w:color="auto"/>
                <w:right w:val="none" w:sz="0" w:space="0" w:color="auto"/>
              </w:divBdr>
            </w:div>
            <w:div w:id="723718525">
              <w:marLeft w:val="0"/>
              <w:marRight w:val="0"/>
              <w:marTop w:val="0"/>
              <w:marBottom w:val="0"/>
              <w:divBdr>
                <w:top w:val="none" w:sz="0" w:space="0" w:color="auto"/>
                <w:left w:val="none" w:sz="0" w:space="0" w:color="auto"/>
                <w:bottom w:val="none" w:sz="0" w:space="0" w:color="auto"/>
                <w:right w:val="none" w:sz="0" w:space="0" w:color="auto"/>
              </w:divBdr>
            </w:div>
            <w:div w:id="1902906">
              <w:marLeft w:val="0"/>
              <w:marRight w:val="0"/>
              <w:marTop w:val="0"/>
              <w:marBottom w:val="0"/>
              <w:divBdr>
                <w:top w:val="none" w:sz="0" w:space="0" w:color="auto"/>
                <w:left w:val="none" w:sz="0" w:space="0" w:color="auto"/>
                <w:bottom w:val="none" w:sz="0" w:space="0" w:color="auto"/>
                <w:right w:val="none" w:sz="0" w:space="0" w:color="auto"/>
              </w:divBdr>
            </w:div>
            <w:div w:id="8725764">
              <w:marLeft w:val="0"/>
              <w:marRight w:val="0"/>
              <w:marTop w:val="0"/>
              <w:marBottom w:val="0"/>
              <w:divBdr>
                <w:top w:val="none" w:sz="0" w:space="0" w:color="auto"/>
                <w:left w:val="none" w:sz="0" w:space="0" w:color="auto"/>
                <w:bottom w:val="none" w:sz="0" w:space="0" w:color="auto"/>
                <w:right w:val="none" w:sz="0" w:space="0" w:color="auto"/>
              </w:divBdr>
            </w:div>
            <w:div w:id="246427665">
              <w:marLeft w:val="0"/>
              <w:marRight w:val="0"/>
              <w:marTop w:val="0"/>
              <w:marBottom w:val="0"/>
              <w:divBdr>
                <w:top w:val="none" w:sz="0" w:space="0" w:color="auto"/>
                <w:left w:val="none" w:sz="0" w:space="0" w:color="auto"/>
                <w:bottom w:val="none" w:sz="0" w:space="0" w:color="auto"/>
                <w:right w:val="none" w:sz="0" w:space="0" w:color="auto"/>
              </w:divBdr>
            </w:div>
            <w:div w:id="149252453">
              <w:marLeft w:val="0"/>
              <w:marRight w:val="0"/>
              <w:marTop w:val="0"/>
              <w:marBottom w:val="0"/>
              <w:divBdr>
                <w:top w:val="none" w:sz="0" w:space="0" w:color="auto"/>
                <w:left w:val="none" w:sz="0" w:space="0" w:color="auto"/>
                <w:bottom w:val="none" w:sz="0" w:space="0" w:color="auto"/>
                <w:right w:val="none" w:sz="0" w:space="0" w:color="auto"/>
              </w:divBdr>
            </w:div>
            <w:div w:id="1673020965">
              <w:marLeft w:val="0"/>
              <w:marRight w:val="0"/>
              <w:marTop w:val="0"/>
              <w:marBottom w:val="0"/>
              <w:divBdr>
                <w:top w:val="none" w:sz="0" w:space="0" w:color="auto"/>
                <w:left w:val="none" w:sz="0" w:space="0" w:color="auto"/>
                <w:bottom w:val="none" w:sz="0" w:space="0" w:color="auto"/>
                <w:right w:val="none" w:sz="0" w:space="0" w:color="auto"/>
              </w:divBdr>
            </w:div>
            <w:div w:id="57746504">
              <w:marLeft w:val="0"/>
              <w:marRight w:val="0"/>
              <w:marTop w:val="0"/>
              <w:marBottom w:val="0"/>
              <w:divBdr>
                <w:top w:val="none" w:sz="0" w:space="0" w:color="auto"/>
                <w:left w:val="none" w:sz="0" w:space="0" w:color="auto"/>
                <w:bottom w:val="none" w:sz="0" w:space="0" w:color="auto"/>
                <w:right w:val="none" w:sz="0" w:space="0" w:color="auto"/>
              </w:divBdr>
            </w:div>
            <w:div w:id="1994412707">
              <w:marLeft w:val="0"/>
              <w:marRight w:val="0"/>
              <w:marTop w:val="0"/>
              <w:marBottom w:val="0"/>
              <w:divBdr>
                <w:top w:val="none" w:sz="0" w:space="0" w:color="auto"/>
                <w:left w:val="none" w:sz="0" w:space="0" w:color="auto"/>
                <w:bottom w:val="none" w:sz="0" w:space="0" w:color="auto"/>
                <w:right w:val="none" w:sz="0" w:space="0" w:color="auto"/>
              </w:divBdr>
            </w:div>
            <w:div w:id="1401555536">
              <w:marLeft w:val="0"/>
              <w:marRight w:val="0"/>
              <w:marTop w:val="0"/>
              <w:marBottom w:val="0"/>
              <w:divBdr>
                <w:top w:val="none" w:sz="0" w:space="0" w:color="auto"/>
                <w:left w:val="none" w:sz="0" w:space="0" w:color="auto"/>
                <w:bottom w:val="none" w:sz="0" w:space="0" w:color="auto"/>
                <w:right w:val="none" w:sz="0" w:space="0" w:color="auto"/>
              </w:divBdr>
            </w:div>
            <w:div w:id="822350675">
              <w:marLeft w:val="0"/>
              <w:marRight w:val="0"/>
              <w:marTop w:val="0"/>
              <w:marBottom w:val="0"/>
              <w:divBdr>
                <w:top w:val="none" w:sz="0" w:space="0" w:color="auto"/>
                <w:left w:val="none" w:sz="0" w:space="0" w:color="auto"/>
                <w:bottom w:val="none" w:sz="0" w:space="0" w:color="auto"/>
                <w:right w:val="none" w:sz="0" w:space="0" w:color="auto"/>
              </w:divBdr>
            </w:div>
            <w:div w:id="1532569528">
              <w:marLeft w:val="0"/>
              <w:marRight w:val="0"/>
              <w:marTop w:val="0"/>
              <w:marBottom w:val="0"/>
              <w:divBdr>
                <w:top w:val="none" w:sz="0" w:space="0" w:color="auto"/>
                <w:left w:val="none" w:sz="0" w:space="0" w:color="auto"/>
                <w:bottom w:val="none" w:sz="0" w:space="0" w:color="auto"/>
                <w:right w:val="none" w:sz="0" w:space="0" w:color="auto"/>
              </w:divBdr>
            </w:div>
            <w:div w:id="1582527284">
              <w:marLeft w:val="0"/>
              <w:marRight w:val="0"/>
              <w:marTop w:val="0"/>
              <w:marBottom w:val="0"/>
              <w:divBdr>
                <w:top w:val="none" w:sz="0" w:space="0" w:color="auto"/>
                <w:left w:val="none" w:sz="0" w:space="0" w:color="auto"/>
                <w:bottom w:val="none" w:sz="0" w:space="0" w:color="auto"/>
                <w:right w:val="none" w:sz="0" w:space="0" w:color="auto"/>
              </w:divBdr>
            </w:div>
            <w:div w:id="1243024523">
              <w:marLeft w:val="0"/>
              <w:marRight w:val="0"/>
              <w:marTop w:val="0"/>
              <w:marBottom w:val="0"/>
              <w:divBdr>
                <w:top w:val="none" w:sz="0" w:space="0" w:color="auto"/>
                <w:left w:val="none" w:sz="0" w:space="0" w:color="auto"/>
                <w:bottom w:val="none" w:sz="0" w:space="0" w:color="auto"/>
                <w:right w:val="none" w:sz="0" w:space="0" w:color="auto"/>
              </w:divBdr>
            </w:div>
            <w:div w:id="1219319783">
              <w:marLeft w:val="0"/>
              <w:marRight w:val="0"/>
              <w:marTop w:val="0"/>
              <w:marBottom w:val="0"/>
              <w:divBdr>
                <w:top w:val="none" w:sz="0" w:space="0" w:color="auto"/>
                <w:left w:val="none" w:sz="0" w:space="0" w:color="auto"/>
                <w:bottom w:val="none" w:sz="0" w:space="0" w:color="auto"/>
                <w:right w:val="none" w:sz="0" w:space="0" w:color="auto"/>
              </w:divBdr>
            </w:div>
            <w:div w:id="1759206186">
              <w:marLeft w:val="0"/>
              <w:marRight w:val="0"/>
              <w:marTop w:val="0"/>
              <w:marBottom w:val="0"/>
              <w:divBdr>
                <w:top w:val="none" w:sz="0" w:space="0" w:color="auto"/>
                <w:left w:val="none" w:sz="0" w:space="0" w:color="auto"/>
                <w:bottom w:val="none" w:sz="0" w:space="0" w:color="auto"/>
                <w:right w:val="none" w:sz="0" w:space="0" w:color="auto"/>
              </w:divBdr>
            </w:div>
            <w:div w:id="1875577645">
              <w:marLeft w:val="0"/>
              <w:marRight w:val="0"/>
              <w:marTop w:val="0"/>
              <w:marBottom w:val="0"/>
              <w:divBdr>
                <w:top w:val="none" w:sz="0" w:space="0" w:color="auto"/>
                <w:left w:val="none" w:sz="0" w:space="0" w:color="auto"/>
                <w:bottom w:val="none" w:sz="0" w:space="0" w:color="auto"/>
                <w:right w:val="none" w:sz="0" w:space="0" w:color="auto"/>
              </w:divBdr>
            </w:div>
            <w:div w:id="917860032">
              <w:marLeft w:val="0"/>
              <w:marRight w:val="0"/>
              <w:marTop w:val="0"/>
              <w:marBottom w:val="0"/>
              <w:divBdr>
                <w:top w:val="none" w:sz="0" w:space="0" w:color="auto"/>
                <w:left w:val="none" w:sz="0" w:space="0" w:color="auto"/>
                <w:bottom w:val="none" w:sz="0" w:space="0" w:color="auto"/>
                <w:right w:val="none" w:sz="0" w:space="0" w:color="auto"/>
              </w:divBdr>
            </w:div>
            <w:div w:id="1832722090">
              <w:marLeft w:val="0"/>
              <w:marRight w:val="0"/>
              <w:marTop w:val="0"/>
              <w:marBottom w:val="0"/>
              <w:divBdr>
                <w:top w:val="none" w:sz="0" w:space="0" w:color="auto"/>
                <w:left w:val="none" w:sz="0" w:space="0" w:color="auto"/>
                <w:bottom w:val="none" w:sz="0" w:space="0" w:color="auto"/>
                <w:right w:val="none" w:sz="0" w:space="0" w:color="auto"/>
              </w:divBdr>
            </w:div>
            <w:div w:id="1626811839">
              <w:marLeft w:val="0"/>
              <w:marRight w:val="0"/>
              <w:marTop w:val="0"/>
              <w:marBottom w:val="0"/>
              <w:divBdr>
                <w:top w:val="none" w:sz="0" w:space="0" w:color="auto"/>
                <w:left w:val="none" w:sz="0" w:space="0" w:color="auto"/>
                <w:bottom w:val="none" w:sz="0" w:space="0" w:color="auto"/>
                <w:right w:val="none" w:sz="0" w:space="0" w:color="auto"/>
              </w:divBdr>
            </w:div>
            <w:div w:id="123349022">
              <w:marLeft w:val="0"/>
              <w:marRight w:val="0"/>
              <w:marTop w:val="0"/>
              <w:marBottom w:val="0"/>
              <w:divBdr>
                <w:top w:val="none" w:sz="0" w:space="0" w:color="auto"/>
                <w:left w:val="none" w:sz="0" w:space="0" w:color="auto"/>
                <w:bottom w:val="none" w:sz="0" w:space="0" w:color="auto"/>
                <w:right w:val="none" w:sz="0" w:space="0" w:color="auto"/>
              </w:divBdr>
            </w:div>
            <w:div w:id="151725881">
              <w:marLeft w:val="0"/>
              <w:marRight w:val="0"/>
              <w:marTop w:val="0"/>
              <w:marBottom w:val="0"/>
              <w:divBdr>
                <w:top w:val="none" w:sz="0" w:space="0" w:color="auto"/>
                <w:left w:val="none" w:sz="0" w:space="0" w:color="auto"/>
                <w:bottom w:val="none" w:sz="0" w:space="0" w:color="auto"/>
                <w:right w:val="none" w:sz="0" w:space="0" w:color="auto"/>
              </w:divBdr>
            </w:div>
            <w:div w:id="1075854847">
              <w:marLeft w:val="0"/>
              <w:marRight w:val="0"/>
              <w:marTop w:val="0"/>
              <w:marBottom w:val="0"/>
              <w:divBdr>
                <w:top w:val="none" w:sz="0" w:space="0" w:color="auto"/>
                <w:left w:val="none" w:sz="0" w:space="0" w:color="auto"/>
                <w:bottom w:val="none" w:sz="0" w:space="0" w:color="auto"/>
                <w:right w:val="none" w:sz="0" w:space="0" w:color="auto"/>
              </w:divBdr>
            </w:div>
            <w:div w:id="2123761286">
              <w:marLeft w:val="0"/>
              <w:marRight w:val="0"/>
              <w:marTop w:val="0"/>
              <w:marBottom w:val="0"/>
              <w:divBdr>
                <w:top w:val="none" w:sz="0" w:space="0" w:color="auto"/>
                <w:left w:val="none" w:sz="0" w:space="0" w:color="auto"/>
                <w:bottom w:val="none" w:sz="0" w:space="0" w:color="auto"/>
                <w:right w:val="none" w:sz="0" w:space="0" w:color="auto"/>
              </w:divBdr>
            </w:div>
            <w:div w:id="1016418899">
              <w:marLeft w:val="0"/>
              <w:marRight w:val="0"/>
              <w:marTop w:val="0"/>
              <w:marBottom w:val="0"/>
              <w:divBdr>
                <w:top w:val="none" w:sz="0" w:space="0" w:color="auto"/>
                <w:left w:val="none" w:sz="0" w:space="0" w:color="auto"/>
                <w:bottom w:val="none" w:sz="0" w:space="0" w:color="auto"/>
                <w:right w:val="none" w:sz="0" w:space="0" w:color="auto"/>
              </w:divBdr>
            </w:div>
            <w:div w:id="1344361580">
              <w:marLeft w:val="0"/>
              <w:marRight w:val="0"/>
              <w:marTop w:val="0"/>
              <w:marBottom w:val="0"/>
              <w:divBdr>
                <w:top w:val="none" w:sz="0" w:space="0" w:color="auto"/>
                <w:left w:val="none" w:sz="0" w:space="0" w:color="auto"/>
                <w:bottom w:val="none" w:sz="0" w:space="0" w:color="auto"/>
                <w:right w:val="none" w:sz="0" w:space="0" w:color="auto"/>
              </w:divBdr>
            </w:div>
            <w:div w:id="1595899772">
              <w:marLeft w:val="0"/>
              <w:marRight w:val="0"/>
              <w:marTop w:val="0"/>
              <w:marBottom w:val="0"/>
              <w:divBdr>
                <w:top w:val="none" w:sz="0" w:space="0" w:color="auto"/>
                <w:left w:val="none" w:sz="0" w:space="0" w:color="auto"/>
                <w:bottom w:val="none" w:sz="0" w:space="0" w:color="auto"/>
                <w:right w:val="none" w:sz="0" w:space="0" w:color="auto"/>
              </w:divBdr>
            </w:div>
            <w:div w:id="1951279458">
              <w:marLeft w:val="0"/>
              <w:marRight w:val="0"/>
              <w:marTop w:val="0"/>
              <w:marBottom w:val="0"/>
              <w:divBdr>
                <w:top w:val="none" w:sz="0" w:space="0" w:color="auto"/>
                <w:left w:val="none" w:sz="0" w:space="0" w:color="auto"/>
                <w:bottom w:val="none" w:sz="0" w:space="0" w:color="auto"/>
                <w:right w:val="none" w:sz="0" w:space="0" w:color="auto"/>
              </w:divBdr>
            </w:div>
            <w:div w:id="843012155">
              <w:marLeft w:val="0"/>
              <w:marRight w:val="0"/>
              <w:marTop w:val="0"/>
              <w:marBottom w:val="0"/>
              <w:divBdr>
                <w:top w:val="none" w:sz="0" w:space="0" w:color="auto"/>
                <w:left w:val="none" w:sz="0" w:space="0" w:color="auto"/>
                <w:bottom w:val="none" w:sz="0" w:space="0" w:color="auto"/>
                <w:right w:val="none" w:sz="0" w:space="0" w:color="auto"/>
              </w:divBdr>
            </w:div>
            <w:div w:id="1631470782">
              <w:marLeft w:val="0"/>
              <w:marRight w:val="0"/>
              <w:marTop w:val="0"/>
              <w:marBottom w:val="0"/>
              <w:divBdr>
                <w:top w:val="none" w:sz="0" w:space="0" w:color="auto"/>
                <w:left w:val="none" w:sz="0" w:space="0" w:color="auto"/>
                <w:bottom w:val="none" w:sz="0" w:space="0" w:color="auto"/>
                <w:right w:val="none" w:sz="0" w:space="0" w:color="auto"/>
              </w:divBdr>
            </w:div>
            <w:div w:id="1389721022">
              <w:marLeft w:val="0"/>
              <w:marRight w:val="0"/>
              <w:marTop w:val="0"/>
              <w:marBottom w:val="0"/>
              <w:divBdr>
                <w:top w:val="none" w:sz="0" w:space="0" w:color="auto"/>
                <w:left w:val="none" w:sz="0" w:space="0" w:color="auto"/>
                <w:bottom w:val="none" w:sz="0" w:space="0" w:color="auto"/>
                <w:right w:val="none" w:sz="0" w:space="0" w:color="auto"/>
              </w:divBdr>
            </w:div>
            <w:div w:id="863900578">
              <w:marLeft w:val="0"/>
              <w:marRight w:val="0"/>
              <w:marTop w:val="0"/>
              <w:marBottom w:val="0"/>
              <w:divBdr>
                <w:top w:val="none" w:sz="0" w:space="0" w:color="auto"/>
                <w:left w:val="none" w:sz="0" w:space="0" w:color="auto"/>
                <w:bottom w:val="none" w:sz="0" w:space="0" w:color="auto"/>
                <w:right w:val="none" w:sz="0" w:space="0" w:color="auto"/>
              </w:divBdr>
            </w:div>
            <w:div w:id="950474276">
              <w:marLeft w:val="0"/>
              <w:marRight w:val="0"/>
              <w:marTop w:val="0"/>
              <w:marBottom w:val="0"/>
              <w:divBdr>
                <w:top w:val="none" w:sz="0" w:space="0" w:color="auto"/>
                <w:left w:val="none" w:sz="0" w:space="0" w:color="auto"/>
                <w:bottom w:val="none" w:sz="0" w:space="0" w:color="auto"/>
                <w:right w:val="none" w:sz="0" w:space="0" w:color="auto"/>
              </w:divBdr>
            </w:div>
            <w:div w:id="1858422043">
              <w:marLeft w:val="0"/>
              <w:marRight w:val="0"/>
              <w:marTop w:val="0"/>
              <w:marBottom w:val="0"/>
              <w:divBdr>
                <w:top w:val="none" w:sz="0" w:space="0" w:color="auto"/>
                <w:left w:val="none" w:sz="0" w:space="0" w:color="auto"/>
                <w:bottom w:val="none" w:sz="0" w:space="0" w:color="auto"/>
                <w:right w:val="none" w:sz="0" w:space="0" w:color="auto"/>
              </w:divBdr>
            </w:div>
            <w:div w:id="943532898">
              <w:marLeft w:val="0"/>
              <w:marRight w:val="0"/>
              <w:marTop w:val="0"/>
              <w:marBottom w:val="0"/>
              <w:divBdr>
                <w:top w:val="none" w:sz="0" w:space="0" w:color="auto"/>
                <w:left w:val="none" w:sz="0" w:space="0" w:color="auto"/>
                <w:bottom w:val="none" w:sz="0" w:space="0" w:color="auto"/>
                <w:right w:val="none" w:sz="0" w:space="0" w:color="auto"/>
              </w:divBdr>
            </w:div>
            <w:div w:id="1633362996">
              <w:marLeft w:val="0"/>
              <w:marRight w:val="0"/>
              <w:marTop w:val="0"/>
              <w:marBottom w:val="0"/>
              <w:divBdr>
                <w:top w:val="none" w:sz="0" w:space="0" w:color="auto"/>
                <w:left w:val="none" w:sz="0" w:space="0" w:color="auto"/>
                <w:bottom w:val="none" w:sz="0" w:space="0" w:color="auto"/>
                <w:right w:val="none" w:sz="0" w:space="0" w:color="auto"/>
              </w:divBdr>
            </w:div>
            <w:div w:id="2063861931">
              <w:marLeft w:val="0"/>
              <w:marRight w:val="0"/>
              <w:marTop w:val="0"/>
              <w:marBottom w:val="0"/>
              <w:divBdr>
                <w:top w:val="none" w:sz="0" w:space="0" w:color="auto"/>
                <w:left w:val="none" w:sz="0" w:space="0" w:color="auto"/>
                <w:bottom w:val="none" w:sz="0" w:space="0" w:color="auto"/>
                <w:right w:val="none" w:sz="0" w:space="0" w:color="auto"/>
              </w:divBdr>
            </w:div>
            <w:div w:id="134565871">
              <w:marLeft w:val="0"/>
              <w:marRight w:val="0"/>
              <w:marTop w:val="0"/>
              <w:marBottom w:val="0"/>
              <w:divBdr>
                <w:top w:val="none" w:sz="0" w:space="0" w:color="auto"/>
                <w:left w:val="none" w:sz="0" w:space="0" w:color="auto"/>
                <w:bottom w:val="none" w:sz="0" w:space="0" w:color="auto"/>
                <w:right w:val="none" w:sz="0" w:space="0" w:color="auto"/>
              </w:divBdr>
            </w:div>
            <w:div w:id="465508791">
              <w:marLeft w:val="0"/>
              <w:marRight w:val="0"/>
              <w:marTop w:val="0"/>
              <w:marBottom w:val="0"/>
              <w:divBdr>
                <w:top w:val="none" w:sz="0" w:space="0" w:color="auto"/>
                <w:left w:val="none" w:sz="0" w:space="0" w:color="auto"/>
                <w:bottom w:val="none" w:sz="0" w:space="0" w:color="auto"/>
                <w:right w:val="none" w:sz="0" w:space="0" w:color="auto"/>
              </w:divBdr>
            </w:div>
            <w:div w:id="255215318">
              <w:marLeft w:val="0"/>
              <w:marRight w:val="0"/>
              <w:marTop w:val="0"/>
              <w:marBottom w:val="0"/>
              <w:divBdr>
                <w:top w:val="none" w:sz="0" w:space="0" w:color="auto"/>
                <w:left w:val="none" w:sz="0" w:space="0" w:color="auto"/>
                <w:bottom w:val="none" w:sz="0" w:space="0" w:color="auto"/>
                <w:right w:val="none" w:sz="0" w:space="0" w:color="auto"/>
              </w:divBdr>
            </w:div>
            <w:div w:id="298069916">
              <w:marLeft w:val="0"/>
              <w:marRight w:val="0"/>
              <w:marTop w:val="0"/>
              <w:marBottom w:val="0"/>
              <w:divBdr>
                <w:top w:val="none" w:sz="0" w:space="0" w:color="auto"/>
                <w:left w:val="none" w:sz="0" w:space="0" w:color="auto"/>
                <w:bottom w:val="none" w:sz="0" w:space="0" w:color="auto"/>
                <w:right w:val="none" w:sz="0" w:space="0" w:color="auto"/>
              </w:divBdr>
            </w:div>
            <w:div w:id="93940889">
              <w:marLeft w:val="0"/>
              <w:marRight w:val="0"/>
              <w:marTop w:val="0"/>
              <w:marBottom w:val="0"/>
              <w:divBdr>
                <w:top w:val="none" w:sz="0" w:space="0" w:color="auto"/>
                <w:left w:val="none" w:sz="0" w:space="0" w:color="auto"/>
                <w:bottom w:val="none" w:sz="0" w:space="0" w:color="auto"/>
                <w:right w:val="none" w:sz="0" w:space="0" w:color="auto"/>
              </w:divBdr>
            </w:div>
            <w:div w:id="1270309335">
              <w:marLeft w:val="0"/>
              <w:marRight w:val="0"/>
              <w:marTop w:val="0"/>
              <w:marBottom w:val="0"/>
              <w:divBdr>
                <w:top w:val="none" w:sz="0" w:space="0" w:color="auto"/>
                <w:left w:val="none" w:sz="0" w:space="0" w:color="auto"/>
                <w:bottom w:val="none" w:sz="0" w:space="0" w:color="auto"/>
                <w:right w:val="none" w:sz="0" w:space="0" w:color="auto"/>
              </w:divBdr>
            </w:div>
            <w:div w:id="531655987">
              <w:marLeft w:val="0"/>
              <w:marRight w:val="0"/>
              <w:marTop w:val="0"/>
              <w:marBottom w:val="0"/>
              <w:divBdr>
                <w:top w:val="none" w:sz="0" w:space="0" w:color="auto"/>
                <w:left w:val="none" w:sz="0" w:space="0" w:color="auto"/>
                <w:bottom w:val="none" w:sz="0" w:space="0" w:color="auto"/>
                <w:right w:val="none" w:sz="0" w:space="0" w:color="auto"/>
              </w:divBdr>
            </w:div>
            <w:div w:id="1683239880">
              <w:marLeft w:val="0"/>
              <w:marRight w:val="0"/>
              <w:marTop w:val="0"/>
              <w:marBottom w:val="0"/>
              <w:divBdr>
                <w:top w:val="none" w:sz="0" w:space="0" w:color="auto"/>
                <w:left w:val="none" w:sz="0" w:space="0" w:color="auto"/>
                <w:bottom w:val="none" w:sz="0" w:space="0" w:color="auto"/>
                <w:right w:val="none" w:sz="0" w:space="0" w:color="auto"/>
              </w:divBdr>
            </w:div>
            <w:div w:id="361365760">
              <w:marLeft w:val="0"/>
              <w:marRight w:val="0"/>
              <w:marTop w:val="0"/>
              <w:marBottom w:val="0"/>
              <w:divBdr>
                <w:top w:val="none" w:sz="0" w:space="0" w:color="auto"/>
                <w:left w:val="none" w:sz="0" w:space="0" w:color="auto"/>
                <w:bottom w:val="none" w:sz="0" w:space="0" w:color="auto"/>
                <w:right w:val="none" w:sz="0" w:space="0" w:color="auto"/>
              </w:divBdr>
            </w:div>
            <w:div w:id="1823038903">
              <w:marLeft w:val="0"/>
              <w:marRight w:val="0"/>
              <w:marTop w:val="0"/>
              <w:marBottom w:val="0"/>
              <w:divBdr>
                <w:top w:val="none" w:sz="0" w:space="0" w:color="auto"/>
                <w:left w:val="none" w:sz="0" w:space="0" w:color="auto"/>
                <w:bottom w:val="none" w:sz="0" w:space="0" w:color="auto"/>
                <w:right w:val="none" w:sz="0" w:space="0" w:color="auto"/>
              </w:divBdr>
            </w:div>
            <w:div w:id="1790930414">
              <w:marLeft w:val="0"/>
              <w:marRight w:val="0"/>
              <w:marTop w:val="0"/>
              <w:marBottom w:val="0"/>
              <w:divBdr>
                <w:top w:val="none" w:sz="0" w:space="0" w:color="auto"/>
                <w:left w:val="none" w:sz="0" w:space="0" w:color="auto"/>
                <w:bottom w:val="none" w:sz="0" w:space="0" w:color="auto"/>
                <w:right w:val="none" w:sz="0" w:space="0" w:color="auto"/>
              </w:divBdr>
            </w:div>
            <w:div w:id="1573739562">
              <w:marLeft w:val="0"/>
              <w:marRight w:val="0"/>
              <w:marTop w:val="0"/>
              <w:marBottom w:val="0"/>
              <w:divBdr>
                <w:top w:val="none" w:sz="0" w:space="0" w:color="auto"/>
                <w:left w:val="none" w:sz="0" w:space="0" w:color="auto"/>
                <w:bottom w:val="none" w:sz="0" w:space="0" w:color="auto"/>
                <w:right w:val="none" w:sz="0" w:space="0" w:color="auto"/>
              </w:divBdr>
            </w:div>
            <w:div w:id="1626079403">
              <w:marLeft w:val="0"/>
              <w:marRight w:val="0"/>
              <w:marTop w:val="0"/>
              <w:marBottom w:val="0"/>
              <w:divBdr>
                <w:top w:val="none" w:sz="0" w:space="0" w:color="auto"/>
                <w:left w:val="none" w:sz="0" w:space="0" w:color="auto"/>
                <w:bottom w:val="none" w:sz="0" w:space="0" w:color="auto"/>
                <w:right w:val="none" w:sz="0" w:space="0" w:color="auto"/>
              </w:divBdr>
            </w:div>
            <w:div w:id="667754000">
              <w:marLeft w:val="0"/>
              <w:marRight w:val="0"/>
              <w:marTop w:val="0"/>
              <w:marBottom w:val="0"/>
              <w:divBdr>
                <w:top w:val="none" w:sz="0" w:space="0" w:color="auto"/>
                <w:left w:val="none" w:sz="0" w:space="0" w:color="auto"/>
                <w:bottom w:val="none" w:sz="0" w:space="0" w:color="auto"/>
                <w:right w:val="none" w:sz="0" w:space="0" w:color="auto"/>
              </w:divBdr>
            </w:div>
            <w:div w:id="1583947232">
              <w:marLeft w:val="0"/>
              <w:marRight w:val="0"/>
              <w:marTop w:val="0"/>
              <w:marBottom w:val="0"/>
              <w:divBdr>
                <w:top w:val="none" w:sz="0" w:space="0" w:color="auto"/>
                <w:left w:val="none" w:sz="0" w:space="0" w:color="auto"/>
                <w:bottom w:val="none" w:sz="0" w:space="0" w:color="auto"/>
                <w:right w:val="none" w:sz="0" w:space="0" w:color="auto"/>
              </w:divBdr>
            </w:div>
            <w:div w:id="660739949">
              <w:marLeft w:val="0"/>
              <w:marRight w:val="0"/>
              <w:marTop w:val="0"/>
              <w:marBottom w:val="0"/>
              <w:divBdr>
                <w:top w:val="none" w:sz="0" w:space="0" w:color="auto"/>
                <w:left w:val="none" w:sz="0" w:space="0" w:color="auto"/>
                <w:bottom w:val="none" w:sz="0" w:space="0" w:color="auto"/>
                <w:right w:val="none" w:sz="0" w:space="0" w:color="auto"/>
              </w:divBdr>
            </w:div>
            <w:div w:id="1379478931">
              <w:marLeft w:val="0"/>
              <w:marRight w:val="0"/>
              <w:marTop w:val="0"/>
              <w:marBottom w:val="0"/>
              <w:divBdr>
                <w:top w:val="none" w:sz="0" w:space="0" w:color="auto"/>
                <w:left w:val="none" w:sz="0" w:space="0" w:color="auto"/>
                <w:bottom w:val="none" w:sz="0" w:space="0" w:color="auto"/>
                <w:right w:val="none" w:sz="0" w:space="0" w:color="auto"/>
              </w:divBdr>
            </w:div>
            <w:div w:id="1978870809">
              <w:marLeft w:val="0"/>
              <w:marRight w:val="0"/>
              <w:marTop w:val="0"/>
              <w:marBottom w:val="0"/>
              <w:divBdr>
                <w:top w:val="none" w:sz="0" w:space="0" w:color="auto"/>
                <w:left w:val="none" w:sz="0" w:space="0" w:color="auto"/>
                <w:bottom w:val="none" w:sz="0" w:space="0" w:color="auto"/>
                <w:right w:val="none" w:sz="0" w:space="0" w:color="auto"/>
              </w:divBdr>
            </w:div>
            <w:div w:id="1101410497">
              <w:marLeft w:val="0"/>
              <w:marRight w:val="0"/>
              <w:marTop w:val="0"/>
              <w:marBottom w:val="0"/>
              <w:divBdr>
                <w:top w:val="none" w:sz="0" w:space="0" w:color="auto"/>
                <w:left w:val="none" w:sz="0" w:space="0" w:color="auto"/>
                <w:bottom w:val="none" w:sz="0" w:space="0" w:color="auto"/>
                <w:right w:val="none" w:sz="0" w:space="0" w:color="auto"/>
              </w:divBdr>
            </w:div>
            <w:div w:id="1924947027">
              <w:marLeft w:val="0"/>
              <w:marRight w:val="0"/>
              <w:marTop w:val="0"/>
              <w:marBottom w:val="0"/>
              <w:divBdr>
                <w:top w:val="none" w:sz="0" w:space="0" w:color="auto"/>
                <w:left w:val="none" w:sz="0" w:space="0" w:color="auto"/>
                <w:bottom w:val="none" w:sz="0" w:space="0" w:color="auto"/>
                <w:right w:val="none" w:sz="0" w:space="0" w:color="auto"/>
              </w:divBdr>
            </w:div>
            <w:div w:id="1972789205">
              <w:marLeft w:val="0"/>
              <w:marRight w:val="0"/>
              <w:marTop w:val="0"/>
              <w:marBottom w:val="0"/>
              <w:divBdr>
                <w:top w:val="none" w:sz="0" w:space="0" w:color="auto"/>
                <w:left w:val="none" w:sz="0" w:space="0" w:color="auto"/>
                <w:bottom w:val="none" w:sz="0" w:space="0" w:color="auto"/>
                <w:right w:val="none" w:sz="0" w:space="0" w:color="auto"/>
              </w:divBdr>
            </w:div>
            <w:div w:id="401147297">
              <w:marLeft w:val="0"/>
              <w:marRight w:val="0"/>
              <w:marTop w:val="0"/>
              <w:marBottom w:val="0"/>
              <w:divBdr>
                <w:top w:val="none" w:sz="0" w:space="0" w:color="auto"/>
                <w:left w:val="none" w:sz="0" w:space="0" w:color="auto"/>
                <w:bottom w:val="none" w:sz="0" w:space="0" w:color="auto"/>
                <w:right w:val="none" w:sz="0" w:space="0" w:color="auto"/>
              </w:divBdr>
            </w:div>
            <w:div w:id="8680939">
              <w:marLeft w:val="0"/>
              <w:marRight w:val="0"/>
              <w:marTop w:val="0"/>
              <w:marBottom w:val="0"/>
              <w:divBdr>
                <w:top w:val="none" w:sz="0" w:space="0" w:color="auto"/>
                <w:left w:val="none" w:sz="0" w:space="0" w:color="auto"/>
                <w:bottom w:val="none" w:sz="0" w:space="0" w:color="auto"/>
                <w:right w:val="none" w:sz="0" w:space="0" w:color="auto"/>
              </w:divBdr>
            </w:div>
            <w:div w:id="1480270875">
              <w:marLeft w:val="0"/>
              <w:marRight w:val="0"/>
              <w:marTop w:val="0"/>
              <w:marBottom w:val="0"/>
              <w:divBdr>
                <w:top w:val="none" w:sz="0" w:space="0" w:color="auto"/>
                <w:left w:val="none" w:sz="0" w:space="0" w:color="auto"/>
                <w:bottom w:val="none" w:sz="0" w:space="0" w:color="auto"/>
                <w:right w:val="none" w:sz="0" w:space="0" w:color="auto"/>
              </w:divBdr>
            </w:div>
            <w:div w:id="901015101">
              <w:marLeft w:val="0"/>
              <w:marRight w:val="0"/>
              <w:marTop w:val="0"/>
              <w:marBottom w:val="0"/>
              <w:divBdr>
                <w:top w:val="none" w:sz="0" w:space="0" w:color="auto"/>
                <w:left w:val="none" w:sz="0" w:space="0" w:color="auto"/>
                <w:bottom w:val="none" w:sz="0" w:space="0" w:color="auto"/>
                <w:right w:val="none" w:sz="0" w:space="0" w:color="auto"/>
              </w:divBdr>
            </w:div>
            <w:div w:id="1646664758">
              <w:marLeft w:val="0"/>
              <w:marRight w:val="0"/>
              <w:marTop w:val="0"/>
              <w:marBottom w:val="0"/>
              <w:divBdr>
                <w:top w:val="none" w:sz="0" w:space="0" w:color="auto"/>
                <w:left w:val="none" w:sz="0" w:space="0" w:color="auto"/>
                <w:bottom w:val="none" w:sz="0" w:space="0" w:color="auto"/>
                <w:right w:val="none" w:sz="0" w:space="0" w:color="auto"/>
              </w:divBdr>
            </w:div>
            <w:div w:id="1589775523">
              <w:marLeft w:val="0"/>
              <w:marRight w:val="0"/>
              <w:marTop w:val="0"/>
              <w:marBottom w:val="0"/>
              <w:divBdr>
                <w:top w:val="none" w:sz="0" w:space="0" w:color="auto"/>
                <w:left w:val="none" w:sz="0" w:space="0" w:color="auto"/>
                <w:bottom w:val="none" w:sz="0" w:space="0" w:color="auto"/>
                <w:right w:val="none" w:sz="0" w:space="0" w:color="auto"/>
              </w:divBdr>
            </w:div>
            <w:div w:id="1180582392">
              <w:marLeft w:val="0"/>
              <w:marRight w:val="0"/>
              <w:marTop w:val="0"/>
              <w:marBottom w:val="0"/>
              <w:divBdr>
                <w:top w:val="none" w:sz="0" w:space="0" w:color="auto"/>
                <w:left w:val="none" w:sz="0" w:space="0" w:color="auto"/>
                <w:bottom w:val="none" w:sz="0" w:space="0" w:color="auto"/>
                <w:right w:val="none" w:sz="0" w:space="0" w:color="auto"/>
              </w:divBdr>
            </w:div>
            <w:div w:id="1930772953">
              <w:marLeft w:val="0"/>
              <w:marRight w:val="0"/>
              <w:marTop w:val="0"/>
              <w:marBottom w:val="0"/>
              <w:divBdr>
                <w:top w:val="none" w:sz="0" w:space="0" w:color="auto"/>
                <w:left w:val="none" w:sz="0" w:space="0" w:color="auto"/>
                <w:bottom w:val="none" w:sz="0" w:space="0" w:color="auto"/>
                <w:right w:val="none" w:sz="0" w:space="0" w:color="auto"/>
              </w:divBdr>
            </w:div>
            <w:div w:id="1314262796">
              <w:marLeft w:val="0"/>
              <w:marRight w:val="0"/>
              <w:marTop w:val="0"/>
              <w:marBottom w:val="0"/>
              <w:divBdr>
                <w:top w:val="none" w:sz="0" w:space="0" w:color="auto"/>
                <w:left w:val="none" w:sz="0" w:space="0" w:color="auto"/>
                <w:bottom w:val="none" w:sz="0" w:space="0" w:color="auto"/>
                <w:right w:val="none" w:sz="0" w:space="0" w:color="auto"/>
              </w:divBdr>
            </w:div>
            <w:div w:id="1016421657">
              <w:marLeft w:val="0"/>
              <w:marRight w:val="0"/>
              <w:marTop w:val="0"/>
              <w:marBottom w:val="0"/>
              <w:divBdr>
                <w:top w:val="none" w:sz="0" w:space="0" w:color="auto"/>
                <w:left w:val="none" w:sz="0" w:space="0" w:color="auto"/>
                <w:bottom w:val="none" w:sz="0" w:space="0" w:color="auto"/>
                <w:right w:val="none" w:sz="0" w:space="0" w:color="auto"/>
              </w:divBdr>
            </w:div>
            <w:div w:id="935021490">
              <w:marLeft w:val="0"/>
              <w:marRight w:val="0"/>
              <w:marTop w:val="0"/>
              <w:marBottom w:val="0"/>
              <w:divBdr>
                <w:top w:val="none" w:sz="0" w:space="0" w:color="auto"/>
                <w:left w:val="none" w:sz="0" w:space="0" w:color="auto"/>
                <w:bottom w:val="none" w:sz="0" w:space="0" w:color="auto"/>
                <w:right w:val="none" w:sz="0" w:space="0" w:color="auto"/>
              </w:divBdr>
            </w:div>
            <w:div w:id="2126850873">
              <w:marLeft w:val="0"/>
              <w:marRight w:val="0"/>
              <w:marTop w:val="0"/>
              <w:marBottom w:val="0"/>
              <w:divBdr>
                <w:top w:val="none" w:sz="0" w:space="0" w:color="auto"/>
                <w:left w:val="none" w:sz="0" w:space="0" w:color="auto"/>
                <w:bottom w:val="none" w:sz="0" w:space="0" w:color="auto"/>
                <w:right w:val="none" w:sz="0" w:space="0" w:color="auto"/>
              </w:divBdr>
            </w:div>
            <w:div w:id="800074729">
              <w:marLeft w:val="0"/>
              <w:marRight w:val="0"/>
              <w:marTop w:val="0"/>
              <w:marBottom w:val="0"/>
              <w:divBdr>
                <w:top w:val="none" w:sz="0" w:space="0" w:color="auto"/>
                <w:left w:val="none" w:sz="0" w:space="0" w:color="auto"/>
                <w:bottom w:val="none" w:sz="0" w:space="0" w:color="auto"/>
                <w:right w:val="none" w:sz="0" w:space="0" w:color="auto"/>
              </w:divBdr>
            </w:div>
            <w:div w:id="799299958">
              <w:marLeft w:val="0"/>
              <w:marRight w:val="0"/>
              <w:marTop w:val="0"/>
              <w:marBottom w:val="0"/>
              <w:divBdr>
                <w:top w:val="none" w:sz="0" w:space="0" w:color="auto"/>
                <w:left w:val="none" w:sz="0" w:space="0" w:color="auto"/>
                <w:bottom w:val="none" w:sz="0" w:space="0" w:color="auto"/>
                <w:right w:val="none" w:sz="0" w:space="0" w:color="auto"/>
              </w:divBdr>
            </w:div>
            <w:div w:id="552038407">
              <w:marLeft w:val="0"/>
              <w:marRight w:val="0"/>
              <w:marTop w:val="0"/>
              <w:marBottom w:val="0"/>
              <w:divBdr>
                <w:top w:val="none" w:sz="0" w:space="0" w:color="auto"/>
                <w:left w:val="none" w:sz="0" w:space="0" w:color="auto"/>
                <w:bottom w:val="none" w:sz="0" w:space="0" w:color="auto"/>
                <w:right w:val="none" w:sz="0" w:space="0" w:color="auto"/>
              </w:divBdr>
            </w:div>
            <w:div w:id="1643123020">
              <w:marLeft w:val="0"/>
              <w:marRight w:val="0"/>
              <w:marTop w:val="0"/>
              <w:marBottom w:val="0"/>
              <w:divBdr>
                <w:top w:val="none" w:sz="0" w:space="0" w:color="auto"/>
                <w:left w:val="none" w:sz="0" w:space="0" w:color="auto"/>
                <w:bottom w:val="none" w:sz="0" w:space="0" w:color="auto"/>
                <w:right w:val="none" w:sz="0" w:space="0" w:color="auto"/>
              </w:divBdr>
            </w:div>
            <w:div w:id="382102317">
              <w:marLeft w:val="0"/>
              <w:marRight w:val="0"/>
              <w:marTop w:val="0"/>
              <w:marBottom w:val="0"/>
              <w:divBdr>
                <w:top w:val="none" w:sz="0" w:space="0" w:color="auto"/>
                <w:left w:val="none" w:sz="0" w:space="0" w:color="auto"/>
                <w:bottom w:val="none" w:sz="0" w:space="0" w:color="auto"/>
                <w:right w:val="none" w:sz="0" w:space="0" w:color="auto"/>
              </w:divBdr>
            </w:div>
            <w:div w:id="1053236065">
              <w:marLeft w:val="0"/>
              <w:marRight w:val="0"/>
              <w:marTop w:val="0"/>
              <w:marBottom w:val="0"/>
              <w:divBdr>
                <w:top w:val="none" w:sz="0" w:space="0" w:color="auto"/>
                <w:left w:val="none" w:sz="0" w:space="0" w:color="auto"/>
                <w:bottom w:val="none" w:sz="0" w:space="0" w:color="auto"/>
                <w:right w:val="none" w:sz="0" w:space="0" w:color="auto"/>
              </w:divBdr>
            </w:div>
            <w:div w:id="1539658718">
              <w:marLeft w:val="0"/>
              <w:marRight w:val="0"/>
              <w:marTop w:val="0"/>
              <w:marBottom w:val="0"/>
              <w:divBdr>
                <w:top w:val="none" w:sz="0" w:space="0" w:color="auto"/>
                <w:left w:val="none" w:sz="0" w:space="0" w:color="auto"/>
                <w:bottom w:val="none" w:sz="0" w:space="0" w:color="auto"/>
                <w:right w:val="none" w:sz="0" w:space="0" w:color="auto"/>
              </w:divBdr>
            </w:div>
            <w:div w:id="2147042642">
              <w:marLeft w:val="0"/>
              <w:marRight w:val="0"/>
              <w:marTop w:val="0"/>
              <w:marBottom w:val="0"/>
              <w:divBdr>
                <w:top w:val="none" w:sz="0" w:space="0" w:color="auto"/>
                <w:left w:val="none" w:sz="0" w:space="0" w:color="auto"/>
                <w:bottom w:val="none" w:sz="0" w:space="0" w:color="auto"/>
                <w:right w:val="none" w:sz="0" w:space="0" w:color="auto"/>
              </w:divBdr>
            </w:div>
            <w:div w:id="1774744022">
              <w:marLeft w:val="0"/>
              <w:marRight w:val="0"/>
              <w:marTop w:val="0"/>
              <w:marBottom w:val="0"/>
              <w:divBdr>
                <w:top w:val="none" w:sz="0" w:space="0" w:color="auto"/>
                <w:left w:val="none" w:sz="0" w:space="0" w:color="auto"/>
                <w:bottom w:val="none" w:sz="0" w:space="0" w:color="auto"/>
                <w:right w:val="none" w:sz="0" w:space="0" w:color="auto"/>
              </w:divBdr>
            </w:div>
            <w:div w:id="1091898573">
              <w:marLeft w:val="0"/>
              <w:marRight w:val="0"/>
              <w:marTop w:val="0"/>
              <w:marBottom w:val="0"/>
              <w:divBdr>
                <w:top w:val="none" w:sz="0" w:space="0" w:color="auto"/>
                <w:left w:val="none" w:sz="0" w:space="0" w:color="auto"/>
                <w:bottom w:val="none" w:sz="0" w:space="0" w:color="auto"/>
                <w:right w:val="none" w:sz="0" w:space="0" w:color="auto"/>
              </w:divBdr>
            </w:div>
            <w:div w:id="498621588">
              <w:marLeft w:val="0"/>
              <w:marRight w:val="0"/>
              <w:marTop w:val="0"/>
              <w:marBottom w:val="0"/>
              <w:divBdr>
                <w:top w:val="none" w:sz="0" w:space="0" w:color="auto"/>
                <w:left w:val="none" w:sz="0" w:space="0" w:color="auto"/>
                <w:bottom w:val="none" w:sz="0" w:space="0" w:color="auto"/>
                <w:right w:val="none" w:sz="0" w:space="0" w:color="auto"/>
              </w:divBdr>
            </w:div>
            <w:div w:id="808285519">
              <w:marLeft w:val="0"/>
              <w:marRight w:val="0"/>
              <w:marTop w:val="0"/>
              <w:marBottom w:val="0"/>
              <w:divBdr>
                <w:top w:val="none" w:sz="0" w:space="0" w:color="auto"/>
                <w:left w:val="none" w:sz="0" w:space="0" w:color="auto"/>
                <w:bottom w:val="none" w:sz="0" w:space="0" w:color="auto"/>
                <w:right w:val="none" w:sz="0" w:space="0" w:color="auto"/>
              </w:divBdr>
            </w:div>
            <w:div w:id="256980936">
              <w:marLeft w:val="0"/>
              <w:marRight w:val="0"/>
              <w:marTop w:val="0"/>
              <w:marBottom w:val="0"/>
              <w:divBdr>
                <w:top w:val="none" w:sz="0" w:space="0" w:color="auto"/>
                <w:left w:val="none" w:sz="0" w:space="0" w:color="auto"/>
                <w:bottom w:val="none" w:sz="0" w:space="0" w:color="auto"/>
                <w:right w:val="none" w:sz="0" w:space="0" w:color="auto"/>
              </w:divBdr>
            </w:div>
            <w:div w:id="2072726858">
              <w:marLeft w:val="0"/>
              <w:marRight w:val="0"/>
              <w:marTop w:val="0"/>
              <w:marBottom w:val="0"/>
              <w:divBdr>
                <w:top w:val="none" w:sz="0" w:space="0" w:color="auto"/>
                <w:left w:val="none" w:sz="0" w:space="0" w:color="auto"/>
                <w:bottom w:val="none" w:sz="0" w:space="0" w:color="auto"/>
                <w:right w:val="none" w:sz="0" w:space="0" w:color="auto"/>
              </w:divBdr>
            </w:div>
            <w:div w:id="957029170">
              <w:marLeft w:val="0"/>
              <w:marRight w:val="0"/>
              <w:marTop w:val="0"/>
              <w:marBottom w:val="0"/>
              <w:divBdr>
                <w:top w:val="none" w:sz="0" w:space="0" w:color="auto"/>
                <w:left w:val="none" w:sz="0" w:space="0" w:color="auto"/>
                <w:bottom w:val="none" w:sz="0" w:space="0" w:color="auto"/>
                <w:right w:val="none" w:sz="0" w:space="0" w:color="auto"/>
              </w:divBdr>
            </w:div>
            <w:div w:id="1360006423">
              <w:marLeft w:val="0"/>
              <w:marRight w:val="0"/>
              <w:marTop w:val="0"/>
              <w:marBottom w:val="0"/>
              <w:divBdr>
                <w:top w:val="none" w:sz="0" w:space="0" w:color="auto"/>
                <w:left w:val="none" w:sz="0" w:space="0" w:color="auto"/>
                <w:bottom w:val="none" w:sz="0" w:space="0" w:color="auto"/>
                <w:right w:val="none" w:sz="0" w:space="0" w:color="auto"/>
              </w:divBdr>
            </w:div>
            <w:div w:id="976684316">
              <w:marLeft w:val="0"/>
              <w:marRight w:val="0"/>
              <w:marTop w:val="0"/>
              <w:marBottom w:val="0"/>
              <w:divBdr>
                <w:top w:val="none" w:sz="0" w:space="0" w:color="auto"/>
                <w:left w:val="none" w:sz="0" w:space="0" w:color="auto"/>
                <w:bottom w:val="none" w:sz="0" w:space="0" w:color="auto"/>
                <w:right w:val="none" w:sz="0" w:space="0" w:color="auto"/>
              </w:divBdr>
            </w:div>
            <w:div w:id="198784190">
              <w:marLeft w:val="0"/>
              <w:marRight w:val="0"/>
              <w:marTop w:val="0"/>
              <w:marBottom w:val="0"/>
              <w:divBdr>
                <w:top w:val="none" w:sz="0" w:space="0" w:color="auto"/>
                <w:left w:val="none" w:sz="0" w:space="0" w:color="auto"/>
                <w:bottom w:val="none" w:sz="0" w:space="0" w:color="auto"/>
                <w:right w:val="none" w:sz="0" w:space="0" w:color="auto"/>
              </w:divBdr>
            </w:div>
            <w:div w:id="1828740339">
              <w:marLeft w:val="0"/>
              <w:marRight w:val="0"/>
              <w:marTop w:val="0"/>
              <w:marBottom w:val="0"/>
              <w:divBdr>
                <w:top w:val="none" w:sz="0" w:space="0" w:color="auto"/>
                <w:left w:val="none" w:sz="0" w:space="0" w:color="auto"/>
                <w:bottom w:val="none" w:sz="0" w:space="0" w:color="auto"/>
                <w:right w:val="none" w:sz="0" w:space="0" w:color="auto"/>
              </w:divBdr>
            </w:div>
            <w:div w:id="216863031">
              <w:marLeft w:val="0"/>
              <w:marRight w:val="0"/>
              <w:marTop w:val="0"/>
              <w:marBottom w:val="0"/>
              <w:divBdr>
                <w:top w:val="none" w:sz="0" w:space="0" w:color="auto"/>
                <w:left w:val="none" w:sz="0" w:space="0" w:color="auto"/>
                <w:bottom w:val="none" w:sz="0" w:space="0" w:color="auto"/>
                <w:right w:val="none" w:sz="0" w:space="0" w:color="auto"/>
              </w:divBdr>
            </w:div>
            <w:div w:id="77485448">
              <w:marLeft w:val="0"/>
              <w:marRight w:val="0"/>
              <w:marTop w:val="0"/>
              <w:marBottom w:val="0"/>
              <w:divBdr>
                <w:top w:val="none" w:sz="0" w:space="0" w:color="auto"/>
                <w:left w:val="none" w:sz="0" w:space="0" w:color="auto"/>
                <w:bottom w:val="none" w:sz="0" w:space="0" w:color="auto"/>
                <w:right w:val="none" w:sz="0" w:space="0" w:color="auto"/>
              </w:divBdr>
            </w:div>
            <w:div w:id="1918467874">
              <w:marLeft w:val="0"/>
              <w:marRight w:val="0"/>
              <w:marTop w:val="0"/>
              <w:marBottom w:val="0"/>
              <w:divBdr>
                <w:top w:val="none" w:sz="0" w:space="0" w:color="auto"/>
                <w:left w:val="none" w:sz="0" w:space="0" w:color="auto"/>
                <w:bottom w:val="none" w:sz="0" w:space="0" w:color="auto"/>
                <w:right w:val="none" w:sz="0" w:space="0" w:color="auto"/>
              </w:divBdr>
            </w:div>
            <w:div w:id="1695035319">
              <w:marLeft w:val="0"/>
              <w:marRight w:val="0"/>
              <w:marTop w:val="0"/>
              <w:marBottom w:val="0"/>
              <w:divBdr>
                <w:top w:val="none" w:sz="0" w:space="0" w:color="auto"/>
                <w:left w:val="none" w:sz="0" w:space="0" w:color="auto"/>
                <w:bottom w:val="none" w:sz="0" w:space="0" w:color="auto"/>
                <w:right w:val="none" w:sz="0" w:space="0" w:color="auto"/>
              </w:divBdr>
            </w:div>
            <w:div w:id="48825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10421">
      <w:bodyDiv w:val="1"/>
      <w:marLeft w:val="0"/>
      <w:marRight w:val="0"/>
      <w:marTop w:val="0"/>
      <w:marBottom w:val="0"/>
      <w:divBdr>
        <w:top w:val="none" w:sz="0" w:space="0" w:color="auto"/>
        <w:left w:val="none" w:sz="0" w:space="0" w:color="auto"/>
        <w:bottom w:val="none" w:sz="0" w:space="0" w:color="auto"/>
        <w:right w:val="none" w:sz="0" w:space="0" w:color="auto"/>
      </w:divBdr>
    </w:div>
    <w:div w:id="1936937923">
      <w:bodyDiv w:val="1"/>
      <w:marLeft w:val="0"/>
      <w:marRight w:val="0"/>
      <w:marTop w:val="0"/>
      <w:marBottom w:val="0"/>
      <w:divBdr>
        <w:top w:val="none" w:sz="0" w:space="0" w:color="auto"/>
        <w:left w:val="none" w:sz="0" w:space="0" w:color="auto"/>
        <w:bottom w:val="none" w:sz="0" w:space="0" w:color="auto"/>
        <w:right w:val="none" w:sz="0" w:space="0" w:color="auto"/>
      </w:divBdr>
    </w:div>
    <w:div w:id="1950158957">
      <w:bodyDiv w:val="1"/>
      <w:marLeft w:val="0"/>
      <w:marRight w:val="0"/>
      <w:marTop w:val="0"/>
      <w:marBottom w:val="0"/>
      <w:divBdr>
        <w:top w:val="none" w:sz="0" w:space="0" w:color="auto"/>
        <w:left w:val="none" w:sz="0" w:space="0" w:color="auto"/>
        <w:bottom w:val="none" w:sz="0" w:space="0" w:color="auto"/>
        <w:right w:val="none" w:sz="0" w:space="0" w:color="auto"/>
      </w:divBdr>
    </w:div>
    <w:div w:id="1954557350">
      <w:bodyDiv w:val="1"/>
      <w:marLeft w:val="0"/>
      <w:marRight w:val="0"/>
      <w:marTop w:val="0"/>
      <w:marBottom w:val="0"/>
      <w:divBdr>
        <w:top w:val="none" w:sz="0" w:space="0" w:color="auto"/>
        <w:left w:val="none" w:sz="0" w:space="0" w:color="auto"/>
        <w:bottom w:val="none" w:sz="0" w:space="0" w:color="auto"/>
        <w:right w:val="none" w:sz="0" w:space="0" w:color="auto"/>
      </w:divBdr>
    </w:div>
    <w:div w:id="1962148236">
      <w:bodyDiv w:val="1"/>
      <w:marLeft w:val="0"/>
      <w:marRight w:val="0"/>
      <w:marTop w:val="0"/>
      <w:marBottom w:val="0"/>
      <w:divBdr>
        <w:top w:val="none" w:sz="0" w:space="0" w:color="auto"/>
        <w:left w:val="none" w:sz="0" w:space="0" w:color="auto"/>
        <w:bottom w:val="none" w:sz="0" w:space="0" w:color="auto"/>
        <w:right w:val="none" w:sz="0" w:space="0" w:color="auto"/>
      </w:divBdr>
    </w:div>
    <w:div w:id="1969625522">
      <w:bodyDiv w:val="1"/>
      <w:marLeft w:val="0"/>
      <w:marRight w:val="0"/>
      <w:marTop w:val="0"/>
      <w:marBottom w:val="0"/>
      <w:divBdr>
        <w:top w:val="none" w:sz="0" w:space="0" w:color="auto"/>
        <w:left w:val="none" w:sz="0" w:space="0" w:color="auto"/>
        <w:bottom w:val="none" w:sz="0" w:space="0" w:color="auto"/>
        <w:right w:val="none" w:sz="0" w:space="0" w:color="auto"/>
      </w:divBdr>
    </w:div>
    <w:div w:id="2028673054">
      <w:bodyDiv w:val="1"/>
      <w:marLeft w:val="0"/>
      <w:marRight w:val="0"/>
      <w:marTop w:val="0"/>
      <w:marBottom w:val="0"/>
      <w:divBdr>
        <w:top w:val="none" w:sz="0" w:space="0" w:color="auto"/>
        <w:left w:val="none" w:sz="0" w:space="0" w:color="auto"/>
        <w:bottom w:val="none" w:sz="0" w:space="0" w:color="auto"/>
        <w:right w:val="none" w:sz="0" w:space="0" w:color="auto"/>
      </w:divBdr>
    </w:div>
    <w:div w:id="2055039638">
      <w:bodyDiv w:val="1"/>
      <w:marLeft w:val="0"/>
      <w:marRight w:val="0"/>
      <w:marTop w:val="0"/>
      <w:marBottom w:val="0"/>
      <w:divBdr>
        <w:top w:val="none" w:sz="0" w:space="0" w:color="auto"/>
        <w:left w:val="none" w:sz="0" w:space="0" w:color="auto"/>
        <w:bottom w:val="none" w:sz="0" w:space="0" w:color="auto"/>
        <w:right w:val="none" w:sz="0" w:space="0" w:color="auto"/>
      </w:divBdr>
    </w:div>
    <w:div w:id="2059628144">
      <w:bodyDiv w:val="1"/>
      <w:marLeft w:val="0"/>
      <w:marRight w:val="0"/>
      <w:marTop w:val="0"/>
      <w:marBottom w:val="0"/>
      <w:divBdr>
        <w:top w:val="none" w:sz="0" w:space="0" w:color="auto"/>
        <w:left w:val="none" w:sz="0" w:space="0" w:color="auto"/>
        <w:bottom w:val="none" w:sz="0" w:space="0" w:color="auto"/>
        <w:right w:val="none" w:sz="0" w:space="0" w:color="auto"/>
      </w:divBdr>
      <w:divsChild>
        <w:div w:id="483284054">
          <w:marLeft w:val="0"/>
          <w:marRight w:val="0"/>
          <w:marTop w:val="0"/>
          <w:marBottom w:val="0"/>
          <w:divBdr>
            <w:top w:val="none" w:sz="0" w:space="0" w:color="auto"/>
            <w:left w:val="none" w:sz="0" w:space="0" w:color="auto"/>
            <w:bottom w:val="none" w:sz="0" w:space="0" w:color="auto"/>
            <w:right w:val="none" w:sz="0" w:space="0" w:color="auto"/>
          </w:divBdr>
          <w:divsChild>
            <w:div w:id="1317298158">
              <w:marLeft w:val="0"/>
              <w:marRight w:val="0"/>
              <w:marTop w:val="0"/>
              <w:marBottom w:val="0"/>
              <w:divBdr>
                <w:top w:val="none" w:sz="0" w:space="0" w:color="auto"/>
                <w:left w:val="none" w:sz="0" w:space="0" w:color="auto"/>
                <w:bottom w:val="none" w:sz="0" w:space="0" w:color="auto"/>
                <w:right w:val="none" w:sz="0" w:space="0" w:color="auto"/>
              </w:divBdr>
            </w:div>
            <w:div w:id="1351444333">
              <w:marLeft w:val="0"/>
              <w:marRight w:val="0"/>
              <w:marTop w:val="0"/>
              <w:marBottom w:val="0"/>
              <w:divBdr>
                <w:top w:val="none" w:sz="0" w:space="0" w:color="auto"/>
                <w:left w:val="none" w:sz="0" w:space="0" w:color="auto"/>
                <w:bottom w:val="none" w:sz="0" w:space="0" w:color="auto"/>
                <w:right w:val="none" w:sz="0" w:space="0" w:color="auto"/>
              </w:divBdr>
            </w:div>
            <w:div w:id="1484735952">
              <w:marLeft w:val="0"/>
              <w:marRight w:val="0"/>
              <w:marTop w:val="0"/>
              <w:marBottom w:val="0"/>
              <w:divBdr>
                <w:top w:val="none" w:sz="0" w:space="0" w:color="auto"/>
                <w:left w:val="none" w:sz="0" w:space="0" w:color="auto"/>
                <w:bottom w:val="none" w:sz="0" w:space="0" w:color="auto"/>
                <w:right w:val="none" w:sz="0" w:space="0" w:color="auto"/>
              </w:divBdr>
            </w:div>
            <w:div w:id="1436633169">
              <w:marLeft w:val="0"/>
              <w:marRight w:val="0"/>
              <w:marTop w:val="0"/>
              <w:marBottom w:val="0"/>
              <w:divBdr>
                <w:top w:val="none" w:sz="0" w:space="0" w:color="auto"/>
                <w:left w:val="none" w:sz="0" w:space="0" w:color="auto"/>
                <w:bottom w:val="none" w:sz="0" w:space="0" w:color="auto"/>
                <w:right w:val="none" w:sz="0" w:space="0" w:color="auto"/>
              </w:divBdr>
            </w:div>
            <w:div w:id="1445035915">
              <w:marLeft w:val="0"/>
              <w:marRight w:val="0"/>
              <w:marTop w:val="0"/>
              <w:marBottom w:val="0"/>
              <w:divBdr>
                <w:top w:val="none" w:sz="0" w:space="0" w:color="auto"/>
                <w:left w:val="none" w:sz="0" w:space="0" w:color="auto"/>
                <w:bottom w:val="none" w:sz="0" w:space="0" w:color="auto"/>
                <w:right w:val="none" w:sz="0" w:space="0" w:color="auto"/>
              </w:divBdr>
            </w:div>
            <w:div w:id="578906186">
              <w:marLeft w:val="0"/>
              <w:marRight w:val="0"/>
              <w:marTop w:val="0"/>
              <w:marBottom w:val="0"/>
              <w:divBdr>
                <w:top w:val="none" w:sz="0" w:space="0" w:color="auto"/>
                <w:left w:val="none" w:sz="0" w:space="0" w:color="auto"/>
                <w:bottom w:val="none" w:sz="0" w:space="0" w:color="auto"/>
                <w:right w:val="none" w:sz="0" w:space="0" w:color="auto"/>
              </w:divBdr>
            </w:div>
            <w:div w:id="14695964">
              <w:marLeft w:val="0"/>
              <w:marRight w:val="0"/>
              <w:marTop w:val="0"/>
              <w:marBottom w:val="0"/>
              <w:divBdr>
                <w:top w:val="none" w:sz="0" w:space="0" w:color="auto"/>
                <w:left w:val="none" w:sz="0" w:space="0" w:color="auto"/>
                <w:bottom w:val="none" w:sz="0" w:space="0" w:color="auto"/>
                <w:right w:val="none" w:sz="0" w:space="0" w:color="auto"/>
              </w:divBdr>
            </w:div>
            <w:div w:id="1298729832">
              <w:marLeft w:val="0"/>
              <w:marRight w:val="0"/>
              <w:marTop w:val="0"/>
              <w:marBottom w:val="0"/>
              <w:divBdr>
                <w:top w:val="none" w:sz="0" w:space="0" w:color="auto"/>
                <w:left w:val="none" w:sz="0" w:space="0" w:color="auto"/>
                <w:bottom w:val="none" w:sz="0" w:space="0" w:color="auto"/>
                <w:right w:val="none" w:sz="0" w:space="0" w:color="auto"/>
              </w:divBdr>
            </w:div>
            <w:div w:id="255360665">
              <w:marLeft w:val="0"/>
              <w:marRight w:val="0"/>
              <w:marTop w:val="0"/>
              <w:marBottom w:val="0"/>
              <w:divBdr>
                <w:top w:val="none" w:sz="0" w:space="0" w:color="auto"/>
                <w:left w:val="none" w:sz="0" w:space="0" w:color="auto"/>
                <w:bottom w:val="none" w:sz="0" w:space="0" w:color="auto"/>
                <w:right w:val="none" w:sz="0" w:space="0" w:color="auto"/>
              </w:divBdr>
            </w:div>
            <w:div w:id="1575779553">
              <w:marLeft w:val="0"/>
              <w:marRight w:val="0"/>
              <w:marTop w:val="0"/>
              <w:marBottom w:val="0"/>
              <w:divBdr>
                <w:top w:val="none" w:sz="0" w:space="0" w:color="auto"/>
                <w:left w:val="none" w:sz="0" w:space="0" w:color="auto"/>
                <w:bottom w:val="none" w:sz="0" w:space="0" w:color="auto"/>
                <w:right w:val="none" w:sz="0" w:space="0" w:color="auto"/>
              </w:divBdr>
            </w:div>
            <w:div w:id="1692418779">
              <w:marLeft w:val="0"/>
              <w:marRight w:val="0"/>
              <w:marTop w:val="0"/>
              <w:marBottom w:val="0"/>
              <w:divBdr>
                <w:top w:val="none" w:sz="0" w:space="0" w:color="auto"/>
                <w:left w:val="none" w:sz="0" w:space="0" w:color="auto"/>
                <w:bottom w:val="none" w:sz="0" w:space="0" w:color="auto"/>
                <w:right w:val="none" w:sz="0" w:space="0" w:color="auto"/>
              </w:divBdr>
            </w:div>
            <w:div w:id="1977835462">
              <w:marLeft w:val="0"/>
              <w:marRight w:val="0"/>
              <w:marTop w:val="0"/>
              <w:marBottom w:val="0"/>
              <w:divBdr>
                <w:top w:val="none" w:sz="0" w:space="0" w:color="auto"/>
                <w:left w:val="none" w:sz="0" w:space="0" w:color="auto"/>
                <w:bottom w:val="none" w:sz="0" w:space="0" w:color="auto"/>
                <w:right w:val="none" w:sz="0" w:space="0" w:color="auto"/>
              </w:divBdr>
            </w:div>
            <w:div w:id="1256674959">
              <w:marLeft w:val="0"/>
              <w:marRight w:val="0"/>
              <w:marTop w:val="0"/>
              <w:marBottom w:val="0"/>
              <w:divBdr>
                <w:top w:val="none" w:sz="0" w:space="0" w:color="auto"/>
                <w:left w:val="none" w:sz="0" w:space="0" w:color="auto"/>
                <w:bottom w:val="none" w:sz="0" w:space="0" w:color="auto"/>
                <w:right w:val="none" w:sz="0" w:space="0" w:color="auto"/>
              </w:divBdr>
            </w:div>
            <w:div w:id="1092699300">
              <w:marLeft w:val="0"/>
              <w:marRight w:val="0"/>
              <w:marTop w:val="0"/>
              <w:marBottom w:val="0"/>
              <w:divBdr>
                <w:top w:val="none" w:sz="0" w:space="0" w:color="auto"/>
                <w:left w:val="none" w:sz="0" w:space="0" w:color="auto"/>
                <w:bottom w:val="none" w:sz="0" w:space="0" w:color="auto"/>
                <w:right w:val="none" w:sz="0" w:space="0" w:color="auto"/>
              </w:divBdr>
            </w:div>
            <w:div w:id="1388914550">
              <w:marLeft w:val="0"/>
              <w:marRight w:val="0"/>
              <w:marTop w:val="0"/>
              <w:marBottom w:val="0"/>
              <w:divBdr>
                <w:top w:val="none" w:sz="0" w:space="0" w:color="auto"/>
                <w:left w:val="none" w:sz="0" w:space="0" w:color="auto"/>
                <w:bottom w:val="none" w:sz="0" w:space="0" w:color="auto"/>
                <w:right w:val="none" w:sz="0" w:space="0" w:color="auto"/>
              </w:divBdr>
            </w:div>
            <w:div w:id="1580290588">
              <w:marLeft w:val="0"/>
              <w:marRight w:val="0"/>
              <w:marTop w:val="0"/>
              <w:marBottom w:val="0"/>
              <w:divBdr>
                <w:top w:val="none" w:sz="0" w:space="0" w:color="auto"/>
                <w:left w:val="none" w:sz="0" w:space="0" w:color="auto"/>
                <w:bottom w:val="none" w:sz="0" w:space="0" w:color="auto"/>
                <w:right w:val="none" w:sz="0" w:space="0" w:color="auto"/>
              </w:divBdr>
            </w:div>
            <w:div w:id="632559255">
              <w:marLeft w:val="0"/>
              <w:marRight w:val="0"/>
              <w:marTop w:val="0"/>
              <w:marBottom w:val="0"/>
              <w:divBdr>
                <w:top w:val="none" w:sz="0" w:space="0" w:color="auto"/>
                <w:left w:val="none" w:sz="0" w:space="0" w:color="auto"/>
                <w:bottom w:val="none" w:sz="0" w:space="0" w:color="auto"/>
                <w:right w:val="none" w:sz="0" w:space="0" w:color="auto"/>
              </w:divBdr>
            </w:div>
            <w:div w:id="859971490">
              <w:marLeft w:val="0"/>
              <w:marRight w:val="0"/>
              <w:marTop w:val="0"/>
              <w:marBottom w:val="0"/>
              <w:divBdr>
                <w:top w:val="none" w:sz="0" w:space="0" w:color="auto"/>
                <w:left w:val="none" w:sz="0" w:space="0" w:color="auto"/>
                <w:bottom w:val="none" w:sz="0" w:space="0" w:color="auto"/>
                <w:right w:val="none" w:sz="0" w:space="0" w:color="auto"/>
              </w:divBdr>
            </w:div>
            <w:div w:id="686566705">
              <w:marLeft w:val="0"/>
              <w:marRight w:val="0"/>
              <w:marTop w:val="0"/>
              <w:marBottom w:val="0"/>
              <w:divBdr>
                <w:top w:val="none" w:sz="0" w:space="0" w:color="auto"/>
                <w:left w:val="none" w:sz="0" w:space="0" w:color="auto"/>
                <w:bottom w:val="none" w:sz="0" w:space="0" w:color="auto"/>
                <w:right w:val="none" w:sz="0" w:space="0" w:color="auto"/>
              </w:divBdr>
            </w:div>
            <w:div w:id="1475757662">
              <w:marLeft w:val="0"/>
              <w:marRight w:val="0"/>
              <w:marTop w:val="0"/>
              <w:marBottom w:val="0"/>
              <w:divBdr>
                <w:top w:val="none" w:sz="0" w:space="0" w:color="auto"/>
                <w:left w:val="none" w:sz="0" w:space="0" w:color="auto"/>
                <w:bottom w:val="none" w:sz="0" w:space="0" w:color="auto"/>
                <w:right w:val="none" w:sz="0" w:space="0" w:color="auto"/>
              </w:divBdr>
            </w:div>
            <w:div w:id="674696734">
              <w:marLeft w:val="0"/>
              <w:marRight w:val="0"/>
              <w:marTop w:val="0"/>
              <w:marBottom w:val="0"/>
              <w:divBdr>
                <w:top w:val="none" w:sz="0" w:space="0" w:color="auto"/>
                <w:left w:val="none" w:sz="0" w:space="0" w:color="auto"/>
                <w:bottom w:val="none" w:sz="0" w:space="0" w:color="auto"/>
                <w:right w:val="none" w:sz="0" w:space="0" w:color="auto"/>
              </w:divBdr>
            </w:div>
            <w:div w:id="313604455">
              <w:marLeft w:val="0"/>
              <w:marRight w:val="0"/>
              <w:marTop w:val="0"/>
              <w:marBottom w:val="0"/>
              <w:divBdr>
                <w:top w:val="none" w:sz="0" w:space="0" w:color="auto"/>
                <w:left w:val="none" w:sz="0" w:space="0" w:color="auto"/>
                <w:bottom w:val="none" w:sz="0" w:space="0" w:color="auto"/>
                <w:right w:val="none" w:sz="0" w:space="0" w:color="auto"/>
              </w:divBdr>
            </w:div>
            <w:div w:id="862481559">
              <w:marLeft w:val="0"/>
              <w:marRight w:val="0"/>
              <w:marTop w:val="0"/>
              <w:marBottom w:val="0"/>
              <w:divBdr>
                <w:top w:val="none" w:sz="0" w:space="0" w:color="auto"/>
                <w:left w:val="none" w:sz="0" w:space="0" w:color="auto"/>
                <w:bottom w:val="none" w:sz="0" w:space="0" w:color="auto"/>
                <w:right w:val="none" w:sz="0" w:space="0" w:color="auto"/>
              </w:divBdr>
            </w:div>
            <w:div w:id="1923365985">
              <w:marLeft w:val="0"/>
              <w:marRight w:val="0"/>
              <w:marTop w:val="0"/>
              <w:marBottom w:val="0"/>
              <w:divBdr>
                <w:top w:val="none" w:sz="0" w:space="0" w:color="auto"/>
                <w:left w:val="none" w:sz="0" w:space="0" w:color="auto"/>
                <w:bottom w:val="none" w:sz="0" w:space="0" w:color="auto"/>
                <w:right w:val="none" w:sz="0" w:space="0" w:color="auto"/>
              </w:divBdr>
            </w:div>
            <w:div w:id="1978098253">
              <w:marLeft w:val="0"/>
              <w:marRight w:val="0"/>
              <w:marTop w:val="0"/>
              <w:marBottom w:val="0"/>
              <w:divBdr>
                <w:top w:val="none" w:sz="0" w:space="0" w:color="auto"/>
                <w:left w:val="none" w:sz="0" w:space="0" w:color="auto"/>
                <w:bottom w:val="none" w:sz="0" w:space="0" w:color="auto"/>
                <w:right w:val="none" w:sz="0" w:space="0" w:color="auto"/>
              </w:divBdr>
            </w:div>
            <w:div w:id="1085030090">
              <w:marLeft w:val="0"/>
              <w:marRight w:val="0"/>
              <w:marTop w:val="0"/>
              <w:marBottom w:val="0"/>
              <w:divBdr>
                <w:top w:val="none" w:sz="0" w:space="0" w:color="auto"/>
                <w:left w:val="none" w:sz="0" w:space="0" w:color="auto"/>
                <w:bottom w:val="none" w:sz="0" w:space="0" w:color="auto"/>
                <w:right w:val="none" w:sz="0" w:space="0" w:color="auto"/>
              </w:divBdr>
            </w:div>
            <w:div w:id="1671328921">
              <w:marLeft w:val="0"/>
              <w:marRight w:val="0"/>
              <w:marTop w:val="0"/>
              <w:marBottom w:val="0"/>
              <w:divBdr>
                <w:top w:val="none" w:sz="0" w:space="0" w:color="auto"/>
                <w:left w:val="none" w:sz="0" w:space="0" w:color="auto"/>
                <w:bottom w:val="none" w:sz="0" w:space="0" w:color="auto"/>
                <w:right w:val="none" w:sz="0" w:space="0" w:color="auto"/>
              </w:divBdr>
            </w:div>
            <w:div w:id="1015351894">
              <w:marLeft w:val="0"/>
              <w:marRight w:val="0"/>
              <w:marTop w:val="0"/>
              <w:marBottom w:val="0"/>
              <w:divBdr>
                <w:top w:val="none" w:sz="0" w:space="0" w:color="auto"/>
                <w:left w:val="none" w:sz="0" w:space="0" w:color="auto"/>
                <w:bottom w:val="none" w:sz="0" w:space="0" w:color="auto"/>
                <w:right w:val="none" w:sz="0" w:space="0" w:color="auto"/>
              </w:divBdr>
            </w:div>
            <w:div w:id="2114592835">
              <w:marLeft w:val="0"/>
              <w:marRight w:val="0"/>
              <w:marTop w:val="0"/>
              <w:marBottom w:val="0"/>
              <w:divBdr>
                <w:top w:val="none" w:sz="0" w:space="0" w:color="auto"/>
                <w:left w:val="none" w:sz="0" w:space="0" w:color="auto"/>
                <w:bottom w:val="none" w:sz="0" w:space="0" w:color="auto"/>
                <w:right w:val="none" w:sz="0" w:space="0" w:color="auto"/>
              </w:divBdr>
            </w:div>
            <w:div w:id="926304402">
              <w:marLeft w:val="0"/>
              <w:marRight w:val="0"/>
              <w:marTop w:val="0"/>
              <w:marBottom w:val="0"/>
              <w:divBdr>
                <w:top w:val="none" w:sz="0" w:space="0" w:color="auto"/>
                <w:left w:val="none" w:sz="0" w:space="0" w:color="auto"/>
                <w:bottom w:val="none" w:sz="0" w:space="0" w:color="auto"/>
                <w:right w:val="none" w:sz="0" w:space="0" w:color="auto"/>
              </w:divBdr>
            </w:div>
            <w:div w:id="615480578">
              <w:marLeft w:val="0"/>
              <w:marRight w:val="0"/>
              <w:marTop w:val="0"/>
              <w:marBottom w:val="0"/>
              <w:divBdr>
                <w:top w:val="none" w:sz="0" w:space="0" w:color="auto"/>
                <w:left w:val="none" w:sz="0" w:space="0" w:color="auto"/>
                <w:bottom w:val="none" w:sz="0" w:space="0" w:color="auto"/>
                <w:right w:val="none" w:sz="0" w:space="0" w:color="auto"/>
              </w:divBdr>
            </w:div>
            <w:div w:id="1576862633">
              <w:marLeft w:val="0"/>
              <w:marRight w:val="0"/>
              <w:marTop w:val="0"/>
              <w:marBottom w:val="0"/>
              <w:divBdr>
                <w:top w:val="none" w:sz="0" w:space="0" w:color="auto"/>
                <w:left w:val="none" w:sz="0" w:space="0" w:color="auto"/>
                <w:bottom w:val="none" w:sz="0" w:space="0" w:color="auto"/>
                <w:right w:val="none" w:sz="0" w:space="0" w:color="auto"/>
              </w:divBdr>
            </w:div>
            <w:div w:id="2001345685">
              <w:marLeft w:val="0"/>
              <w:marRight w:val="0"/>
              <w:marTop w:val="0"/>
              <w:marBottom w:val="0"/>
              <w:divBdr>
                <w:top w:val="none" w:sz="0" w:space="0" w:color="auto"/>
                <w:left w:val="none" w:sz="0" w:space="0" w:color="auto"/>
                <w:bottom w:val="none" w:sz="0" w:space="0" w:color="auto"/>
                <w:right w:val="none" w:sz="0" w:space="0" w:color="auto"/>
              </w:divBdr>
            </w:div>
            <w:div w:id="38474729">
              <w:marLeft w:val="0"/>
              <w:marRight w:val="0"/>
              <w:marTop w:val="0"/>
              <w:marBottom w:val="0"/>
              <w:divBdr>
                <w:top w:val="none" w:sz="0" w:space="0" w:color="auto"/>
                <w:left w:val="none" w:sz="0" w:space="0" w:color="auto"/>
                <w:bottom w:val="none" w:sz="0" w:space="0" w:color="auto"/>
                <w:right w:val="none" w:sz="0" w:space="0" w:color="auto"/>
              </w:divBdr>
            </w:div>
            <w:div w:id="1409421982">
              <w:marLeft w:val="0"/>
              <w:marRight w:val="0"/>
              <w:marTop w:val="0"/>
              <w:marBottom w:val="0"/>
              <w:divBdr>
                <w:top w:val="none" w:sz="0" w:space="0" w:color="auto"/>
                <w:left w:val="none" w:sz="0" w:space="0" w:color="auto"/>
                <w:bottom w:val="none" w:sz="0" w:space="0" w:color="auto"/>
                <w:right w:val="none" w:sz="0" w:space="0" w:color="auto"/>
              </w:divBdr>
            </w:div>
            <w:div w:id="1058675111">
              <w:marLeft w:val="0"/>
              <w:marRight w:val="0"/>
              <w:marTop w:val="0"/>
              <w:marBottom w:val="0"/>
              <w:divBdr>
                <w:top w:val="none" w:sz="0" w:space="0" w:color="auto"/>
                <w:left w:val="none" w:sz="0" w:space="0" w:color="auto"/>
                <w:bottom w:val="none" w:sz="0" w:space="0" w:color="auto"/>
                <w:right w:val="none" w:sz="0" w:space="0" w:color="auto"/>
              </w:divBdr>
            </w:div>
            <w:div w:id="1018435055">
              <w:marLeft w:val="0"/>
              <w:marRight w:val="0"/>
              <w:marTop w:val="0"/>
              <w:marBottom w:val="0"/>
              <w:divBdr>
                <w:top w:val="none" w:sz="0" w:space="0" w:color="auto"/>
                <w:left w:val="none" w:sz="0" w:space="0" w:color="auto"/>
                <w:bottom w:val="none" w:sz="0" w:space="0" w:color="auto"/>
                <w:right w:val="none" w:sz="0" w:space="0" w:color="auto"/>
              </w:divBdr>
            </w:div>
            <w:div w:id="123617101">
              <w:marLeft w:val="0"/>
              <w:marRight w:val="0"/>
              <w:marTop w:val="0"/>
              <w:marBottom w:val="0"/>
              <w:divBdr>
                <w:top w:val="none" w:sz="0" w:space="0" w:color="auto"/>
                <w:left w:val="none" w:sz="0" w:space="0" w:color="auto"/>
                <w:bottom w:val="none" w:sz="0" w:space="0" w:color="auto"/>
                <w:right w:val="none" w:sz="0" w:space="0" w:color="auto"/>
              </w:divBdr>
            </w:div>
            <w:div w:id="2122259717">
              <w:marLeft w:val="0"/>
              <w:marRight w:val="0"/>
              <w:marTop w:val="0"/>
              <w:marBottom w:val="0"/>
              <w:divBdr>
                <w:top w:val="none" w:sz="0" w:space="0" w:color="auto"/>
                <w:left w:val="none" w:sz="0" w:space="0" w:color="auto"/>
                <w:bottom w:val="none" w:sz="0" w:space="0" w:color="auto"/>
                <w:right w:val="none" w:sz="0" w:space="0" w:color="auto"/>
              </w:divBdr>
            </w:div>
            <w:div w:id="1262642161">
              <w:marLeft w:val="0"/>
              <w:marRight w:val="0"/>
              <w:marTop w:val="0"/>
              <w:marBottom w:val="0"/>
              <w:divBdr>
                <w:top w:val="none" w:sz="0" w:space="0" w:color="auto"/>
                <w:left w:val="none" w:sz="0" w:space="0" w:color="auto"/>
                <w:bottom w:val="none" w:sz="0" w:space="0" w:color="auto"/>
                <w:right w:val="none" w:sz="0" w:space="0" w:color="auto"/>
              </w:divBdr>
            </w:div>
            <w:div w:id="1234589264">
              <w:marLeft w:val="0"/>
              <w:marRight w:val="0"/>
              <w:marTop w:val="0"/>
              <w:marBottom w:val="0"/>
              <w:divBdr>
                <w:top w:val="none" w:sz="0" w:space="0" w:color="auto"/>
                <w:left w:val="none" w:sz="0" w:space="0" w:color="auto"/>
                <w:bottom w:val="none" w:sz="0" w:space="0" w:color="auto"/>
                <w:right w:val="none" w:sz="0" w:space="0" w:color="auto"/>
              </w:divBdr>
            </w:div>
            <w:div w:id="1671828946">
              <w:marLeft w:val="0"/>
              <w:marRight w:val="0"/>
              <w:marTop w:val="0"/>
              <w:marBottom w:val="0"/>
              <w:divBdr>
                <w:top w:val="none" w:sz="0" w:space="0" w:color="auto"/>
                <w:left w:val="none" w:sz="0" w:space="0" w:color="auto"/>
                <w:bottom w:val="none" w:sz="0" w:space="0" w:color="auto"/>
                <w:right w:val="none" w:sz="0" w:space="0" w:color="auto"/>
              </w:divBdr>
            </w:div>
            <w:div w:id="841773346">
              <w:marLeft w:val="0"/>
              <w:marRight w:val="0"/>
              <w:marTop w:val="0"/>
              <w:marBottom w:val="0"/>
              <w:divBdr>
                <w:top w:val="none" w:sz="0" w:space="0" w:color="auto"/>
                <w:left w:val="none" w:sz="0" w:space="0" w:color="auto"/>
                <w:bottom w:val="none" w:sz="0" w:space="0" w:color="auto"/>
                <w:right w:val="none" w:sz="0" w:space="0" w:color="auto"/>
              </w:divBdr>
            </w:div>
            <w:div w:id="1007102664">
              <w:marLeft w:val="0"/>
              <w:marRight w:val="0"/>
              <w:marTop w:val="0"/>
              <w:marBottom w:val="0"/>
              <w:divBdr>
                <w:top w:val="none" w:sz="0" w:space="0" w:color="auto"/>
                <w:left w:val="none" w:sz="0" w:space="0" w:color="auto"/>
                <w:bottom w:val="none" w:sz="0" w:space="0" w:color="auto"/>
                <w:right w:val="none" w:sz="0" w:space="0" w:color="auto"/>
              </w:divBdr>
            </w:div>
            <w:div w:id="1595548486">
              <w:marLeft w:val="0"/>
              <w:marRight w:val="0"/>
              <w:marTop w:val="0"/>
              <w:marBottom w:val="0"/>
              <w:divBdr>
                <w:top w:val="none" w:sz="0" w:space="0" w:color="auto"/>
                <w:left w:val="none" w:sz="0" w:space="0" w:color="auto"/>
                <w:bottom w:val="none" w:sz="0" w:space="0" w:color="auto"/>
                <w:right w:val="none" w:sz="0" w:space="0" w:color="auto"/>
              </w:divBdr>
            </w:div>
            <w:div w:id="876164254">
              <w:marLeft w:val="0"/>
              <w:marRight w:val="0"/>
              <w:marTop w:val="0"/>
              <w:marBottom w:val="0"/>
              <w:divBdr>
                <w:top w:val="none" w:sz="0" w:space="0" w:color="auto"/>
                <w:left w:val="none" w:sz="0" w:space="0" w:color="auto"/>
                <w:bottom w:val="none" w:sz="0" w:space="0" w:color="auto"/>
                <w:right w:val="none" w:sz="0" w:space="0" w:color="auto"/>
              </w:divBdr>
            </w:div>
            <w:div w:id="459303448">
              <w:marLeft w:val="0"/>
              <w:marRight w:val="0"/>
              <w:marTop w:val="0"/>
              <w:marBottom w:val="0"/>
              <w:divBdr>
                <w:top w:val="none" w:sz="0" w:space="0" w:color="auto"/>
                <w:left w:val="none" w:sz="0" w:space="0" w:color="auto"/>
                <w:bottom w:val="none" w:sz="0" w:space="0" w:color="auto"/>
                <w:right w:val="none" w:sz="0" w:space="0" w:color="auto"/>
              </w:divBdr>
            </w:div>
            <w:div w:id="1063676542">
              <w:marLeft w:val="0"/>
              <w:marRight w:val="0"/>
              <w:marTop w:val="0"/>
              <w:marBottom w:val="0"/>
              <w:divBdr>
                <w:top w:val="none" w:sz="0" w:space="0" w:color="auto"/>
                <w:left w:val="none" w:sz="0" w:space="0" w:color="auto"/>
                <w:bottom w:val="none" w:sz="0" w:space="0" w:color="auto"/>
                <w:right w:val="none" w:sz="0" w:space="0" w:color="auto"/>
              </w:divBdr>
            </w:div>
            <w:div w:id="506215418">
              <w:marLeft w:val="0"/>
              <w:marRight w:val="0"/>
              <w:marTop w:val="0"/>
              <w:marBottom w:val="0"/>
              <w:divBdr>
                <w:top w:val="none" w:sz="0" w:space="0" w:color="auto"/>
                <w:left w:val="none" w:sz="0" w:space="0" w:color="auto"/>
                <w:bottom w:val="none" w:sz="0" w:space="0" w:color="auto"/>
                <w:right w:val="none" w:sz="0" w:space="0" w:color="auto"/>
              </w:divBdr>
            </w:div>
            <w:div w:id="48965865">
              <w:marLeft w:val="0"/>
              <w:marRight w:val="0"/>
              <w:marTop w:val="0"/>
              <w:marBottom w:val="0"/>
              <w:divBdr>
                <w:top w:val="none" w:sz="0" w:space="0" w:color="auto"/>
                <w:left w:val="none" w:sz="0" w:space="0" w:color="auto"/>
                <w:bottom w:val="none" w:sz="0" w:space="0" w:color="auto"/>
                <w:right w:val="none" w:sz="0" w:space="0" w:color="auto"/>
              </w:divBdr>
            </w:div>
            <w:div w:id="91167210">
              <w:marLeft w:val="0"/>
              <w:marRight w:val="0"/>
              <w:marTop w:val="0"/>
              <w:marBottom w:val="0"/>
              <w:divBdr>
                <w:top w:val="none" w:sz="0" w:space="0" w:color="auto"/>
                <w:left w:val="none" w:sz="0" w:space="0" w:color="auto"/>
                <w:bottom w:val="none" w:sz="0" w:space="0" w:color="auto"/>
                <w:right w:val="none" w:sz="0" w:space="0" w:color="auto"/>
              </w:divBdr>
            </w:div>
            <w:div w:id="633753591">
              <w:marLeft w:val="0"/>
              <w:marRight w:val="0"/>
              <w:marTop w:val="0"/>
              <w:marBottom w:val="0"/>
              <w:divBdr>
                <w:top w:val="none" w:sz="0" w:space="0" w:color="auto"/>
                <w:left w:val="none" w:sz="0" w:space="0" w:color="auto"/>
                <w:bottom w:val="none" w:sz="0" w:space="0" w:color="auto"/>
                <w:right w:val="none" w:sz="0" w:space="0" w:color="auto"/>
              </w:divBdr>
            </w:div>
            <w:div w:id="1443527820">
              <w:marLeft w:val="0"/>
              <w:marRight w:val="0"/>
              <w:marTop w:val="0"/>
              <w:marBottom w:val="0"/>
              <w:divBdr>
                <w:top w:val="none" w:sz="0" w:space="0" w:color="auto"/>
                <w:left w:val="none" w:sz="0" w:space="0" w:color="auto"/>
                <w:bottom w:val="none" w:sz="0" w:space="0" w:color="auto"/>
                <w:right w:val="none" w:sz="0" w:space="0" w:color="auto"/>
              </w:divBdr>
            </w:div>
            <w:div w:id="1157375891">
              <w:marLeft w:val="0"/>
              <w:marRight w:val="0"/>
              <w:marTop w:val="0"/>
              <w:marBottom w:val="0"/>
              <w:divBdr>
                <w:top w:val="none" w:sz="0" w:space="0" w:color="auto"/>
                <w:left w:val="none" w:sz="0" w:space="0" w:color="auto"/>
                <w:bottom w:val="none" w:sz="0" w:space="0" w:color="auto"/>
                <w:right w:val="none" w:sz="0" w:space="0" w:color="auto"/>
              </w:divBdr>
            </w:div>
            <w:div w:id="1272015111">
              <w:marLeft w:val="0"/>
              <w:marRight w:val="0"/>
              <w:marTop w:val="0"/>
              <w:marBottom w:val="0"/>
              <w:divBdr>
                <w:top w:val="none" w:sz="0" w:space="0" w:color="auto"/>
                <w:left w:val="none" w:sz="0" w:space="0" w:color="auto"/>
                <w:bottom w:val="none" w:sz="0" w:space="0" w:color="auto"/>
                <w:right w:val="none" w:sz="0" w:space="0" w:color="auto"/>
              </w:divBdr>
            </w:div>
            <w:div w:id="1402868866">
              <w:marLeft w:val="0"/>
              <w:marRight w:val="0"/>
              <w:marTop w:val="0"/>
              <w:marBottom w:val="0"/>
              <w:divBdr>
                <w:top w:val="none" w:sz="0" w:space="0" w:color="auto"/>
                <w:left w:val="none" w:sz="0" w:space="0" w:color="auto"/>
                <w:bottom w:val="none" w:sz="0" w:space="0" w:color="auto"/>
                <w:right w:val="none" w:sz="0" w:space="0" w:color="auto"/>
              </w:divBdr>
            </w:div>
            <w:div w:id="1180583223">
              <w:marLeft w:val="0"/>
              <w:marRight w:val="0"/>
              <w:marTop w:val="0"/>
              <w:marBottom w:val="0"/>
              <w:divBdr>
                <w:top w:val="none" w:sz="0" w:space="0" w:color="auto"/>
                <w:left w:val="none" w:sz="0" w:space="0" w:color="auto"/>
                <w:bottom w:val="none" w:sz="0" w:space="0" w:color="auto"/>
                <w:right w:val="none" w:sz="0" w:space="0" w:color="auto"/>
              </w:divBdr>
            </w:div>
            <w:div w:id="1731030727">
              <w:marLeft w:val="0"/>
              <w:marRight w:val="0"/>
              <w:marTop w:val="0"/>
              <w:marBottom w:val="0"/>
              <w:divBdr>
                <w:top w:val="none" w:sz="0" w:space="0" w:color="auto"/>
                <w:left w:val="none" w:sz="0" w:space="0" w:color="auto"/>
                <w:bottom w:val="none" w:sz="0" w:space="0" w:color="auto"/>
                <w:right w:val="none" w:sz="0" w:space="0" w:color="auto"/>
              </w:divBdr>
            </w:div>
            <w:div w:id="23600794">
              <w:marLeft w:val="0"/>
              <w:marRight w:val="0"/>
              <w:marTop w:val="0"/>
              <w:marBottom w:val="0"/>
              <w:divBdr>
                <w:top w:val="none" w:sz="0" w:space="0" w:color="auto"/>
                <w:left w:val="none" w:sz="0" w:space="0" w:color="auto"/>
                <w:bottom w:val="none" w:sz="0" w:space="0" w:color="auto"/>
                <w:right w:val="none" w:sz="0" w:space="0" w:color="auto"/>
              </w:divBdr>
            </w:div>
            <w:div w:id="174655540">
              <w:marLeft w:val="0"/>
              <w:marRight w:val="0"/>
              <w:marTop w:val="0"/>
              <w:marBottom w:val="0"/>
              <w:divBdr>
                <w:top w:val="none" w:sz="0" w:space="0" w:color="auto"/>
                <w:left w:val="none" w:sz="0" w:space="0" w:color="auto"/>
                <w:bottom w:val="none" w:sz="0" w:space="0" w:color="auto"/>
                <w:right w:val="none" w:sz="0" w:space="0" w:color="auto"/>
              </w:divBdr>
            </w:div>
            <w:div w:id="1342898989">
              <w:marLeft w:val="0"/>
              <w:marRight w:val="0"/>
              <w:marTop w:val="0"/>
              <w:marBottom w:val="0"/>
              <w:divBdr>
                <w:top w:val="none" w:sz="0" w:space="0" w:color="auto"/>
                <w:left w:val="none" w:sz="0" w:space="0" w:color="auto"/>
                <w:bottom w:val="none" w:sz="0" w:space="0" w:color="auto"/>
                <w:right w:val="none" w:sz="0" w:space="0" w:color="auto"/>
              </w:divBdr>
            </w:div>
            <w:div w:id="1377008387">
              <w:marLeft w:val="0"/>
              <w:marRight w:val="0"/>
              <w:marTop w:val="0"/>
              <w:marBottom w:val="0"/>
              <w:divBdr>
                <w:top w:val="none" w:sz="0" w:space="0" w:color="auto"/>
                <w:left w:val="none" w:sz="0" w:space="0" w:color="auto"/>
                <w:bottom w:val="none" w:sz="0" w:space="0" w:color="auto"/>
                <w:right w:val="none" w:sz="0" w:space="0" w:color="auto"/>
              </w:divBdr>
            </w:div>
            <w:div w:id="1600022818">
              <w:marLeft w:val="0"/>
              <w:marRight w:val="0"/>
              <w:marTop w:val="0"/>
              <w:marBottom w:val="0"/>
              <w:divBdr>
                <w:top w:val="none" w:sz="0" w:space="0" w:color="auto"/>
                <w:left w:val="none" w:sz="0" w:space="0" w:color="auto"/>
                <w:bottom w:val="none" w:sz="0" w:space="0" w:color="auto"/>
                <w:right w:val="none" w:sz="0" w:space="0" w:color="auto"/>
              </w:divBdr>
            </w:div>
            <w:div w:id="1843860103">
              <w:marLeft w:val="0"/>
              <w:marRight w:val="0"/>
              <w:marTop w:val="0"/>
              <w:marBottom w:val="0"/>
              <w:divBdr>
                <w:top w:val="none" w:sz="0" w:space="0" w:color="auto"/>
                <w:left w:val="none" w:sz="0" w:space="0" w:color="auto"/>
                <w:bottom w:val="none" w:sz="0" w:space="0" w:color="auto"/>
                <w:right w:val="none" w:sz="0" w:space="0" w:color="auto"/>
              </w:divBdr>
            </w:div>
            <w:div w:id="1261522875">
              <w:marLeft w:val="0"/>
              <w:marRight w:val="0"/>
              <w:marTop w:val="0"/>
              <w:marBottom w:val="0"/>
              <w:divBdr>
                <w:top w:val="none" w:sz="0" w:space="0" w:color="auto"/>
                <w:left w:val="none" w:sz="0" w:space="0" w:color="auto"/>
                <w:bottom w:val="none" w:sz="0" w:space="0" w:color="auto"/>
                <w:right w:val="none" w:sz="0" w:space="0" w:color="auto"/>
              </w:divBdr>
            </w:div>
            <w:div w:id="1614626262">
              <w:marLeft w:val="0"/>
              <w:marRight w:val="0"/>
              <w:marTop w:val="0"/>
              <w:marBottom w:val="0"/>
              <w:divBdr>
                <w:top w:val="none" w:sz="0" w:space="0" w:color="auto"/>
                <w:left w:val="none" w:sz="0" w:space="0" w:color="auto"/>
                <w:bottom w:val="none" w:sz="0" w:space="0" w:color="auto"/>
                <w:right w:val="none" w:sz="0" w:space="0" w:color="auto"/>
              </w:divBdr>
            </w:div>
            <w:div w:id="1302729493">
              <w:marLeft w:val="0"/>
              <w:marRight w:val="0"/>
              <w:marTop w:val="0"/>
              <w:marBottom w:val="0"/>
              <w:divBdr>
                <w:top w:val="none" w:sz="0" w:space="0" w:color="auto"/>
                <w:left w:val="none" w:sz="0" w:space="0" w:color="auto"/>
                <w:bottom w:val="none" w:sz="0" w:space="0" w:color="auto"/>
                <w:right w:val="none" w:sz="0" w:space="0" w:color="auto"/>
              </w:divBdr>
            </w:div>
            <w:div w:id="460195583">
              <w:marLeft w:val="0"/>
              <w:marRight w:val="0"/>
              <w:marTop w:val="0"/>
              <w:marBottom w:val="0"/>
              <w:divBdr>
                <w:top w:val="none" w:sz="0" w:space="0" w:color="auto"/>
                <w:left w:val="none" w:sz="0" w:space="0" w:color="auto"/>
                <w:bottom w:val="none" w:sz="0" w:space="0" w:color="auto"/>
                <w:right w:val="none" w:sz="0" w:space="0" w:color="auto"/>
              </w:divBdr>
            </w:div>
            <w:div w:id="1724020524">
              <w:marLeft w:val="0"/>
              <w:marRight w:val="0"/>
              <w:marTop w:val="0"/>
              <w:marBottom w:val="0"/>
              <w:divBdr>
                <w:top w:val="none" w:sz="0" w:space="0" w:color="auto"/>
                <w:left w:val="none" w:sz="0" w:space="0" w:color="auto"/>
                <w:bottom w:val="none" w:sz="0" w:space="0" w:color="auto"/>
                <w:right w:val="none" w:sz="0" w:space="0" w:color="auto"/>
              </w:divBdr>
            </w:div>
            <w:div w:id="8454293">
              <w:marLeft w:val="0"/>
              <w:marRight w:val="0"/>
              <w:marTop w:val="0"/>
              <w:marBottom w:val="0"/>
              <w:divBdr>
                <w:top w:val="none" w:sz="0" w:space="0" w:color="auto"/>
                <w:left w:val="none" w:sz="0" w:space="0" w:color="auto"/>
                <w:bottom w:val="none" w:sz="0" w:space="0" w:color="auto"/>
                <w:right w:val="none" w:sz="0" w:space="0" w:color="auto"/>
              </w:divBdr>
            </w:div>
            <w:div w:id="1451706827">
              <w:marLeft w:val="0"/>
              <w:marRight w:val="0"/>
              <w:marTop w:val="0"/>
              <w:marBottom w:val="0"/>
              <w:divBdr>
                <w:top w:val="none" w:sz="0" w:space="0" w:color="auto"/>
                <w:left w:val="none" w:sz="0" w:space="0" w:color="auto"/>
                <w:bottom w:val="none" w:sz="0" w:space="0" w:color="auto"/>
                <w:right w:val="none" w:sz="0" w:space="0" w:color="auto"/>
              </w:divBdr>
            </w:div>
            <w:div w:id="277223254">
              <w:marLeft w:val="0"/>
              <w:marRight w:val="0"/>
              <w:marTop w:val="0"/>
              <w:marBottom w:val="0"/>
              <w:divBdr>
                <w:top w:val="none" w:sz="0" w:space="0" w:color="auto"/>
                <w:left w:val="none" w:sz="0" w:space="0" w:color="auto"/>
                <w:bottom w:val="none" w:sz="0" w:space="0" w:color="auto"/>
                <w:right w:val="none" w:sz="0" w:space="0" w:color="auto"/>
              </w:divBdr>
            </w:div>
            <w:div w:id="1399282240">
              <w:marLeft w:val="0"/>
              <w:marRight w:val="0"/>
              <w:marTop w:val="0"/>
              <w:marBottom w:val="0"/>
              <w:divBdr>
                <w:top w:val="none" w:sz="0" w:space="0" w:color="auto"/>
                <w:left w:val="none" w:sz="0" w:space="0" w:color="auto"/>
                <w:bottom w:val="none" w:sz="0" w:space="0" w:color="auto"/>
                <w:right w:val="none" w:sz="0" w:space="0" w:color="auto"/>
              </w:divBdr>
            </w:div>
            <w:div w:id="1733577472">
              <w:marLeft w:val="0"/>
              <w:marRight w:val="0"/>
              <w:marTop w:val="0"/>
              <w:marBottom w:val="0"/>
              <w:divBdr>
                <w:top w:val="none" w:sz="0" w:space="0" w:color="auto"/>
                <w:left w:val="none" w:sz="0" w:space="0" w:color="auto"/>
                <w:bottom w:val="none" w:sz="0" w:space="0" w:color="auto"/>
                <w:right w:val="none" w:sz="0" w:space="0" w:color="auto"/>
              </w:divBdr>
            </w:div>
            <w:div w:id="1592739357">
              <w:marLeft w:val="0"/>
              <w:marRight w:val="0"/>
              <w:marTop w:val="0"/>
              <w:marBottom w:val="0"/>
              <w:divBdr>
                <w:top w:val="none" w:sz="0" w:space="0" w:color="auto"/>
                <w:left w:val="none" w:sz="0" w:space="0" w:color="auto"/>
                <w:bottom w:val="none" w:sz="0" w:space="0" w:color="auto"/>
                <w:right w:val="none" w:sz="0" w:space="0" w:color="auto"/>
              </w:divBdr>
            </w:div>
            <w:div w:id="1488203532">
              <w:marLeft w:val="0"/>
              <w:marRight w:val="0"/>
              <w:marTop w:val="0"/>
              <w:marBottom w:val="0"/>
              <w:divBdr>
                <w:top w:val="none" w:sz="0" w:space="0" w:color="auto"/>
                <w:left w:val="none" w:sz="0" w:space="0" w:color="auto"/>
                <w:bottom w:val="none" w:sz="0" w:space="0" w:color="auto"/>
                <w:right w:val="none" w:sz="0" w:space="0" w:color="auto"/>
              </w:divBdr>
            </w:div>
            <w:div w:id="1873027937">
              <w:marLeft w:val="0"/>
              <w:marRight w:val="0"/>
              <w:marTop w:val="0"/>
              <w:marBottom w:val="0"/>
              <w:divBdr>
                <w:top w:val="none" w:sz="0" w:space="0" w:color="auto"/>
                <w:left w:val="none" w:sz="0" w:space="0" w:color="auto"/>
                <w:bottom w:val="none" w:sz="0" w:space="0" w:color="auto"/>
                <w:right w:val="none" w:sz="0" w:space="0" w:color="auto"/>
              </w:divBdr>
            </w:div>
            <w:div w:id="1636787934">
              <w:marLeft w:val="0"/>
              <w:marRight w:val="0"/>
              <w:marTop w:val="0"/>
              <w:marBottom w:val="0"/>
              <w:divBdr>
                <w:top w:val="none" w:sz="0" w:space="0" w:color="auto"/>
                <w:left w:val="none" w:sz="0" w:space="0" w:color="auto"/>
                <w:bottom w:val="none" w:sz="0" w:space="0" w:color="auto"/>
                <w:right w:val="none" w:sz="0" w:space="0" w:color="auto"/>
              </w:divBdr>
            </w:div>
            <w:div w:id="1783567606">
              <w:marLeft w:val="0"/>
              <w:marRight w:val="0"/>
              <w:marTop w:val="0"/>
              <w:marBottom w:val="0"/>
              <w:divBdr>
                <w:top w:val="none" w:sz="0" w:space="0" w:color="auto"/>
                <w:left w:val="none" w:sz="0" w:space="0" w:color="auto"/>
                <w:bottom w:val="none" w:sz="0" w:space="0" w:color="auto"/>
                <w:right w:val="none" w:sz="0" w:space="0" w:color="auto"/>
              </w:divBdr>
            </w:div>
            <w:div w:id="1034647576">
              <w:marLeft w:val="0"/>
              <w:marRight w:val="0"/>
              <w:marTop w:val="0"/>
              <w:marBottom w:val="0"/>
              <w:divBdr>
                <w:top w:val="none" w:sz="0" w:space="0" w:color="auto"/>
                <w:left w:val="none" w:sz="0" w:space="0" w:color="auto"/>
                <w:bottom w:val="none" w:sz="0" w:space="0" w:color="auto"/>
                <w:right w:val="none" w:sz="0" w:space="0" w:color="auto"/>
              </w:divBdr>
            </w:div>
            <w:div w:id="1849058946">
              <w:marLeft w:val="0"/>
              <w:marRight w:val="0"/>
              <w:marTop w:val="0"/>
              <w:marBottom w:val="0"/>
              <w:divBdr>
                <w:top w:val="none" w:sz="0" w:space="0" w:color="auto"/>
                <w:left w:val="none" w:sz="0" w:space="0" w:color="auto"/>
                <w:bottom w:val="none" w:sz="0" w:space="0" w:color="auto"/>
                <w:right w:val="none" w:sz="0" w:space="0" w:color="auto"/>
              </w:divBdr>
            </w:div>
            <w:div w:id="595871414">
              <w:marLeft w:val="0"/>
              <w:marRight w:val="0"/>
              <w:marTop w:val="0"/>
              <w:marBottom w:val="0"/>
              <w:divBdr>
                <w:top w:val="none" w:sz="0" w:space="0" w:color="auto"/>
                <w:left w:val="none" w:sz="0" w:space="0" w:color="auto"/>
                <w:bottom w:val="none" w:sz="0" w:space="0" w:color="auto"/>
                <w:right w:val="none" w:sz="0" w:space="0" w:color="auto"/>
              </w:divBdr>
            </w:div>
            <w:div w:id="1598824005">
              <w:marLeft w:val="0"/>
              <w:marRight w:val="0"/>
              <w:marTop w:val="0"/>
              <w:marBottom w:val="0"/>
              <w:divBdr>
                <w:top w:val="none" w:sz="0" w:space="0" w:color="auto"/>
                <w:left w:val="none" w:sz="0" w:space="0" w:color="auto"/>
                <w:bottom w:val="none" w:sz="0" w:space="0" w:color="auto"/>
                <w:right w:val="none" w:sz="0" w:space="0" w:color="auto"/>
              </w:divBdr>
            </w:div>
            <w:div w:id="1279491598">
              <w:marLeft w:val="0"/>
              <w:marRight w:val="0"/>
              <w:marTop w:val="0"/>
              <w:marBottom w:val="0"/>
              <w:divBdr>
                <w:top w:val="none" w:sz="0" w:space="0" w:color="auto"/>
                <w:left w:val="none" w:sz="0" w:space="0" w:color="auto"/>
                <w:bottom w:val="none" w:sz="0" w:space="0" w:color="auto"/>
                <w:right w:val="none" w:sz="0" w:space="0" w:color="auto"/>
              </w:divBdr>
            </w:div>
            <w:div w:id="2067946806">
              <w:marLeft w:val="0"/>
              <w:marRight w:val="0"/>
              <w:marTop w:val="0"/>
              <w:marBottom w:val="0"/>
              <w:divBdr>
                <w:top w:val="none" w:sz="0" w:space="0" w:color="auto"/>
                <w:left w:val="none" w:sz="0" w:space="0" w:color="auto"/>
                <w:bottom w:val="none" w:sz="0" w:space="0" w:color="auto"/>
                <w:right w:val="none" w:sz="0" w:space="0" w:color="auto"/>
              </w:divBdr>
            </w:div>
            <w:div w:id="332530465">
              <w:marLeft w:val="0"/>
              <w:marRight w:val="0"/>
              <w:marTop w:val="0"/>
              <w:marBottom w:val="0"/>
              <w:divBdr>
                <w:top w:val="none" w:sz="0" w:space="0" w:color="auto"/>
                <w:left w:val="none" w:sz="0" w:space="0" w:color="auto"/>
                <w:bottom w:val="none" w:sz="0" w:space="0" w:color="auto"/>
                <w:right w:val="none" w:sz="0" w:space="0" w:color="auto"/>
              </w:divBdr>
            </w:div>
            <w:div w:id="532808050">
              <w:marLeft w:val="0"/>
              <w:marRight w:val="0"/>
              <w:marTop w:val="0"/>
              <w:marBottom w:val="0"/>
              <w:divBdr>
                <w:top w:val="none" w:sz="0" w:space="0" w:color="auto"/>
                <w:left w:val="none" w:sz="0" w:space="0" w:color="auto"/>
                <w:bottom w:val="none" w:sz="0" w:space="0" w:color="auto"/>
                <w:right w:val="none" w:sz="0" w:space="0" w:color="auto"/>
              </w:divBdr>
            </w:div>
            <w:div w:id="92405814">
              <w:marLeft w:val="0"/>
              <w:marRight w:val="0"/>
              <w:marTop w:val="0"/>
              <w:marBottom w:val="0"/>
              <w:divBdr>
                <w:top w:val="none" w:sz="0" w:space="0" w:color="auto"/>
                <w:left w:val="none" w:sz="0" w:space="0" w:color="auto"/>
                <w:bottom w:val="none" w:sz="0" w:space="0" w:color="auto"/>
                <w:right w:val="none" w:sz="0" w:space="0" w:color="auto"/>
              </w:divBdr>
            </w:div>
            <w:div w:id="829826961">
              <w:marLeft w:val="0"/>
              <w:marRight w:val="0"/>
              <w:marTop w:val="0"/>
              <w:marBottom w:val="0"/>
              <w:divBdr>
                <w:top w:val="none" w:sz="0" w:space="0" w:color="auto"/>
                <w:left w:val="none" w:sz="0" w:space="0" w:color="auto"/>
                <w:bottom w:val="none" w:sz="0" w:space="0" w:color="auto"/>
                <w:right w:val="none" w:sz="0" w:space="0" w:color="auto"/>
              </w:divBdr>
            </w:div>
            <w:div w:id="1969243514">
              <w:marLeft w:val="0"/>
              <w:marRight w:val="0"/>
              <w:marTop w:val="0"/>
              <w:marBottom w:val="0"/>
              <w:divBdr>
                <w:top w:val="none" w:sz="0" w:space="0" w:color="auto"/>
                <w:left w:val="none" w:sz="0" w:space="0" w:color="auto"/>
                <w:bottom w:val="none" w:sz="0" w:space="0" w:color="auto"/>
                <w:right w:val="none" w:sz="0" w:space="0" w:color="auto"/>
              </w:divBdr>
            </w:div>
            <w:div w:id="2068842821">
              <w:marLeft w:val="0"/>
              <w:marRight w:val="0"/>
              <w:marTop w:val="0"/>
              <w:marBottom w:val="0"/>
              <w:divBdr>
                <w:top w:val="none" w:sz="0" w:space="0" w:color="auto"/>
                <w:left w:val="none" w:sz="0" w:space="0" w:color="auto"/>
                <w:bottom w:val="none" w:sz="0" w:space="0" w:color="auto"/>
                <w:right w:val="none" w:sz="0" w:space="0" w:color="auto"/>
              </w:divBdr>
            </w:div>
            <w:div w:id="952176002">
              <w:marLeft w:val="0"/>
              <w:marRight w:val="0"/>
              <w:marTop w:val="0"/>
              <w:marBottom w:val="0"/>
              <w:divBdr>
                <w:top w:val="none" w:sz="0" w:space="0" w:color="auto"/>
                <w:left w:val="none" w:sz="0" w:space="0" w:color="auto"/>
                <w:bottom w:val="none" w:sz="0" w:space="0" w:color="auto"/>
                <w:right w:val="none" w:sz="0" w:space="0" w:color="auto"/>
              </w:divBdr>
            </w:div>
            <w:div w:id="902568771">
              <w:marLeft w:val="0"/>
              <w:marRight w:val="0"/>
              <w:marTop w:val="0"/>
              <w:marBottom w:val="0"/>
              <w:divBdr>
                <w:top w:val="none" w:sz="0" w:space="0" w:color="auto"/>
                <w:left w:val="none" w:sz="0" w:space="0" w:color="auto"/>
                <w:bottom w:val="none" w:sz="0" w:space="0" w:color="auto"/>
                <w:right w:val="none" w:sz="0" w:space="0" w:color="auto"/>
              </w:divBdr>
            </w:div>
            <w:div w:id="1953397268">
              <w:marLeft w:val="0"/>
              <w:marRight w:val="0"/>
              <w:marTop w:val="0"/>
              <w:marBottom w:val="0"/>
              <w:divBdr>
                <w:top w:val="none" w:sz="0" w:space="0" w:color="auto"/>
                <w:left w:val="none" w:sz="0" w:space="0" w:color="auto"/>
                <w:bottom w:val="none" w:sz="0" w:space="0" w:color="auto"/>
                <w:right w:val="none" w:sz="0" w:space="0" w:color="auto"/>
              </w:divBdr>
            </w:div>
            <w:div w:id="1827165578">
              <w:marLeft w:val="0"/>
              <w:marRight w:val="0"/>
              <w:marTop w:val="0"/>
              <w:marBottom w:val="0"/>
              <w:divBdr>
                <w:top w:val="none" w:sz="0" w:space="0" w:color="auto"/>
                <w:left w:val="none" w:sz="0" w:space="0" w:color="auto"/>
                <w:bottom w:val="none" w:sz="0" w:space="0" w:color="auto"/>
                <w:right w:val="none" w:sz="0" w:space="0" w:color="auto"/>
              </w:divBdr>
            </w:div>
            <w:div w:id="945163461">
              <w:marLeft w:val="0"/>
              <w:marRight w:val="0"/>
              <w:marTop w:val="0"/>
              <w:marBottom w:val="0"/>
              <w:divBdr>
                <w:top w:val="none" w:sz="0" w:space="0" w:color="auto"/>
                <w:left w:val="none" w:sz="0" w:space="0" w:color="auto"/>
                <w:bottom w:val="none" w:sz="0" w:space="0" w:color="auto"/>
                <w:right w:val="none" w:sz="0" w:space="0" w:color="auto"/>
              </w:divBdr>
            </w:div>
            <w:div w:id="2013993665">
              <w:marLeft w:val="0"/>
              <w:marRight w:val="0"/>
              <w:marTop w:val="0"/>
              <w:marBottom w:val="0"/>
              <w:divBdr>
                <w:top w:val="none" w:sz="0" w:space="0" w:color="auto"/>
                <w:left w:val="none" w:sz="0" w:space="0" w:color="auto"/>
                <w:bottom w:val="none" w:sz="0" w:space="0" w:color="auto"/>
                <w:right w:val="none" w:sz="0" w:space="0" w:color="auto"/>
              </w:divBdr>
            </w:div>
            <w:div w:id="1741295762">
              <w:marLeft w:val="0"/>
              <w:marRight w:val="0"/>
              <w:marTop w:val="0"/>
              <w:marBottom w:val="0"/>
              <w:divBdr>
                <w:top w:val="none" w:sz="0" w:space="0" w:color="auto"/>
                <w:left w:val="none" w:sz="0" w:space="0" w:color="auto"/>
                <w:bottom w:val="none" w:sz="0" w:space="0" w:color="auto"/>
                <w:right w:val="none" w:sz="0" w:space="0" w:color="auto"/>
              </w:divBdr>
            </w:div>
            <w:div w:id="780759748">
              <w:marLeft w:val="0"/>
              <w:marRight w:val="0"/>
              <w:marTop w:val="0"/>
              <w:marBottom w:val="0"/>
              <w:divBdr>
                <w:top w:val="none" w:sz="0" w:space="0" w:color="auto"/>
                <w:left w:val="none" w:sz="0" w:space="0" w:color="auto"/>
                <w:bottom w:val="none" w:sz="0" w:space="0" w:color="auto"/>
                <w:right w:val="none" w:sz="0" w:space="0" w:color="auto"/>
              </w:divBdr>
            </w:div>
            <w:div w:id="2052684376">
              <w:marLeft w:val="0"/>
              <w:marRight w:val="0"/>
              <w:marTop w:val="0"/>
              <w:marBottom w:val="0"/>
              <w:divBdr>
                <w:top w:val="none" w:sz="0" w:space="0" w:color="auto"/>
                <w:left w:val="none" w:sz="0" w:space="0" w:color="auto"/>
                <w:bottom w:val="none" w:sz="0" w:space="0" w:color="auto"/>
                <w:right w:val="none" w:sz="0" w:space="0" w:color="auto"/>
              </w:divBdr>
            </w:div>
            <w:div w:id="1073042240">
              <w:marLeft w:val="0"/>
              <w:marRight w:val="0"/>
              <w:marTop w:val="0"/>
              <w:marBottom w:val="0"/>
              <w:divBdr>
                <w:top w:val="none" w:sz="0" w:space="0" w:color="auto"/>
                <w:left w:val="none" w:sz="0" w:space="0" w:color="auto"/>
                <w:bottom w:val="none" w:sz="0" w:space="0" w:color="auto"/>
                <w:right w:val="none" w:sz="0" w:space="0" w:color="auto"/>
              </w:divBdr>
            </w:div>
            <w:div w:id="1467625053">
              <w:marLeft w:val="0"/>
              <w:marRight w:val="0"/>
              <w:marTop w:val="0"/>
              <w:marBottom w:val="0"/>
              <w:divBdr>
                <w:top w:val="none" w:sz="0" w:space="0" w:color="auto"/>
                <w:left w:val="none" w:sz="0" w:space="0" w:color="auto"/>
                <w:bottom w:val="none" w:sz="0" w:space="0" w:color="auto"/>
                <w:right w:val="none" w:sz="0" w:space="0" w:color="auto"/>
              </w:divBdr>
            </w:div>
            <w:div w:id="842206656">
              <w:marLeft w:val="0"/>
              <w:marRight w:val="0"/>
              <w:marTop w:val="0"/>
              <w:marBottom w:val="0"/>
              <w:divBdr>
                <w:top w:val="none" w:sz="0" w:space="0" w:color="auto"/>
                <w:left w:val="none" w:sz="0" w:space="0" w:color="auto"/>
                <w:bottom w:val="none" w:sz="0" w:space="0" w:color="auto"/>
                <w:right w:val="none" w:sz="0" w:space="0" w:color="auto"/>
              </w:divBdr>
            </w:div>
            <w:div w:id="2042897039">
              <w:marLeft w:val="0"/>
              <w:marRight w:val="0"/>
              <w:marTop w:val="0"/>
              <w:marBottom w:val="0"/>
              <w:divBdr>
                <w:top w:val="none" w:sz="0" w:space="0" w:color="auto"/>
                <w:left w:val="none" w:sz="0" w:space="0" w:color="auto"/>
                <w:bottom w:val="none" w:sz="0" w:space="0" w:color="auto"/>
                <w:right w:val="none" w:sz="0" w:space="0" w:color="auto"/>
              </w:divBdr>
            </w:div>
            <w:div w:id="1543251317">
              <w:marLeft w:val="0"/>
              <w:marRight w:val="0"/>
              <w:marTop w:val="0"/>
              <w:marBottom w:val="0"/>
              <w:divBdr>
                <w:top w:val="none" w:sz="0" w:space="0" w:color="auto"/>
                <w:left w:val="none" w:sz="0" w:space="0" w:color="auto"/>
                <w:bottom w:val="none" w:sz="0" w:space="0" w:color="auto"/>
                <w:right w:val="none" w:sz="0" w:space="0" w:color="auto"/>
              </w:divBdr>
            </w:div>
            <w:div w:id="497573460">
              <w:marLeft w:val="0"/>
              <w:marRight w:val="0"/>
              <w:marTop w:val="0"/>
              <w:marBottom w:val="0"/>
              <w:divBdr>
                <w:top w:val="none" w:sz="0" w:space="0" w:color="auto"/>
                <w:left w:val="none" w:sz="0" w:space="0" w:color="auto"/>
                <w:bottom w:val="none" w:sz="0" w:space="0" w:color="auto"/>
                <w:right w:val="none" w:sz="0" w:space="0" w:color="auto"/>
              </w:divBdr>
            </w:div>
            <w:div w:id="1757246378">
              <w:marLeft w:val="0"/>
              <w:marRight w:val="0"/>
              <w:marTop w:val="0"/>
              <w:marBottom w:val="0"/>
              <w:divBdr>
                <w:top w:val="none" w:sz="0" w:space="0" w:color="auto"/>
                <w:left w:val="none" w:sz="0" w:space="0" w:color="auto"/>
                <w:bottom w:val="none" w:sz="0" w:space="0" w:color="auto"/>
                <w:right w:val="none" w:sz="0" w:space="0" w:color="auto"/>
              </w:divBdr>
            </w:div>
            <w:div w:id="1604653738">
              <w:marLeft w:val="0"/>
              <w:marRight w:val="0"/>
              <w:marTop w:val="0"/>
              <w:marBottom w:val="0"/>
              <w:divBdr>
                <w:top w:val="none" w:sz="0" w:space="0" w:color="auto"/>
                <w:left w:val="none" w:sz="0" w:space="0" w:color="auto"/>
                <w:bottom w:val="none" w:sz="0" w:space="0" w:color="auto"/>
                <w:right w:val="none" w:sz="0" w:space="0" w:color="auto"/>
              </w:divBdr>
            </w:div>
            <w:div w:id="224729870">
              <w:marLeft w:val="0"/>
              <w:marRight w:val="0"/>
              <w:marTop w:val="0"/>
              <w:marBottom w:val="0"/>
              <w:divBdr>
                <w:top w:val="none" w:sz="0" w:space="0" w:color="auto"/>
                <w:left w:val="none" w:sz="0" w:space="0" w:color="auto"/>
                <w:bottom w:val="none" w:sz="0" w:space="0" w:color="auto"/>
                <w:right w:val="none" w:sz="0" w:space="0" w:color="auto"/>
              </w:divBdr>
            </w:div>
            <w:div w:id="111363022">
              <w:marLeft w:val="0"/>
              <w:marRight w:val="0"/>
              <w:marTop w:val="0"/>
              <w:marBottom w:val="0"/>
              <w:divBdr>
                <w:top w:val="none" w:sz="0" w:space="0" w:color="auto"/>
                <w:left w:val="none" w:sz="0" w:space="0" w:color="auto"/>
                <w:bottom w:val="none" w:sz="0" w:space="0" w:color="auto"/>
                <w:right w:val="none" w:sz="0" w:space="0" w:color="auto"/>
              </w:divBdr>
            </w:div>
            <w:div w:id="1284266134">
              <w:marLeft w:val="0"/>
              <w:marRight w:val="0"/>
              <w:marTop w:val="0"/>
              <w:marBottom w:val="0"/>
              <w:divBdr>
                <w:top w:val="none" w:sz="0" w:space="0" w:color="auto"/>
                <w:left w:val="none" w:sz="0" w:space="0" w:color="auto"/>
                <w:bottom w:val="none" w:sz="0" w:space="0" w:color="auto"/>
                <w:right w:val="none" w:sz="0" w:space="0" w:color="auto"/>
              </w:divBdr>
            </w:div>
            <w:div w:id="599530612">
              <w:marLeft w:val="0"/>
              <w:marRight w:val="0"/>
              <w:marTop w:val="0"/>
              <w:marBottom w:val="0"/>
              <w:divBdr>
                <w:top w:val="none" w:sz="0" w:space="0" w:color="auto"/>
                <w:left w:val="none" w:sz="0" w:space="0" w:color="auto"/>
                <w:bottom w:val="none" w:sz="0" w:space="0" w:color="auto"/>
                <w:right w:val="none" w:sz="0" w:space="0" w:color="auto"/>
              </w:divBdr>
            </w:div>
            <w:div w:id="532768903">
              <w:marLeft w:val="0"/>
              <w:marRight w:val="0"/>
              <w:marTop w:val="0"/>
              <w:marBottom w:val="0"/>
              <w:divBdr>
                <w:top w:val="none" w:sz="0" w:space="0" w:color="auto"/>
                <w:left w:val="none" w:sz="0" w:space="0" w:color="auto"/>
                <w:bottom w:val="none" w:sz="0" w:space="0" w:color="auto"/>
                <w:right w:val="none" w:sz="0" w:space="0" w:color="auto"/>
              </w:divBdr>
            </w:div>
            <w:div w:id="425419522">
              <w:marLeft w:val="0"/>
              <w:marRight w:val="0"/>
              <w:marTop w:val="0"/>
              <w:marBottom w:val="0"/>
              <w:divBdr>
                <w:top w:val="none" w:sz="0" w:space="0" w:color="auto"/>
                <w:left w:val="none" w:sz="0" w:space="0" w:color="auto"/>
                <w:bottom w:val="none" w:sz="0" w:space="0" w:color="auto"/>
                <w:right w:val="none" w:sz="0" w:space="0" w:color="auto"/>
              </w:divBdr>
            </w:div>
            <w:div w:id="1528835661">
              <w:marLeft w:val="0"/>
              <w:marRight w:val="0"/>
              <w:marTop w:val="0"/>
              <w:marBottom w:val="0"/>
              <w:divBdr>
                <w:top w:val="none" w:sz="0" w:space="0" w:color="auto"/>
                <w:left w:val="none" w:sz="0" w:space="0" w:color="auto"/>
                <w:bottom w:val="none" w:sz="0" w:space="0" w:color="auto"/>
                <w:right w:val="none" w:sz="0" w:space="0" w:color="auto"/>
              </w:divBdr>
            </w:div>
            <w:div w:id="1524435874">
              <w:marLeft w:val="0"/>
              <w:marRight w:val="0"/>
              <w:marTop w:val="0"/>
              <w:marBottom w:val="0"/>
              <w:divBdr>
                <w:top w:val="none" w:sz="0" w:space="0" w:color="auto"/>
                <w:left w:val="none" w:sz="0" w:space="0" w:color="auto"/>
                <w:bottom w:val="none" w:sz="0" w:space="0" w:color="auto"/>
                <w:right w:val="none" w:sz="0" w:space="0" w:color="auto"/>
              </w:divBdr>
            </w:div>
            <w:div w:id="1497382418">
              <w:marLeft w:val="0"/>
              <w:marRight w:val="0"/>
              <w:marTop w:val="0"/>
              <w:marBottom w:val="0"/>
              <w:divBdr>
                <w:top w:val="none" w:sz="0" w:space="0" w:color="auto"/>
                <w:left w:val="none" w:sz="0" w:space="0" w:color="auto"/>
                <w:bottom w:val="none" w:sz="0" w:space="0" w:color="auto"/>
                <w:right w:val="none" w:sz="0" w:space="0" w:color="auto"/>
              </w:divBdr>
            </w:div>
            <w:div w:id="1401442539">
              <w:marLeft w:val="0"/>
              <w:marRight w:val="0"/>
              <w:marTop w:val="0"/>
              <w:marBottom w:val="0"/>
              <w:divBdr>
                <w:top w:val="none" w:sz="0" w:space="0" w:color="auto"/>
                <w:left w:val="none" w:sz="0" w:space="0" w:color="auto"/>
                <w:bottom w:val="none" w:sz="0" w:space="0" w:color="auto"/>
                <w:right w:val="none" w:sz="0" w:space="0" w:color="auto"/>
              </w:divBdr>
            </w:div>
            <w:div w:id="1543400188">
              <w:marLeft w:val="0"/>
              <w:marRight w:val="0"/>
              <w:marTop w:val="0"/>
              <w:marBottom w:val="0"/>
              <w:divBdr>
                <w:top w:val="none" w:sz="0" w:space="0" w:color="auto"/>
                <w:left w:val="none" w:sz="0" w:space="0" w:color="auto"/>
                <w:bottom w:val="none" w:sz="0" w:space="0" w:color="auto"/>
                <w:right w:val="none" w:sz="0" w:space="0" w:color="auto"/>
              </w:divBdr>
            </w:div>
            <w:div w:id="1966111746">
              <w:marLeft w:val="0"/>
              <w:marRight w:val="0"/>
              <w:marTop w:val="0"/>
              <w:marBottom w:val="0"/>
              <w:divBdr>
                <w:top w:val="none" w:sz="0" w:space="0" w:color="auto"/>
                <w:left w:val="none" w:sz="0" w:space="0" w:color="auto"/>
                <w:bottom w:val="none" w:sz="0" w:space="0" w:color="auto"/>
                <w:right w:val="none" w:sz="0" w:space="0" w:color="auto"/>
              </w:divBdr>
            </w:div>
            <w:div w:id="228421900">
              <w:marLeft w:val="0"/>
              <w:marRight w:val="0"/>
              <w:marTop w:val="0"/>
              <w:marBottom w:val="0"/>
              <w:divBdr>
                <w:top w:val="none" w:sz="0" w:space="0" w:color="auto"/>
                <w:left w:val="none" w:sz="0" w:space="0" w:color="auto"/>
                <w:bottom w:val="none" w:sz="0" w:space="0" w:color="auto"/>
                <w:right w:val="none" w:sz="0" w:space="0" w:color="auto"/>
              </w:divBdr>
            </w:div>
            <w:div w:id="57900239">
              <w:marLeft w:val="0"/>
              <w:marRight w:val="0"/>
              <w:marTop w:val="0"/>
              <w:marBottom w:val="0"/>
              <w:divBdr>
                <w:top w:val="none" w:sz="0" w:space="0" w:color="auto"/>
                <w:left w:val="none" w:sz="0" w:space="0" w:color="auto"/>
                <w:bottom w:val="none" w:sz="0" w:space="0" w:color="auto"/>
                <w:right w:val="none" w:sz="0" w:space="0" w:color="auto"/>
              </w:divBdr>
            </w:div>
            <w:div w:id="105284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2209">
      <w:bodyDiv w:val="1"/>
      <w:marLeft w:val="0"/>
      <w:marRight w:val="0"/>
      <w:marTop w:val="0"/>
      <w:marBottom w:val="0"/>
      <w:divBdr>
        <w:top w:val="none" w:sz="0" w:space="0" w:color="auto"/>
        <w:left w:val="none" w:sz="0" w:space="0" w:color="auto"/>
        <w:bottom w:val="none" w:sz="0" w:space="0" w:color="auto"/>
        <w:right w:val="none" w:sz="0" w:space="0" w:color="auto"/>
      </w:divBdr>
    </w:div>
    <w:div w:id="2104719169">
      <w:bodyDiv w:val="1"/>
      <w:marLeft w:val="0"/>
      <w:marRight w:val="0"/>
      <w:marTop w:val="0"/>
      <w:marBottom w:val="0"/>
      <w:divBdr>
        <w:top w:val="none" w:sz="0" w:space="0" w:color="auto"/>
        <w:left w:val="none" w:sz="0" w:space="0" w:color="auto"/>
        <w:bottom w:val="none" w:sz="0" w:space="0" w:color="auto"/>
        <w:right w:val="none" w:sz="0" w:space="0" w:color="auto"/>
      </w:divBdr>
    </w:div>
    <w:div w:id="2131584049">
      <w:bodyDiv w:val="1"/>
      <w:marLeft w:val="0"/>
      <w:marRight w:val="0"/>
      <w:marTop w:val="0"/>
      <w:marBottom w:val="0"/>
      <w:divBdr>
        <w:top w:val="none" w:sz="0" w:space="0" w:color="auto"/>
        <w:left w:val="none" w:sz="0" w:space="0" w:color="auto"/>
        <w:bottom w:val="none" w:sz="0" w:space="0" w:color="auto"/>
        <w:right w:val="none" w:sz="0" w:space="0" w:color="auto"/>
      </w:divBdr>
      <w:divsChild>
        <w:div w:id="152817741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www.adafruit.com/" TargetMode="External"/><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3.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ifttt.com/" TargetMode="External"/><Relationship Id="rId33" Type="http://schemas.openxmlformats.org/officeDocument/2006/relationships/header" Target="header2.xm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6/09/relationships/commentsIds" Target="commentsIds.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16.png"/><Relationship Id="rId37" Type="http://schemas.openxmlformats.org/officeDocument/2006/relationships/hyperlink" Target="https://www.arduino.cc/"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microsoft.com/office/2011/relationships/commentsExtended" Target="commentsExtended.xml"/><Relationship Id="rId36" Type="http://schemas.openxmlformats.org/officeDocument/2006/relationships/hyperlink" Target="https://www.youtube.com/watch?v=Iuxl0k4lnqA&amp;t=264s"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hyperlink" Target="https://www.kobo.com/us/en/author/pradeeka-senevirat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0">
  <b:Source>
    <b:Tag>Tho08</b:Tag>
    <b:SourceType>Report</b:SourceType>
    <b:Guid>{860E41CF-16FE-4152-8EF1-DAF7790C9B74}</b:Guid>
    <b:Author>
      <b:Author>
        <b:NameList>
          <b:Person>
            <b:Last>Exploration</b:Last>
            <b:First>Thornburg</b:First>
            <b:Middle>Center for Space</b:Middle>
          </b:Person>
        </b:NameList>
      </b:Author>
    </b:Author>
    <b:Title>Why STEM Topics are Interrelated: The Importance of Interdisciplinary Studies in K-12 Education</b:Title>
    <b:Year>2008</b:Year>
    <b:RefOrder>1</b:RefOrder>
  </b:Source>
  <b:Source>
    <b:Tag>ACT17</b:Tag>
    <b:SourceType>Report</b:SourceType>
    <b:Guid>{89820746-CBBD-41CE-B11E-DDB4A55DAE44}</b:Guid>
    <b:Author>
      <b:Author>
        <b:NameList>
          <b:Person>
            <b:Last>ACT</b:Last>
          </b:Person>
        </b:NameList>
      </b:Author>
    </b:Author>
    <b:Title>STEM EDUCATION IN THE U.S</b:Title>
    <b:Year>2017</b:Year>
    <b:RefOrder>2</b:RefOrder>
  </b:Source>
  <b:Source>
    <b:Tag>VũH</b:Tag>
    <b:SourceType>Report</b:SourceType>
    <b:Guid>{2A5209EC-06D1-4D7C-B2A0-2846138F1636}</b:Guid>
    <b:Author>
      <b:Author>
        <b:NameList>
          <b:Person>
            <b:Last>Tiến</b:Last>
            <b:First>Vũ</b:First>
            <b:Middle>Hồng</b:Middle>
          </b:Person>
        </b:NameList>
      </b:Author>
    </b:Author>
    <b:Title>Một số phương pháp dạy học tích cực</b:Title>
    <b:RefOrder>3</b:RefOrder>
  </b:Source>
  <b:Source>
    <b:Tag>BỘG18</b:Tag>
    <b:SourceType>ConferenceProceedings</b:SourceType>
    <b:Guid>{FC76BB92-F4C8-426E-93A2-55D250AC31C8}</b:Guid>
    <b:Title>ĐỊNH HƢỚNG  GIÁO DỤC STEM TRONG TRƢỜNG TRUNG HỌC</b:Title>
    <b:Year>2018</b:Year>
    <b:Author>
      <b:Author>
        <b:NameList>
          <b:Person>
            <b:Last>TẠO</b:Last>
            <b:First>BỘ</b:First>
            <b:Middle>GIÁO DỤC VÀ ĐÀO</b:Middle>
          </b:Person>
        </b:NameList>
      </b:Author>
    </b:Author>
    <b:Pages>1-22</b:Pages>
    <b:RefOrder>4</b:RefOrder>
  </b:Source>
  <b:Source>
    <b:Tag>Cur15</b:Tag>
    <b:SourceType>Report</b:SourceType>
    <b:Guid>{B8617BB4-CF76-4582-B718-32652F5D5236}</b:Guid>
    <b:Author>
      <b:Author>
        <b:NameList>
          <b:Person>
            <b:Last>Council</b:Last>
            <b:First>Curriculum</b:First>
            <b:Middle>Development</b:Middle>
          </b:Person>
        </b:NameList>
      </b:Author>
    </b:Author>
    <b:Title>Promotion of STEM Education Unleashing Potential in Innovation</b:Title>
    <b:Year>2015</b:Year>
    <b:RefOrder>5</b:RefOrder>
  </b:Source>
  <b:Source>
    <b:Tag>ARe12</b:Tag>
    <b:SourceType>Book</b:SourceType>
    <b:Guid>{21998965-C17F-49EF-83F5-5F10FA3D966B}</b:Guid>
    <b:Title>STEM Education: Preparing for the Jobs of the Future</b:Title>
    <b:Year>April 2012</b:Year>
    <b:Author>
      <b:Author>
        <b:NameList>
          <b:Person>
            <b:Last>Joint Economic Committee Chairman’s Staff Senator Bob Casey</b:Last>
            <b:First>Chairman</b:First>
          </b:Person>
        </b:NameList>
      </b:Author>
    </b:Author>
    <b:RefOrder>6</b:RefOrder>
  </b:Source>
  <b:Source>
    <b:Tag>htt</b:Tag>
    <b:SourceType>Report</b:SourceType>
    <b:Guid>{61CBFD10-2E50-43A4-BDAD-428D138BFF41}</b:Guid>
    <b:Title>http://thoibaotaichinhvietnam.vn/pages/quoc-te/2015-12-08/10-quoc-gia-co-nen-khoa-hoc-ky-thuat-tien-tien-nhat-the-gioi-26818.aspx</b:Title>
    <b:RefOrder>7</b:RefOrder>
  </b:Source>
  <b:Source>
    <b:Tag>htt1</b:Tag>
    <b:SourceType>Report</b:SourceType>
    <b:Guid>{ABB933E5-F7E4-44B5-84EF-5F381F5B24ED}</b:Guid>
    <b:Title>http://truonghocketnoi.edu.vn/data/thuvien/DongPhD/hoclieu_3650611_1446867073.pdf</b:Title>
    <b:RefOrder>8</b:RefOrder>
  </b:Source>
  <b:Source>
    <b:Tag>Mar09</b:Tag>
    <b:SourceType>ConferenceProceedings</b:SourceType>
    <b:Guid>{26209597-110F-48A2-8895-80B71AC50AD6}</b:Guid>
    <b:Author>
      <b:Author>
        <b:NameList>
          <b:Person>
            <b:Last>Sanders</b:Last>
            <b:First>Mark</b:First>
          </b:Person>
        </b:NameList>
      </b:Author>
    </b:Author>
    <b:Title>STEM, STEM Education, STEMmania</b:Title>
    <b:Year>2009</b:Year>
    <b:RefOrder>9</b:RefOrder>
  </b:Source>
  <b:Source>
    <b:Tag>Ela14</b:Tag>
    <b:SourceType>Report</b:SourceType>
    <b:Guid>{7343838F-09B6-4F45-930B-EB46E6019D3D}</b:Guid>
    <b:Author>
      <b:Author>
        <b:NameList>
          <b:Person>
            <b:Last>Elaine J. Hom</b:Last>
            <b:First>LiveScience</b:First>
            <b:Middle>Contributor</b:Middle>
          </b:Person>
        </b:NameList>
      </b:Author>
    </b:Author>
    <b:Title>What is STEM Education?</b:Title>
    <b:Year>2014</b:Year>
    <b:RefOrder>10</b:RefOrder>
  </b:Source>
  <b:Source>
    <b:Tag>Aus18</b:Tag>
    <b:SourceType>Report</b:SourceType>
    <b:Guid>{2BFA6CC3-63B3-497B-ABB2-DB0803A3B2EB}</b:Guid>
    <b:Author>
      <b:Author>
        <b:NameList>
          <b:Person>
            <b:Last>Research</b:Last>
            <b:First>Australian</b:First>
            <b:Middle>Council for Educational</b:Middle>
          </b:Person>
        </b:NameList>
      </b:Author>
    </b:Author>
    <b:Title>CHALLENGES IN STEM LEARNING IN AUSTRALIAN SCHOOLS</b:Title>
    <b:Year>2018</b:Year>
    <b:RefOrder>11</b:RefOrder>
  </b:Source>
  <b:Source>
    <b:Tag>Hay09</b:Tag>
    <b:SourceType>Report</b:SourceType>
    <b:Guid>{0F34E5B3-78DE-4706-B18A-91C0D2067DBB}</b:Guid>
    <b:Author>
      <b:Author>
        <b:NameList>
          <b:Person>
            <b:Last>Hays Blaine Lantz</b:Last>
            <b:First> Jr., Ed.D</b:First>
          </b:Person>
        </b:NameList>
      </b:Author>
    </b:Author>
    <b:Title>Science, Technology, Engineering, and Mathematics (STEM) Education What Form? What Function?</b:Title>
    <b:Year>2009</b:Year>
    <b:RefOrder>12</b:RefOrder>
  </b:Source>
  <b:Source>
    <b:Tag>htt2</b:Tag>
    <b:SourceType>Report</b:SourceType>
    <b:Guid>{1AB2460A-7503-49F9-922E-ACDAC8EDE7F1}</b:Guid>
    <b:Title>https://hocvienkhampha.edu.vn/hieu-sao-cho-dung-ve-giao-duc-stem</b:Title>
    <b:RefOrder>13</b:RefOrder>
  </b:Source>
  <b:Source>
    <b:Tag>Mar161</b:Tag>
    <b:SourceType>Report</b:SourceType>
    <b:Guid>{18222F38-DD47-436F-BA1F-84CC4AD7F3CB}</b:Guid>
    <b:Author>
      <b:Author>
        <b:NameList>
          <b:Person>
            <b:Last>Windale</b:Last>
            <b:First>Mark</b:First>
          </b:Person>
        </b:NameList>
      </b:Author>
    </b:Author>
    <b:Title>“Giáo dục STEM bồi dưỡng những nhà đổi mới, sáng tạo trong tương lai”, Hội thảo Vai trò của nhà nước và các tổ chức cá nhân có liên quan trong việc xây dựng chiến lược phát triển giáo dục STEM,</b:Title>
    <b:Year>2016</b:Year>
    <b:City>Bộ Giáo dục và Đào tạo - Hội đồng Anh</b:City>
    <b:RefOrder>14</b:RefOrder>
  </b:Source>
  <b:Source>
    <b:Tag>USD071</b:Tag>
    <b:SourceType>Report</b:SourceType>
    <b:Guid>{176E8423-A194-4E06-AA8B-04BAAC668854}</b:Guid>
    <b:Author>
      <b:Author>
        <b:NameList>
          <b:Person>
            <b:Last>Education</b:Last>
            <b:First>U.S.</b:First>
            <b:Middle>Department of</b:Middle>
          </b:Person>
        </b:NameList>
      </b:Author>
    </b:Author>
    <b:Title>Report of the Academic Competitiveness Council</b:Title>
    <b:Year>2007</b:Year>
    <b:RefOrder>15</b:RefOrder>
  </b:Source>
  <b:Source>
    <b:Tag>HồS02</b:Tag>
    <b:SourceType>Report</b:SourceType>
    <b:Guid>{F74E4E41-2438-46BC-B1E0-EB26BF3A145F}</b:Guid>
    <b:Author>
      <b:Author>
        <b:NameList>
          <b:Person>
            <b:Last>biên)</b:Last>
            <b:First>Hồ</b:First>
            <b:Middle>Sĩ Đàm (Chủ</b:Middle>
          </b:Person>
        </b:NameList>
      </b:Author>
    </b:Author>
    <b:Title>Sách giáo viên Tin học </b:Title>
    <b:Year>2002</b:Year>
    <b:City>Nhà xuất bản Giáo dục và Đào tạo</b:City>
    <b:RefOrder>16</b:RefOrder>
  </b:Source>
  <b:Source>
    <b:Tag>Rod061</b:Tag>
    <b:SourceType>Report</b:SourceType>
    <b:Guid>{114EDF09-B806-4472-85A2-1406804CA46B}</b:Guid>
    <b:Author>
      <b:Author>
        <b:NameList>
          <b:Person>
            <b:Last>Rodger W. Bybee</b:Last>
            <b:First>Joseph</b:First>
            <b:Middle>A. Taylor, April Gardner, Pamela Van Scotter, Janet Carlson Powell, Anne Westbrook, and Nancy Landes</b:Middle>
          </b:Person>
        </b:NameList>
      </b:Author>
    </b:Author>
    <b:Title>The BSCS 5E Instructional Model: Origins and Effectiveness</b:Title>
    <b:Year>12 June 2006</b:Year>
    <b:City>Office of Science Education National Institutes of Health</b:City>
    <b:RefOrder>17</b:RefOrder>
  </b:Source>
</b:Sources>
</file>

<file path=customXml/itemProps1.xml><?xml version="1.0" encoding="utf-8"?>
<ds:datastoreItem xmlns:ds="http://schemas.openxmlformats.org/officeDocument/2006/customXml" ds:itemID="{9A89A311-78E4-47BD-BEFE-5105B673A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35</Pages>
  <Words>5058</Words>
  <Characters>28831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Chaau Binh</dc:creator>
  <cp:lastModifiedBy>TV Thanh</cp:lastModifiedBy>
  <cp:revision>35</cp:revision>
  <cp:lastPrinted>2022-05-09T13:30:00Z</cp:lastPrinted>
  <dcterms:created xsi:type="dcterms:W3CDTF">2022-12-21T17:12:00Z</dcterms:created>
  <dcterms:modified xsi:type="dcterms:W3CDTF">2022-12-25T13:47:00Z</dcterms:modified>
</cp:coreProperties>
</file>