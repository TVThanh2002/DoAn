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13" coordsize="21600,21600" o:spt="13.0" adj="16200,5400" path="m@0,l@0@1,0@1,0@2@0@2@0,21600,21600,10800xe">
            <v:stroke joinstyle="miter"/>
            <v:formulas>
              <v:f eqn="val #0"/>
              <v:f eqn="val #1"/>
              <v:f eqn="sum height 0 #1"/>
              <v:f eqn="sum 10800 0 #1"/>
              <v:f eqn="sum width 0 #0"/>
              <v:f eqn="prod @4 @3 10800"/>
              <v:f eqn="sum width 0 @5"/>
            </v:formulas>
            <v:path o:connectangles="270,180,90,0" o:connectlocs="@0,0;0,10800;@0,21600;21600,10800" o:connecttype="custom" textboxrect="0,@1,@6,@2"/>
            <v:handles/>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widowControl w:val="0"/>
        <w:tabs>
          <w:tab w:val="left" w:leader="none" w:pos="993"/>
        </w:tabs>
        <w:spacing w:line="276" w:lineRule="auto"/>
        <w:jc w:val="center"/>
        <w:rPr/>
      </w:pPr>
      <w:r w:rsidDel="00000000" w:rsidR="00000000" w:rsidRPr="00000000">
        <w:rPr>
          <w:rtl w:val="0"/>
        </w:rPr>
        <w:t xml:space="preserve">TRƯỜNG ĐẠI HỌC CÔNG NGHỆ THÔNG TIN</w:t>
        <w:br w:type="textWrapping"/>
        <w:t xml:space="preserve">&amp; TRUYỀN THÔNG VIỆT- HÀN</w:t>
      </w:r>
    </w:p>
    <w:p w:rsidR="00000000" w:rsidDel="00000000" w:rsidP="00000000" w:rsidRDefault="00000000" w:rsidRPr="00000000" w14:paraId="00000003">
      <w:pPr>
        <w:widowControl w:val="0"/>
        <w:tabs>
          <w:tab w:val="left" w:leader="none" w:pos="993"/>
        </w:tabs>
        <w:spacing w:line="276" w:lineRule="auto"/>
        <w:jc w:val="center"/>
        <w:rPr>
          <w:b w:val="1"/>
        </w:rPr>
      </w:pPr>
      <w:r w:rsidDel="00000000" w:rsidR="00000000" w:rsidRPr="00000000">
        <w:rPr>
          <w:b w:val="1"/>
          <w:rtl w:val="0"/>
        </w:rPr>
        <w:t xml:space="preserve">KHOA KỸ THUẬT MÁY TÍNH VÀ ĐIỆN TỬ</w:t>
      </w:r>
    </w:p>
    <w:p w:rsidR="00000000" w:rsidDel="00000000" w:rsidP="00000000" w:rsidRDefault="00000000" w:rsidRPr="00000000" w14:paraId="00000004">
      <w:pPr>
        <w:widowControl w:val="0"/>
        <w:tabs>
          <w:tab w:val="left" w:leader="none" w:pos="993"/>
        </w:tabs>
        <w:spacing w:line="276" w:lineRule="auto"/>
        <w:jc w:val="center"/>
        <w:rPr>
          <w:b w:val="1"/>
        </w:rPr>
      </w:pPr>
      <w:r w:rsidDel="00000000" w:rsidR="00000000" w:rsidRPr="00000000">
        <w:rPr>
          <w:b w:val="1"/>
          <w:rtl w:val="0"/>
        </w:rPr>
        <w:t xml:space="preserve">🙟🕮🙝</w:t>
      </w:r>
    </w:p>
    <w:p w:rsidR="00000000" w:rsidDel="00000000" w:rsidP="00000000" w:rsidRDefault="00000000" w:rsidRPr="00000000" w14:paraId="00000005">
      <w:pPr>
        <w:widowControl w:val="0"/>
        <w:tabs>
          <w:tab w:val="left" w:leader="none" w:pos="993"/>
        </w:tabs>
        <w:spacing w:line="276" w:lineRule="auto"/>
        <w:ind w:firstLine="567"/>
        <w:jc w:val="both"/>
        <w:rPr>
          <w:b w:val="1"/>
        </w:rPr>
      </w:pPr>
      <w:r w:rsidDel="00000000" w:rsidR="00000000" w:rsidRPr="00000000">
        <w:rPr>
          <w:rtl w:val="0"/>
        </w:rPr>
      </w:r>
    </w:p>
    <w:p w:rsidR="00000000" w:rsidDel="00000000" w:rsidP="00000000" w:rsidRDefault="00000000" w:rsidRPr="00000000" w14:paraId="00000006">
      <w:pPr>
        <w:widowControl w:val="0"/>
        <w:tabs>
          <w:tab w:val="left" w:leader="none" w:pos="993"/>
        </w:tabs>
        <w:spacing w:line="276" w:lineRule="auto"/>
        <w:jc w:val="center"/>
        <w:rPr>
          <w:b w:val="1"/>
        </w:rPr>
      </w:pPr>
      <w:r w:rsidDel="00000000" w:rsidR="00000000" w:rsidRPr="00000000">
        <w:rPr>
          <w:b w:val="1"/>
        </w:rPr>
        <w:drawing>
          <wp:inline distB="0" distT="0" distL="0" distR="0">
            <wp:extent cx="1947406" cy="1053516"/>
            <wp:effectExtent b="0" l="0" r="0" t="0"/>
            <wp:docPr id="1981897398" name="image6.png"/>
            <a:graphic>
              <a:graphicData uri="http://schemas.openxmlformats.org/drawingml/2006/picture">
                <pic:pic>
                  <pic:nvPicPr>
                    <pic:cNvPr id="0" name="image6.png"/>
                    <pic:cNvPicPr preferRelativeResize="0"/>
                  </pic:nvPicPr>
                  <pic:blipFill>
                    <a:blip r:embed="rId7"/>
                    <a:srcRect b="6478" l="4307" r="6220" t="5560"/>
                    <a:stretch>
                      <a:fillRect/>
                    </a:stretch>
                  </pic:blipFill>
                  <pic:spPr>
                    <a:xfrm>
                      <a:off x="0" y="0"/>
                      <a:ext cx="1947406" cy="105351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tabs>
          <w:tab w:val="left" w:leader="none" w:pos="993"/>
        </w:tabs>
        <w:spacing w:line="276" w:lineRule="auto"/>
        <w:jc w:val="both"/>
        <w:rPr>
          <w:b w:val="1"/>
          <w:sz w:val="30"/>
          <w:szCs w:val="30"/>
        </w:rPr>
      </w:pPr>
      <w:r w:rsidDel="00000000" w:rsidR="00000000" w:rsidRPr="00000000">
        <w:rPr>
          <w:rtl w:val="0"/>
        </w:rPr>
      </w:r>
    </w:p>
    <w:p w:rsidR="00000000" w:rsidDel="00000000" w:rsidP="00000000" w:rsidRDefault="00000000" w:rsidRPr="00000000" w14:paraId="00000008">
      <w:pPr>
        <w:widowControl w:val="0"/>
        <w:tabs>
          <w:tab w:val="left" w:leader="none" w:pos="993"/>
        </w:tabs>
        <w:spacing w:line="276" w:lineRule="auto"/>
        <w:jc w:val="center"/>
        <w:rPr>
          <w:b w:val="1"/>
          <w:sz w:val="40"/>
          <w:szCs w:val="40"/>
        </w:rPr>
      </w:pPr>
      <w:r w:rsidDel="00000000" w:rsidR="00000000" w:rsidRPr="00000000">
        <w:rPr>
          <w:b w:val="1"/>
          <w:sz w:val="40"/>
          <w:szCs w:val="40"/>
          <w:rtl w:val="0"/>
        </w:rPr>
        <w:t xml:space="preserve">BÁO CÁO</w:t>
      </w:r>
    </w:p>
    <w:p w:rsidR="00000000" w:rsidDel="00000000" w:rsidP="00000000" w:rsidRDefault="00000000" w:rsidRPr="00000000" w14:paraId="00000009">
      <w:pPr>
        <w:widowControl w:val="0"/>
        <w:tabs>
          <w:tab w:val="left" w:leader="none" w:pos="993"/>
        </w:tabs>
        <w:spacing w:line="276" w:lineRule="auto"/>
        <w:jc w:val="center"/>
        <w:rPr>
          <w:b w:val="1"/>
          <w:sz w:val="40"/>
          <w:szCs w:val="40"/>
        </w:rPr>
      </w:pPr>
      <w:r w:rsidDel="00000000" w:rsidR="00000000" w:rsidRPr="00000000">
        <w:rPr>
          <w:b w:val="1"/>
          <w:sz w:val="40"/>
          <w:szCs w:val="40"/>
          <w:rtl w:val="0"/>
        </w:rPr>
        <w:t xml:space="preserve">ĐỒ ÁN CHUYÊN NGÀNH 1</w:t>
      </w:r>
    </w:p>
    <w:p w:rsidR="00000000" w:rsidDel="00000000" w:rsidP="00000000" w:rsidRDefault="00000000" w:rsidRPr="00000000" w14:paraId="0000000A">
      <w:pPr>
        <w:widowControl w:val="0"/>
        <w:tabs>
          <w:tab w:val="left" w:leader="none" w:pos="993"/>
        </w:tabs>
        <w:spacing w:line="276" w:lineRule="auto"/>
        <w:jc w:val="center"/>
        <w:rPr>
          <w:b w:val="1"/>
        </w:rPr>
      </w:pPr>
      <w:r w:rsidDel="00000000" w:rsidR="00000000" w:rsidRPr="00000000">
        <w:rPr>
          <w:rtl w:val="0"/>
        </w:rPr>
      </w:r>
    </w:p>
    <w:p w:rsidR="00000000" w:rsidDel="00000000" w:rsidP="00000000" w:rsidRDefault="00000000" w:rsidRPr="00000000" w14:paraId="0000000B">
      <w:pPr>
        <w:widowControl w:val="0"/>
        <w:tabs>
          <w:tab w:val="left" w:leader="none" w:pos="993"/>
        </w:tabs>
        <w:spacing w:line="276" w:lineRule="auto"/>
        <w:jc w:val="center"/>
        <w:rPr>
          <w:b w:val="1"/>
          <w:sz w:val="32"/>
          <w:szCs w:val="32"/>
        </w:rPr>
      </w:pPr>
      <w:r w:rsidDel="00000000" w:rsidR="00000000" w:rsidRPr="00000000">
        <w:rPr>
          <w:b w:val="1"/>
          <w:sz w:val="32"/>
          <w:szCs w:val="32"/>
          <w:rtl w:val="0"/>
        </w:rPr>
        <w:t xml:space="preserve">ĐỀ TÀI:</w:t>
      </w:r>
    </w:p>
    <w:p w:rsidR="00000000" w:rsidDel="00000000" w:rsidP="00000000" w:rsidRDefault="00000000" w:rsidRPr="00000000" w14:paraId="0000000C">
      <w:pPr>
        <w:widowControl w:val="0"/>
        <w:tabs>
          <w:tab w:val="left" w:leader="none" w:pos="993"/>
        </w:tabs>
        <w:spacing w:line="276" w:lineRule="auto"/>
        <w:jc w:val="center"/>
        <w:rPr>
          <w:b w:val="1"/>
          <w:sz w:val="40"/>
          <w:szCs w:val="40"/>
        </w:rPr>
      </w:pPr>
      <w:r w:rsidDel="00000000" w:rsidR="00000000" w:rsidRPr="00000000">
        <w:rPr>
          <w:b w:val="1"/>
          <w:sz w:val="40"/>
          <w:szCs w:val="40"/>
          <w:rtl w:val="0"/>
        </w:rPr>
        <w:t xml:space="preserve">PHÁT HIỆN ĐÁM CHÁY BẰNG XỬ LÝ ẢNH</w:t>
      </w:r>
    </w:p>
    <w:p w:rsidR="00000000" w:rsidDel="00000000" w:rsidP="00000000" w:rsidRDefault="00000000" w:rsidRPr="00000000" w14:paraId="0000000D">
      <w:pPr>
        <w:widowControl w:val="0"/>
        <w:tabs>
          <w:tab w:val="left" w:leader="none" w:pos="993"/>
        </w:tabs>
        <w:spacing w:line="276" w:lineRule="auto"/>
        <w:jc w:val="both"/>
        <w:rPr>
          <w:b w:val="1"/>
        </w:rPr>
      </w:pPr>
      <w:r w:rsidDel="00000000" w:rsidR="00000000" w:rsidRPr="00000000">
        <w:rPr>
          <w:rtl w:val="0"/>
        </w:rPr>
      </w:r>
    </w:p>
    <w:p w:rsidR="00000000" w:rsidDel="00000000" w:rsidP="00000000" w:rsidRDefault="00000000" w:rsidRPr="00000000" w14:paraId="0000000E">
      <w:pPr>
        <w:widowControl w:val="0"/>
        <w:tabs>
          <w:tab w:val="left" w:leader="none" w:pos="993"/>
        </w:tabs>
        <w:spacing w:line="276" w:lineRule="auto"/>
        <w:ind w:firstLine="567"/>
        <w:jc w:val="both"/>
        <w:rPr>
          <w:b w:val="1"/>
        </w:rPr>
      </w:pPr>
      <w:r w:rsidDel="00000000" w:rsidR="00000000" w:rsidRPr="00000000">
        <w:rPr>
          <w:b w:val="1"/>
          <w:rtl w:val="0"/>
        </w:rPr>
        <w:t xml:space="preserve">    </w:t>
      </w:r>
    </w:p>
    <w:p w:rsidR="00000000" w:rsidDel="00000000" w:rsidP="00000000" w:rsidRDefault="00000000" w:rsidRPr="00000000" w14:paraId="0000000F">
      <w:pPr>
        <w:widowControl w:val="0"/>
        <w:tabs>
          <w:tab w:val="left" w:leader="none" w:pos="993"/>
        </w:tabs>
        <w:spacing w:line="276" w:lineRule="auto"/>
        <w:ind w:firstLine="567"/>
        <w:jc w:val="both"/>
        <w:rPr>
          <w:b w:val="1"/>
        </w:rPr>
      </w:pPr>
      <w:r w:rsidDel="00000000" w:rsidR="00000000" w:rsidRPr="00000000">
        <w:rPr>
          <w:rtl w:val="0"/>
        </w:rPr>
      </w:r>
    </w:p>
    <w:tbl>
      <w:tblPr>
        <w:tblStyle w:val="Table1"/>
        <w:tblW w:w="7433.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91"/>
        <w:gridCol w:w="303"/>
        <w:gridCol w:w="2767"/>
        <w:gridCol w:w="222"/>
        <w:gridCol w:w="1228"/>
        <w:gridCol w:w="222"/>
        <w:tblGridChange w:id="0">
          <w:tblGrid>
            <w:gridCol w:w="2691"/>
            <w:gridCol w:w="303"/>
            <w:gridCol w:w="2767"/>
            <w:gridCol w:w="222"/>
            <w:gridCol w:w="1228"/>
            <w:gridCol w:w="222"/>
          </w:tblGrid>
        </w:tblGridChange>
      </w:tblGrid>
      <w:tr>
        <w:trPr>
          <w:cantSplit w:val="0"/>
          <w:tblHeader w:val="0"/>
        </w:trPr>
        <w:tc>
          <w:tcPr/>
          <w:p w:rsidR="00000000" w:rsidDel="00000000" w:rsidP="00000000" w:rsidRDefault="00000000" w:rsidRPr="00000000" w14:paraId="00000010">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1">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2">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3">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4">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5">
            <w:pPr>
              <w:widowControl w:val="0"/>
              <w:tabs>
                <w:tab w:val="left" w:leader="none" w:pos="993"/>
              </w:tabs>
              <w:spacing w:line="276"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16">
            <w:pPr>
              <w:widowControl w:val="0"/>
              <w:tabs>
                <w:tab w:val="left" w:leader="none" w:pos="993"/>
              </w:tabs>
              <w:spacing w:line="276" w:lineRule="auto"/>
              <w:jc w:val="both"/>
              <w:rPr>
                <w:b w:val="1"/>
              </w:rPr>
            </w:pPr>
            <w:r w:rsidDel="00000000" w:rsidR="00000000" w:rsidRPr="00000000">
              <w:rPr>
                <w:b w:val="1"/>
                <w:rtl w:val="0"/>
              </w:rPr>
              <w:t xml:space="preserve">Sinh viên thực hiện</w:t>
            </w:r>
          </w:p>
        </w:tc>
        <w:tc>
          <w:tcPr/>
          <w:p w:rsidR="00000000" w:rsidDel="00000000" w:rsidP="00000000" w:rsidRDefault="00000000" w:rsidRPr="00000000" w14:paraId="00000017">
            <w:pPr>
              <w:widowControl w:val="0"/>
              <w:tabs>
                <w:tab w:val="left" w:leader="none" w:pos="993"/>
              </w:tabs>
              <w:spacing w:line="276" w:lineRule="auto"/>
              <w:jc w:val="both"/>
              <w:rPr>
                <w:b w:val="1"/>
              </w:rPr>
            </w:pPr>
            <w:r w:rsidDel="00000000" w:rsidR="00000000" w:rsidRPr="00000000">
              <w:rPr>
                <w:b w:val="1"/>
                <w:rtl w:val="0"/>
              </w:rPr>
              <w:t xml:space="preserve">:</w:t>
            </w:r>
          </w:p>
        </w:tc>
        <w:tc>
          <w:tcPr/>
          <w:p w:rsidR="00000000" w:rsidDel="00000000" w:rsidP="00000000" w:rsidRDefault="00000000" w:rsidRPr="00000000" w14:paraId="00000018">
            <w:pPr>
              <w:widowControl w:val="0"/>
              <w:tabs>
                <w:tab w:val="left" w:leader="none" w:pos="993"/>
              </w:tabs>
              <w:spacing w:line="276" w:lineRule="auto"/>
              <w:jc w:val="both"/>
              <w:rPr>
                <w:b w:val="1"/>
              </w:rPr>
            </w:pPr>
            <w:r w:rsidDel="00000000" w:rsidR="00000000" w:rsidRPr="00000000">
              <w:rPr>
                <w:b w:val="1"/>
                <w:rtl w:val="0"/>
              </w:rPr>
              <w:t xml:space="preserve">Trần Văn Thanh</w:t>
            </w:r>
          </w:p>
        </w:tc>
        <w:tc>
          <w:tcPr/>
          <w:p w:rsidR="00000000" w:rsidDel="00000000" w:rsidP="00000000" w:rsidRDefault="00000000" w:rsidRPr="00000000" w14:paraId="00000019">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A">
            <w:pPr>
              <w:widowControl w:val="0"/>
              <w:tabs>
                <w:tab w:val="left" w:leader="none" w:pos="993"/>
              </w:tabs>
              <w:spacing w:line="276" w:lineRule="auto"/>
              <w:jc w:val="both"/>
              <w:rPr>
                <w:b w:val="1"/>
              </w:rPr>
            </w:pPr>
            <w:r w:rsidDel="00000000" w:rsidR="00000000" w:rsidRPr="00000000">
              <w:rPr>
                <w:b w:val="1"/>
                <w:rtl w:val="0"/>
              </w:rPr>
              <w:t xml:space="preserve">20CE044</w:t>
            </w:r>
          </w:p>
        </w:tc>
        <w:tc>
          <w:tcPr/>
          <w:p w:rsidR="00000000" w:rsidDel="00000000" w:rsidP="00000000" w:rsidRDefault="00000000" w:rsidRPr="00000000" w14:paraId="0000001B">
            <w:pPr>
              <w:widowControl w:val="0"/>
              <w:tabs>
                <w:tab w:val="left" w:leader="none" w:pos="993"/>
              </w:tabs>
              <w:spacing w:line="276"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1C">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D">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1E">
            <w:pPr>
              <w:widowControl w:val="0"/>
              <w:tabs>
                <w:tab w:val="left" w:leader="none" w:pos="993"/>
              </w:tabs>
              <w:spacing w:line="276" w:lineRule="auto"/>
              <w:jc w:val="both"/>
              <w:rPr>
                <w:b w:val="1"/>
              </w:rPr>
            </w:pPr>
            <w:r w:rsidDel="00000000" w:rsidR="00000000" w:rsidRPr="00000000">
              <w:rPr>
                <w:b w:val="1"/>
                <w:rtl w:val="0"/>
              </w:rPr>
              <w:t xml:space="preserve">Trần Huỳnh Anh Nhật</w:t>
            </w:r>
          </w:p>
        </w:tc>
        <w:tc>
          <w:tcPr/>
          <w:p w:rsidR="00000000" w:rsidDel="00000000" w:rsidP="00000000" w:rsidRDefault="00000000" w:rsidRPr="00000000" w14:paraId="0000001F">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20">
            <w:pPr>
              <w:widowControl w:val="0"/>
              <w:tabs>
                <w:tab w:val="left" w:leader="none" w:pos="993"/>
              </w:tabs>
              <w:spacing w:line="276" w:lineRule="auto"/>
              <w:jc w:val="both"/>
              <w:rPr>
                <w:b w:val="1"/>
              </w:rPr>
            </w:pPr>
            <w:r w:rsidDel="00000000" w:rsidR="00000000" w:rsidRPr="00000000">
              <w:rPr>
                <w:b w:val="1"/>
                <w:rtl w:val="0"/>
              </w:rPr>
              <w:t xml:space="preserve">20CE040</w:t>
            </w:r>
          </w:p>
        </w:tc>
        <w:tc>
          <w:tcPr/>
          <w:p w:rsidR="00000000" w:rsidDel="00000000" w:rsidP="00000000" w:rsidRDefault="00000000" w:rsidRPr="00000000" w14:paraId="00000021">
            <w:pPr>
              <w:widowControl w:val="0"/>
              <w:tabs>
                <w:tab w:val="left" w:leader="none" w:pos="993"/>
              </w:tabs>
              <w:spacing w:line="276"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22">
            <w:pPr>
              <w:widowControl w:val="0"/>
              <w:tabs>
                <w:tab w:val="left" w:leader="none" w:pos="993"/>
              </w:tabs>
              <w:spacing w:line="276" w:lineRule="auto"/>
              <w:jc w:val="both"/>
              <w:rPr>
                <w:b w:val="1"/>
              </w:rPr>
            </w:pPr>
            <w:r w:rsidDel="00000000" w:rsidR="00000000" w:rsidRPr="00000000">
              <w:rPr>
                <w:b w:val="1"/>
                <w:rtl w:val="0"/>
              </w:rPr>
              <w:t xml:space="preserve">Lớp</w:t>
            </w:r>
          </w:p>
        </w:tc>
        <w:tc>
          <w:tcPr/>
          <w:p w:rsidR="00000000" w:rsidDel="00000000" w:rsidP="00000000" w:rsidRDefault="00000000" w:rsidRPr="00000000" w14:paraId="00000023">
            <w:pPr>
              <w:widowControl w:val="0"/>
              <w:tabs>
                <w:tab w:val="left" w:leader="none" w:pos="993"/>
              </w:tabs>
              <w:spacing w:line="276" w:lineRule="auto"/>
              <w:jc w:val="both"/>
              <w:rPr>
                <w:b w:val="1"/>
              </w:rPr>
            </w:pPr>
            <w:r w:rsidDel="00000000" w:rsidR="00000000" w:rsidRPr="00000000">
              <w:rPr>
                <w:b w:val="1"/>
                <w:rtl w:val="0"/>
              </w:rPr>
              <w:t xml:space="preserve">:</w:t>
            </w:r>
          </w:p>
        </w:tc>
        <w:tc>
          <w:tcPr/>
          <w:p w:rsidR="00000000" w:rsidDel="00000000" w:rsidP="00000000" w:rsidRDefault="00000000" w:rsidRPr="00000000" w14:paraId="00000024">
            <w:pPr>
              <w:widowControl w:val="0"/>
              <w:tabs>
                <w:tab w:val="left" w:leader="none" w:pos="993"/>
              </w:tabs>
              <w:spacing w:line="276" w:lineRule="auto"/>
              <w:jc w:val="both"/>
              <w:rPr>
                <w:b w:val="1"/>
              </w:rPr>
            </w:pPr>
            <w:r w:rsidDel="00000000" w:rsidR="00000000" w:rsidRPr="00000000">
              <w:rPr>
                <w:b w:val="1"/>
                <w:rtl w:val="0"/>
              </w:rPr>
              <w:t xml:space="preserve">20CE</w:t>
            </w:r>
          </w:p>
        </w:tc>
        <w:tc>
          <w:tcPr/>
          <w:p w:rsidR="00000000" w:rsidDel="00000000" w:rsidP="00000000" w:rsidRDefault="00000000" w:rsidRPr="00000000" w14:paraId="00000025">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26">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27">
            <w:pPr>
              <w:widowControl w:val="0"/>
              <w:tabs>
                <w:tab w:val="left" w:leader="none" w:pos="993"/>
              </w:tabs>
              <w:spacing w:line="276"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28">
            <w:pPr>
              <w:widowControl w:val="0"/>
              <w:tabs>
                <w:tab w:val="left" w:leader="none" w:pos="993"/>
              </w:tabs>
              <w:spacing w:line="276" w:lineRule="auto"/>
              <w:jc w:val="both"/>
              <w:rPr>
                <w:b w:val="1"/>
              </w:rPr>
            </w:pPr>
            <w:r w:rsidDel="00000000" w:rsidR="00000000" w:rsidRPr="00000000">
              <w:rPr>
                <w:b w:val="1"/>
                <w:rtl w:val="0"/>
              </w:rPr>
              <w:t xml:space="preserve">Giảng viên hướng dẫn</w:t>
            </w:r>
          </w:p>
        </w:tc>
        <w:tc>
          <w:tcPr/>
          <w:p w:rsidR="00000000" w:rsidDel="00000000" w:rsidP="00000000" w:rsidRDefault="00000000" w:rsidRPr="00000000" w14:paraId="00000029">
            <w:pPr>
              <w:widowControl w:val="0"/>
              <w:tabs>
                <w:tab w:val="left" w:leader="none" w:pos="993"/>
              </w:tabs>
              <w:spacing w:line="276" w:lineRule="auto"/>
              <w:jc w:val="both"/>
              <w:rPr>
                <w:b w:val="1"/>
              </w:rPr>
            </w:pPr>
            <w:r w:rsidDel="00000000" w:rsidR="00000000" w:rsidRPr="00000000">
              <w:rPr>
                <w:b w:val="1"/>
                <w:rtl w:val="0"/>
              </w:rPr>
              <w:t xml:space="preserve">:</w:t>
            </w:r>
          </w:p>
        </w:tc>
        <w:tc>
          <w:tcPr/>
          <w:p w:rsidR="00000000" w:rsidDel="00000000" w:rsidP="00000000" w:rsidRDefault="00000000" w:rsidRPr="00000000" w14:paraId="0000002A">
            <w:pPr>
              <w:widowControl w:val="0"/>
              <w:tabs>
                <w:tab w:val="left" w:leader="none" w:pos="993"/>
              </w:tabs>
              <w:spacing w:line="276" w:lineRule="auto"/>
              <w:jc w:val="both"/>
              <w:rPr>
                <w:b w:val="1"/>
              </w:rPr>
            </w:pPr>
            <w:r w:rsidDel="00000000" w:rsidR="00000000" w:rsidRPr="00000000">
              <w:rPr>
                <w:b w:val="1"/>
                <w:rtl w:val="0"/>
              </w:rPr>
              <w:t xml:space="preserve">ThS. Trần Thu Thủy</w:t>
            </w:r>
          </w:p>
        </w:tc>
        <w:tc>
          <w:tcPr/>
          <w:p w:rsidR="00000000" w:rsidDel="00000000" w:rsidP="00000000" w:rsidRDefault="00000000" w:rsidRPr="00000000" w14:paraId="0000002B">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2C">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2D">
            <w:pPr>
              <w:widowControl w:val="0"/>
              <w:tabs>
                <w:tab w:val="left" w:leader="none" w:pos="993"/>
              </w:tabs>
              <w:spacing w:line="276" w:lineRule="auto"/>
              <w:jc w:val="both"/>
              <w:rPr>
                <w:b w:val="1"/>
              </w:rPr>
            </w:pPr>
            <w:r w:rsidDel="00000000" w:rsidR="00000000" w:rsidRPr="00000000">
              <w:rPr>
                <w:rtl w:val="0"/>
              </w:rPr>
            </w:r>
          </w:p>
        </w:tc>
      </w:tr>
    </w:tbl>
    <w:p w:rsidR="00000000" w:rsidDel="00000000" w:rsidP="00000000" w:rsidRDefault="00000000" w:rsidRPr="00000000" w14:paraId="0000002E">
      <w:pPr>
        <w:widowControl w:val="0"/>
        <w:tabs>
          <w:tab w:val="left" w:leader="none" w:pos="993"/>
        </w:tabs>
        <w:spacing w:line="276" w:lineRule="auto"/>
        <w:jc w:val="center"/>
        <w:rPr>
          <w:b w:val="1"/>
        </w:rPr>
      </w:pPr>
      <w:r w:rsidDel="00000000" w:rsidR="00000000" w:rsidRPr="00000000">
        <w:rPr>
          <w:rtl w:val="0"/>
        </w:rPr>
      </w:r>
    </w:p>
    <w:p w:rsidR="00000000" w:rsidDel="00000000" w:rsidP="00000000" w:rsidRDefault="00000000" w:rsidRPr="00000000" w14:paraId="0000002F">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0">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1">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2">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3">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4">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5">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6">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7">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8">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39">
      <w:pPr>
        <w:widowControl w:val="0"/>
        <w:spacing w:line="276" w:lineRule="auto"/>
        <w:jc w:val="center"/>
        <w:rPr/>
        <w:sectPr>
          <w:pgSz w:h="16840" w:w="11907" w:orient="portrait"/>
          <w:pgMar w:bottom="1134" w:top="1134" w:left="1701" w:right="1134" w:header="720" w:footer="720"/>
          <w:pgNumType w:start="1"/>
        </w:sectPr>
      </w:pPr>
      <w:r w:rsidDel="00000000" w:rsidR="00000000" w:rsidRPr="00000000">
        <w:rPr>
          <w:b w:val="1"/>
          <w:i w:val="1"/>
          <w:rtl w:val="0"/>
        </w:rPr>
        <w:t xml:space="preserve">Đà Nẵng, tháng 05 năm 2023</w:t>
      </w:r>
      <w:r w:rsidDel="00000000" w:rsidR="00000000" w:rsidRPr="00000000">
        <w:rPr>
          <w:rtl w:val="0"/>
        </w:rPr>
      </w:r>
    </w:p>
    <w:p w:rsidR="00000000" w:rsidDel="00000000" w:rsidP="00000000" w:rsidRDefault="00000000" w:rsidRPr="00000000" w14:paraId="0000003A">
      <w:pPr>
        <w:spacing w:line="360" w:lineRule="auto"/>
        <w:rPr>
          <w:b w:val="1"/>
        </w:rPr>
      </w:pPr>
      <w:r w:rsidDel="00000000" w:rsidR="00000000" w:rsidRPr="00000000">
        <w:rPr>
          <w:rtl w:val="0"/>
        </w:rPr>
      </w:r>
    </w:p>
    <w:p w:rsidR="00000000" w:rsidDel="00000000" w:rsidP="00000000" w:rsidRDefault="00000000" w:rsidRPr="00000000" w14:paraId="0000003B">
      <w:pPr>
        <w:spacing w:before="240" w:lineRule="auto"/>
        <w:jc w:val="center"/>
        <w:rPr>
          <w:sz w:val="32"/>
          <w:szCs w:val="32"/>
        </w:rPr>
      </w:pPr>
      <w:r w:rsidDel="00000000" w:rsidR="00000000" w:rsidRPr="00000000">
        <w:rPr>
          <w:rtl w:val="0"/>
        </w:rPr>
        <w:t xml:space="preserve">TRƯỜNG ĐẠI HỌC CÔNG NGHỆ THÔNG TIN &amp;</w:t>
      </w:r>
      <w:r w:rsidDel="00000000" w:rsidR="00000000" w:rsidRPr="00000000">
        <w:rPr>
          <w:rtl w:val="0"/>
        </w:rPr>
      </w:r>
    </w:p>
    <w:p w:rsidR="00000000" w:rsidDel="00000000" w:rsidP="00000000" w:rsidRDefault="00000000" w:rsidRPr="00000000" w14:paraId="0000003C">
      <w:pPr>
        <w:keepNext w:val="1"/>
        <w:spacing w:before="120" w:line="360" w:lineRule="auto"/>
        <w:jc w:val="center"/>
        <w:rPr/>
      </w:pPr>
      <w:r w:rsidDel="00000000" w:rsidR="00000000" w:rsidRPr="00000000">
        <w:rPr>
          <w:rtl w:val="0"/>
        </w:rPr>
        <w:t xml:space="preserve">TRUYỀN THÔNG VIỆT - HÀN</w:t>
      </w:r>
    </w:p>
    <w:p w:rsidR="00000000" w:rsidDel="00000000" w:rsidP="00000000" w:rsidRDefault="00000000" w:rsidRPr="00000000" w14:paraId="0000003D">
      <w:pPr>
        <w:widowControl w:val="0"/>
        <w:tabs>
          <w:tab w:val="left" w:leader="none" w:pos="993"/>
        </w:tabs>
        <w:spacing w:line="276" w:lineRule="auto"/>
        <w:jc w:val="center"/>
        <w:rPr>
          <w:b w:val="1"/>
        </w:rPr>
      </w:pPr>
      <w:r w:rsidDel="00000000" w:rsidR="00000000" w:rsidRPr="00000000">
        <w:rPr>
          <w:b w:val="1"/>
          <w:rtl w:val="0"/>
        </w:rPr>
        <w:t xml:space="preserve">KHOA KỸ THUẬT MÁY TÍNH VÀ ĐIỆN TỬ</w:t>
      </w:r>
    </w:p>
    <w:p w:rsidR="00000000" w:rsidDel="00000000" w:rsidP="00000000" w:rsidRDefault="00000000" w:rsidRPr="00000000" w14:paraId="0000003E">
      <w:pPr>
        <w:keepNext w:val="1"/>
        <w:spacing w:before="120" w:line="360" w:lineRule="auto"/>
        <w:jc w:val="center"/>
        <w:rPr/>
      </w:pPr>
      <w:r w:rsidDel="00000000" w:rsidR="00000000" w:rsidRPr="00000000">
        <w:rPr/>
        <w:drawing>
          <wp:inline distB="0" distT="0" distL="0" distR="0">
            <wp:extent cx="1257961" cy="735788"/>
            <wp:effectExtent b="0" l="0" r="0" t="0"/>
            <wp:docPr id="1981897400" name="image9.png"/>
            <a:graphic>
              <a:graphicData uri="http://schemas.openxmlformats.org/drawingml/2006/picture">
                <pic:pic>
                  <pic:nvPicPr>
                    <pic:cNvPr id="0" name="image9.png"/>
                    <pic:cNvPicPr preferRelativeResize="0"/>
                  </pic:nvPicPr>
                  <pic:blipFill>
                    <a:blip r:embed="rId8"/>
                    <a:srcRect b="0" l="0" r="82398" t="0"/>
                    <a:stretch>
                      <a:fillRect/>
                    </a:stretch>
                  </pic:blipFill>
                  <pic:spPr>
                    <a:xfrm>
                      <a:off x="0" y="0"/>
                      <a:ext cx="1257961" cy="7357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360" w:lineRule="auto"/>
        <w:rPr/>
      </w:pPr>
      <w:r w:rsidDel="00000000" w:rsidR="00000000" w:rsidRPr="00000000">
        <w:rPr>
          <w:rtl w:val="0"/>
        </w:rPr>
      </w:r>
    </w:p>
    <w:p w:rsidR="00000000" w:rsidDel="00000000" w:rsidP="00000000" w:rsidRDefault="00000000" w:rsidRPr="00000000" w14:paraId="00000040">
      <w:pPr>
        <w:spacing w:line="360" w:lineRule="auto"/>
        <w:jc w:val="center"/>
        <w:rPr>
          <w:sz w:val="32"/>
          <w:szCs w:val="32"/>
        </w:rPr>
      </w:pPr>
      <w:r w:rsidDel="00000000" w:rsidR="00000000" w:rsidRPr="00000000">
        <w:rPr>
          <w:rtl w:val="0"/>
        </w:rPr>
      </w:r>
    </w:p>
    <w:p w:rsidR="00000000" w:rsidDel="00000000" w:rsidP="00000000" w:rsidRDefault="00000000" w:rsidRPr="00000000" w14:paraId="00000041">
      <w:pPr>
        <w:widowControl w:val="0"/>
        <w:tabs>
          <w:tab w:val="left" w:leader="none" w:pos="993"/>
        </w:tabs>
        <w:spacing w:line="276" w:lineRule="auto"/>
        <w:jc w:val="center"/>
        <w:rPr>
          <w:b w:val="1"/>
          <w:sz w:val="40"/>
          <w:szCs w:val="40"/>
        </w:rPr>
      </w:pPr>
      <w:r w:rsidDel="00000000" w:rsidR="00000000" w:rsidRPr="00000000">
        <w:rPr>
          <w:b w:val="1"/>
          <w:sz w:val="40"/>
          <w:szCs w:val="40"/>
          <w:rtl w:val="0"/>
        </w:rPr>
        <w:t xml:space="preserve">BÁO CÁO</w:t>
      </w:r>
    </w:p>
    <w:p w:rsidR="00000000" w:rsidDel="00000000" w:rsidP="00000000" w:rsidRDefault="00000000" w:rsidRPr="00000000" w14:paraId="00000042">
      <w:pPr>
        <w:widowControl w:val="0"/>
        <w:tabs>
          <w:tab w:val="left" w:leader="none" w:pos="993"/>
        </w:tabs>
        <w:spacing w:line="276" w:lineRule="auto"/>
        <w:jc w:val="center"/>
        <w:rPr>
          <w:b w:val="1"/>
          <w:sz w:val="40"/>
          <w:szCs w:val="40"/>
        </w:rPr>
      </w:pPr>
      <w:r w:rsidDel="00000000" w:rsidR="00000000" w:rsidRPr="00000000">
        <w:rPr>
          <w:b w:val="1"/>
          <w:sz w:val="40"/>
          <w:szCs w:val="40"/>
          <w:rtl w:val="0"/>
        </w:rPr>
        <w:t xml:space="preserve">ĐỒ ÁN CHUYÊN NGÀNH 1</w:t>
      </w:r>
    </w:p>
    <w:p w:rsidR="00000000" w:rsidDel="00000000" w:rsidP="00000000" w:rsidRDefault="00000000" w:rsidRPr="00000000" w14:paraId="00000043">
      <w:pPr>
        <w:widowControl w:val="0"/>
        <w:tabs>
          <w:tab w:val="left" w:leader="none" w:pos="993"/>
        </w:tabs>
        <w:spacing w:line="276" w:lineRule="auto"/>
        <w:jc w:val="center"/>
        <w:rPr>
          <w:b w:val="1"/>
        </w:rPr>
      </w:pPr>
      <w:r w:rsidDel="00000000" w:rsidR="00000000" w:rsidRPr="00000000">
        <w:rPr>
          <w:rtl w:val="0"/>
        </w:rPr>
      </w:r>
    </w:p>
    <w:p w:rsidR="00000000" w:rsidDel="00000000" w:rsidP="00000000" w:rsidRDefault="00000000" w:rsidRPr="00000000" w14:paraId="00000044">
      <w:pPr>
        <w:widowControl w:val="0"/>
        <w:tabs>
          <w:tab w:val="left" w:leader="none" w:pos="993"/>
        </w:tabs>
        <w:spacing w:line="276" w:lineRule="auto"/>
        <w:jc w:val="center"/>
        <w:rPr>
          <w:b w:val="1"/>
          <w:sz w:val="32"/>
          <w:szCs w:val="32"/>
        </w:rPr>
      </w:pPr>
      <w:r w:rsidDel="00000000" w:rsidR="00000000" w:rsidRPr="00000000">
        <w:rPr>
          <w:b w:val="1"/>
          <w:sz w:val="32"/>
          <w:szCs w:val="32"/>
          <w:rtl w:val="0"/>
        </w:rPr>
        <w:t xml:space="preserve">ĐỀ TÀI:</w:t>
      </w:r>
    </w:p>
    <w:p w:rsidR="00000000" w:rsidDel="00000000" w:rsidP="00000000" w:rsidRDefault="00000000" w:rsidRPr="00000000" w14:paraId="00000045">
      <w:pPr>
        <w:widowControl w:val="0"/>
        <w:tabs>
          <w:tab w:val="left" w:leader="none" w:pos="993"/>
        </w:tabs>
        <w:spacing w:line="276" w:lineRule="auto"/>
        <w:jc w:val="center"/>
        <w:rPr>
          <w:b w:val="1"/>
          <w:sz w:val="40"/>
          <w:szCs w:val="40"/>
        </w:rPr>
      </w:pPr>
      <w:r w:rsidDel="00000000" w:rsidR="00000000" w:rsidRPr="00000000">
        <w:rPr>
          <w:b w:val="1"/>
          <w:sz w:val="40"/>
          <w:szCs w:val="40"/>
          <w:rtl w:val="0"/>
        </w:rPr>
        <w:t xml:space="preserve">PHÁT HIỆN ĐÁM CHÁY BẰNG XỬ LÝ ẢNH</w:t>
      </w:r>
    </w:p>
    <w:p w:rsidR="00000000" w:rsidDel="00000000" w:rsidP="00000000" w:rsidRDefault="00000000" w:rsidRPr="00000000" w14:paraId="00000046">
      <w:pPr>
        <w:spacing w:line="360" w:lineRule="auto"/>
        <w:jc w:val="center"/>
        <w:rPr>
          <w:sz w:val="30"/>
          <w:szCs w:val="30"/>
        </w:rPr>
      </w:pPr>
      <w:r w:rsidDel="00000000" w:rsidR="00000000" w:rsidRPr="00000000">
        <w:rPr>
          <w:rtl w:val="0"/>
        </w:rPr>
      </w:r>
    </w:p>
    <w:p w:rsidR="00000000" w:rsidDel="00000000" w:rsidP="00000000" w:rsidRDefault="00000000" w:rsidRPr="00000000" w14:paraId="00000047">
      <w:pPr>
        <w:spacing w:line="360" w:lineRule="auto"/>
        <w:jc w:val="center"/>
        <w:rPr>
          <w:sz w:val="30"/>
          <w:szCs w:val="30"/>
        </w:rPr>
      </w:pPr>
      <w:r w:rsidDel="00000000" w:rsidR="00000000" w:rsidRPr="00000000">
        <w:rPr>
          <w:rtl w:val="0"/>
        </w:rPr>
      </w:r>
    </w:p>
    <w:p w:rsidR="00000000" w:rsidDel="00000000" w:rsidP="00000000" w:rsidRDefault="00000000" w:rsidRPr="00000000" w14:paraId="00000048">
      <w:pPr>
        <w:spacing w:after="600" w:line="360" w:lineRule="auto"/>
        <w:jc w:val="center"/>
        <w:rPr>
          <w:b w:val="1"/>
          <w:sz w:val="42"/>
          <w:szCs w:val="42"/>
        </w:rPr>
      </w:pPr>
      <w:r w:rsidDel="00000000" w:rsidR="00000000" w:rsidRPr="00000000">
        <w:rPr>
          <w:rtl w:val="0"/>
        </w:rPr>
      </w:r>
    </w:p>
    <w:tbl>
      <w:tblPr>
        <w:tblStyle w:val="Table2"/>
        <w:tblW w:w="7433.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91"/>
        <w:gridCol w:w="303"/>
        <w:gridCol w:w="2767"/>
        <w:gridCol w:w="1228"/>
        <w:gridCol w:w="222"/>
        <w:gridCol w:w="222"/>
        <w:tblGridChange w:id="0">
          <w:tblGrid>
            <w:gridCol w:w="2691"/>
            <w:gridCol w:w="303"/>
            <w:gridCol w:w="2767"/>
            <w:gridCol w:w="1228"/>
            <w:gridCol w:w="222"/>
            <w:gridCol w:w="222"/>
          </w:tblGrid>
        </w:tblGridChange>
      </w:tblGrid>
      <w:tr>
        <w:trPr>
          <w:cantSplit w:val="0"/>
          <w:tblHeader w:val="0"/>
        </w:trPr>
        <w:tc>
          <w:tcPr/>
          <w:p w:rsidR="00000000" w:rsidDel="00000000" w:rsidP="00000000" w:rsidRDefault="00000000" w:rsidRPr="00000000" w14:paraId="00000049">
            <w:pPr>
              <w:widowControl w:val="0"/>
              <w:tabs>
                <w:tab w:val="left" w:leader="none" w:pos="993"/>
              </w:tabs>
              <w:spacing w:line="276" w:lineRule="auto"/>
              <w:jc w:val="both"/>
              <w:rPr>
                <w:b w:val="1"/>
              </w:rPr>
            </w:pPr>
            <w:r w:rsidDel="00000000" w:rsidR="00000000" w:rsidRPr="00000000">
              <w:rPr>
                <w:b w:val="1"/>
                <w:rtl w:val="0"/>
              </w:rPr>
              <w:t xml:space="preserve">Sinh viên thực hiện</w:t>
            </w:r>
          </w:p>
        </w:tc>
        <w:tc>
          <w:tcPr/>
          <w:p w:rsidR="00000000" w:rsidDel="00000000" w:rsidP="00000000" w:rsidRDefault="00000000" w:rsidRPr="00000000" w14:paraId="0000004A">
            <w:pPr>
              <w:widowControl w:val="0"/>
              <w:tabs>
                <w:tab w:val="left" w:leader="none" w:pos="993"/>
              </w:tabs>
              <w:spacing w:line="276" w:lineRule="auto"/>
              <w:jc w:val="both"/>
              <w:rPr>
                <w:b w:val="1"/>
              </w:rPr>
            </w:pPr>
            <w:r w:rsidDel="00000000" w:rsidR="00000000" w:rsidRPr="00000000">
              <w:rPr>
                <w:b w:val="1"/>
                <w:rtl w:val="0"/>
              </w:rPr>
              <w:t xml:space="preserve">:</w:t>
            </w:r>
          </w:p>
        </w:tc>
        <w:tc>
          <w:tcPr/>
          <w:p w:rsidR="00000000" w:rsidDel="00000000" w:rsidP="00000000" w:rsidRDefault="00000000" w:rsidRPr="00000000" w14:paraId="0000004B">
            <w:pPr>
              <w:widowControl w:val="0"/>
              <w:tabs>
                <w:tab w:val="left" w:leader="none" w:pos="993"/>
              </w:tabs>
              <w:spacing w:line="276" w:lineRule="auto"/>
              <w:jc w:val="both"/>
              <w:rPr>
                <w:b w:val="1"/>
              </w:rPr>
            </w:pPr>
            <w:r w:rsidDel="00000000" w:rsidR="00000000" w:rsidRPr="00000000">
              <w:rPr>
                <w:b w:val="1"/>
                <w:rtl w:val="0"/>
              </w:rPr>
              <w:t xml:space="preserve">Trần Văn Thanh</w:t>
            </w:r>
          </w:p>
        </w:tc>
        <w:tc>
          <w:tcPr/>
          <w:p w:rsidR="00000000" w:rsidDel="00000000" w:rsidP="00000000" w:rsidRDefault="00000000" w:rsidRPr="00000000" w14:paraId="0000004C">
            <w:pPr>
              <w:widowControl w:val="0"/>
              <w:tabs>
                <w:tab w:val="left" w:leader="none" w:pos="993"/>
              </w:tabs>
              <w:spacing w:line="276" w:lineRule="auto"/>
              <w:jc w:val="both"/>
              <w:rPr>
                <w:b w:val="1"/>
              </w:rPr>
            </w:pPr>
            <w:r w:rsidDel="00000000" w:rsidR="00000000" w:rsidRPr="00000000">
              <w:rPr>
                <w:b w:val="1"/>
                <w:rtl w:val="0"/>
              </w:rPr>
              <w:t xml:space="preserve">20CE044</w:t>
            </w:r>
          </w:p>
        </w:tc>
        <w:tc>
          <w:tcPr/>
          <w:p w:rsidR="00000000" w:rsidDel="00000000" w:rsidP="00000000" w:rsidRDefault="00000000" w:rsidRPr="00000000" w14:paraId="0000004D">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4E">
            <w:pPr>
              <w:widowControl w:val="0"/>
              <w:tabs>
                <w:tab w:val="left" w:leader="none" w:pos="993"/>
              </w:tabs>
              <w:spacing w:line="276"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4F">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50">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51">
            <w:pPr>
              <w:widowControl w:val="0"/>
              <w:tabs>
                <w:tab w:val="left" w:leader="none" w:pos="993"/>
              </w:tabs>
              <w:spacing w:line="276" w:lineRule="auto"/>
              <w:jc w:val="both"/>
              <w:rPr>
                <w:b w:val="1"/>
              </w:rPr>
            </w:pPr>
            <w:r w:rsidDel="00000000" w:rsidR="00000000" w:rsidRPr="00000000">
              <w:rPr>
                <w:b w:val="1"/>
                <w:rtl w:val="0"/>
              </w:rPr>
              <w:t xml:space="preserve">Trần Huỳnh Anh Nhật</w:t>
            </w:r>
          </w:p>
        </w:tc>
        <w:tc>
          <w:tcPr/>
          <w:p w:rsidR="00000000" w:rsidDel="00000000" w:rsidP="00000000" w:rsidRDefault="00000000" w:rsidRPr="00000000" w14:paraId="00000052">
            <w:pPr>
              <w:widowControl w:val="0"/>
              <w:tabs>
                <w:tab w:val="left" w:leader="none" w:pos="993"/>
              </w:tabs>
              <w:spacing w:line="276" w:lineRule="auto"/>
              <w:jc w:val="both"/>
              <w:rPr>
                <w:b w:val="1"/>
              </w:rPr>
            </w:pPr>
            <w:r w:rsidDel="00000000" w:rsidR="00000000" w:rsidRPr="00000000">
              <w:rPr>
                <w:b w:val="1"/>
                <w:rtl w:val="0"/>
              </w:rPr>
              <w:t xml:space="preserve">20CE040</w:t>
            </w:r>
          </w:p>
        </w:tc>
        <w:tc>
          <w:tcPr/>
          <w:p w:rsidR="00000000" w:rsidDel="00000000" w:rsidP="00000000" w:rsidRDefault="00000000" w:rsidRPr="00000000" w14:paraId="00000053">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54">
            <w:pPr>
              <w:widowControl w:val="0"/>
              <w:tabs>
                <w:tab w:val="left" w:leader="none" w:pos="993"/>
              </w:tabs>
              <w:spacing w:line="276"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55">
            <w:pPr>
              <w:widowControl w:val="0"/>
              <w:tabs>
                <w:tab w:val="left" w:leader="none" w:pos="993"/>
              </w:tabs>
              <w:spacing w:line="276" w:lineRule="auto"/>
              <w:jc w:val="both"/>
              <w:rPr>
                <w:b w:val="1"/>
              </w:rPr>
            </w:pPr>
            <w:r w:rsidDel="00000000" w:rsidR="00000000" w:rsidRPr="00000000">
              <w:rPr>
                <w:b w:val="1"/>
                <w:rtl w:val="0"/>
              </w:rPr>
              <w:t xml:space="preserve">Lớp</w:t>
            </w:r>
          </w:p>
        </w:tc>
        <w:tc>
          <w:tcPr/>
          <w:p w:rsidR="00000000" w:rsidDel="00000000" w:rsidP="00000000" w:rsidRDefault="00000000" w:rsidRPr="00000000" w14:paraId="00000056">
            <w:pPr>
              <w:widowControl w:val="0"/>
              <w:tabs>
                <w:tab w:val="left" w:leader="none" w:pos="993"/>
              </w:tabs>
              <w:spacing w:line="276" w:lineRule="auto"/>
              <w:jc w:val="both"/>
              <w:rPr>
                <w:b w:val="1"/>
              </w:rPr>
            </w:pPr>
            <w:r w:rsidDel="00000000" w:rsidR="00000000" w:rsidRPr="00000000">
              <w:rPr>
                <w:b w:val="1"/>
                <w:rtl w:val="0"/>
              </w:rPr>
              <w:t xml:space="preserve">:</w:t>
            </w:r>
          </w:p>
        </w:tc>
        <w:tc>
          <w:tcPr/>
          <w:p w:rsidR="00000000" w:rsidDel="00000000" w:rsidP="00000000" w:rsidRDefault="00000000" w:rsidRPr="00000000" w14:paraId="00000057">
            <w:pPr>
              <w:widowControl w:val="0"/>
              <w:tabs>
                <w:tab w:val="left" w:leader="none" w:pos="993"/>
              </w:tabs>
              <w:spacing w:line="276" w:lineRule="auto"/>
              <w:jc w:val="both"/>
              <w:rPr>
                <w:b w:val="1"/>
              </w:rPr>
            </w:pPr>
            <w:r w:rsidDel="00000000" w:rsidR="00000000" w:rsidRPr="00000000">
              <w:rPr>
                <w:b w:val="1"/>
                <w:rtl w:val="0"/>
              </w:rPr>
              <w:t xml:space="preserve">20CE</w:t>
            </w:r>
          </w:p>
        </w:tc>
        <w:tc>
          <w:tcPr/>
          <w:p w:rsidR="00000000" w:rsidDel="00000000" w:rsidP="00000000" w:rsidRDefault="00000000" w:rsidRPr="00000000" w14:paraId="00000058">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59">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5A">
            <w:pPr>
              <w:widowControl w:val="0"/>
              <w:tabs>
                <w:tab w:val="left" w:leader="none" w:pos="993"/>
              </w:tabs>
              <w:spacing w:line="276"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5B">
            <w:pPr>
              <w:widowControl w:val="0"/>
              <w:tabs>
                <w:tab w:val="left" w:leader="none" w:pos="993"/>
              </w:tabs>
              <w:spacing w:line="276" w:lineRule="auto"/>
              <w:jc w:val="both"/>
              <w:rPr>
                <w:b w:val="1"/>
              </w:rPr>
            </w:pPr>
            <w:r w:rsidDel="00000000" w:rsidR="00000000" w:rsidRPr="00000000">
              <w:rPr>
                <w:b w:val="1"/>
                <w:rtl w:val="0"/>
              </w:rPr>
              <w:t xml:space="preserve">Giảng viên hướng dẫn</w:t>
            </w:r>
          </w:p>
        </w:tc>
        <w:tc>
          <w:tcPr/>
          <w:p w:rsidR="00000000" w:rsidDel="00000000" w:rsidP="00000000" w:rsidRDefault="00000000" w:rsidRPr="00000000" w14:paraId="0000005C">
            <w:pPr>
              <w:widowControl w:val="0"/>
              <w:tabs>
                <w:tab w:val="left" w:leader="none" w:pos="993"/>
              </w:tabs>
              <w:spacing w:line="276" w:lineRule="auto"/>
              <w:jc w:val="both"/>
              <w:rPr>
                <w:b w:val="1"/>
              </w:rPr>
            </w:pPr>
            <w:r w:rsidDel="00000000" w:rsidR="00000000" w:rsidRPr="00000000">
              <w:rPr>
                <w:b w:val="1"/>
                <w:rtl w:val="0"/>
              </w:rPr>
              <w:t xml:space="preserve">:</w:t>
            </w:r>
          </w:p>
        </w:tc>
        <w:tc>
          <w:tcPr/>
          <w:p w:rsidR="00000000" w:rsidDel="00000000" w:rsidP="00000000" w:rsidRDefault="00000000" w:rsidRPr="00000000" w14:paraId="0000005D">
            <w:pPr>
              <w:widowControl w:val="0"/>
              <w:tabs>
                <w:tab w:val="left" w:leader="none" w:pos="993"/>
              </w:tabs>
              <w:spacing w:line="276" w:lineRule="auto"/>
              <w:jc w:val="both"/>
              <w:rPr>
                <w:b w:val="1"/>
              </w:rPr>
            </w:pPr>
            <w:r w:rsidDel="00000000" w:rsidR="00000000" w:rsidRPr="00000000">
              <w:rPr>
                <w:b w:val="1"/>
                <w:rtl w:val="0"/>
              </w:rPr>
              <w:t xml:space="preserve">ThS. Trần Thu Thủy</w:t>
            </w:r>
          </w:p>
        </w:tc>
        <w:tc>
          <w:tcPr/>
          <w:p w:rsidR="00000000" w:rsidDel="00000000" w:rsidP="00000000" w:rsidRDefault="00000000" w:rsidRPr="00000000" w14:paraId="0000005E">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5F">
            <w:pPr>
              <w:widowControl w:val="0"/>
              <w:tabs>
                <w:tab w:val="left" w:leader="none" w:pos="993"/>
              </w:tabs>
              <w:spacing w:line="276" w:lineRule="auto"/>
              <w:jc w:val="both"/>
              <w:rPr>
                <w:b w:val="1"/>
              </w:rPr>
            </w:pPr>
            <w:r w:rsidDel="00000000" w:rsidR="00000000" w:rsidRPr="00000000">
              <w:rPr>
                <w:rtl w:val="0"/>
              </w:rPr>
            </w:r>
          </w:p>
        </w:tc>
        <w:tc>
          <w:tcPr/>
          <w:p w:rsidR="00000000" w:rsidDel="00000000" w:rsidP="00000000" w:rsidRDefault="00000000" w:rsidRPr="00000000" w14:paraId="00000060">
            <w:pPr>
              <w:widowControl w:val="0"/>
              <w:tabs>
                <w:tab w:val="left" w:leader="none" w:pos="993"/>
              </w:tabs>
              <w:spacing w:line="276" w:lineRule="auto"/>
              <w:jc w:val="both"/>
              <w:rPr>
                <w:b w:val="1"/>
              </w:rPr>
            </w:pPr>
            <w:r w:rsidDel="00000000" w:rsidR="00000000" w:rsidRPr="00000000">
              <w:rPr>
                <w:rtl w:val="0"/>
              </w:rPr>
            </w:r>
          </w:p>
        </w:tc>
      </w:tr>
    </w:tbl>
    <w:p w:rsidR="00000000" w:rsidDel="00000000" w:rsidP="00000000" w:rsidRDefault="00000000" w:rsidRPr="00000000" w14:paraId="00000061">
      <w:pPr>
        <w:widowControl w:val="0"/>
        <w:tabs>
          <w:tab w:val="left" w:leader="none" w:pos="993"/>
        </w:tabs>
        <w:spacing w:line="276" w:lineRule="auto"/>
        <w:jc w:val="center"/>
        <w:rPr>
          <w:b w:val="1"/>
        </w:rPr>
      </w:pPr>
      <w:r w:rsidDel="00000000" w:rsidR="00000000" w:rsidRPr="00000000">
        <w:rPr>
          <w:rtl w:val="0"/>
        </w:rPr>
      </w:r>
    </w:p>
    <w:p w:rsidR="00000000" w:rsidDel="00000000" w:rsidP="00000000" w:rsidRDefault="00000000" w:rsidRPr="00000000" w14:paraId="00000062">
      <w:pPr>
        <w:widowControl w:val="0"/>
        <w:tabs>
          <w:tab w:val="left" w:leader="none" w:pos="993"/>
        </w:tabs>
        <w:spacing w:line="276" w:lineRule="auto"/>
        <w:jc w:val="both"/>
        <w:rPr>
          <w:b w:val="1"/>
          <w:i w:val="1"/>
        </w:rPr>
      </w:pPr>
      <w:r w:rsidDel="00000000" w:rsidR="00000000" w:rsidRPr="00000000">
        <w:rPr>
          <w:rtl w:val="0"/>
        </w:rPr>
      </w:r>
    </w:p>
    <w:p w:rsidR="00000000" w:rsidDel="00000000" w:rsidP="00000000" w:rsidRDefault="00000000" w:rsidRPr="00000000" w14:paraId="00000063">
      <w:pPr>
        <w:spacing w:after="600" w:line="360" w:lineRule="auto"/>
        <w:jc w:val="center"/>
        <w:rPr>
          <w:b w:val="1"/>
          <w:sz w:val="42"/>
          <w:szCs w:val="42"/>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b w:val="1"/>
          <w:rtl w:val="0"/>
        </w:rPr>
        <w:t xml:space="preserve">Đà Nẵng, tháng 05 năm 2023</w:t>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rPr>
          <w:b w:val="1"/>
          <w:sz w:val="32"/>
          <w:szCs w:val="32"/>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NHẬN XÉT CỦA GIẢNG VIÊN HƯỚNG DẪN</w:t>
      </w:r>
    </w:p>
    <w:p w:rsidR="00000000" w:rsidDel="00000000" w:rsidP="00000000" w:rsidRDefault="00000000" w:rsidRPr="00000000" w14:paraId="00000069">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6A">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6B">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6C">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6D">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6E">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6F">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0">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1">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2">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3">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4">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5">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6">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7">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8">
      <w:pPr>
        <w:tabs>
          <w:tab w:val="right" w:leader="none" w:pos="9072"/>
        </w:tabs>
        <w:spacing w:line="360" w:lineRule="auto"/>
        <w:rPr>
          <w:i w:val="1"/>
        </w:rPr>
      </w:pPr>
      <w:r w:rsidDel="00000000" w:rsidR="00000000" w:rsidRPr="00000000">
        <w:rPr>
          <w:i w:val="1"/>
          <w:rtl w:val="0"/>
        </w:rPr>
        <w:tab/>
      </w:r>
    </w:p>
    <w:p w:rsidR="00000000" w:rsidDel="00000000" w:rsidP="00000000" w:rsidRDefault="00000000" w:rsidRPr="00000000" w14:paraId="00000079">
      <w:pPr>
        <w:rPr>
          <w:i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7A">
      <w:pPr>
        <w:rPr>
          <w:i w:val="1"/>
          <w:sz w:val="24"/>
          <w:szCs w:val="24"/>
        </w:rPr>
      </w:pPr>
      <w:r w:rsidDel="00000000" w:rsidR="00000000" w:rsidRPr="00000000">
        <w:rPr>
          <w:sz w:val="24"/>
          <w:szCs w:val="24"/>
          <w:rtl w:val="0"/>
        </w:rPr>
        <w:tab/>
        <w:tab/>
      </w:r>
      <w:r w:rsidDel="00000000" w:rsidR="00000000" w:rsidRPr="00000000">
        <w:rPr>
          <w:rtl w:val="0"/>
        </w:rPr>
      </w:r>
    </w:p>
    <w:p w:rsidR="00000000" w:rsidDel="00000000" w:rsidP="00000000" w:rsidRDefault="00000000" w:rsidRPr="00000000" w14:paraId="0000007B">
      <w:pPr>
        <w:rPr>
          <w:i w:val="1"/>
          <w:sz w:val="24"/>
          <w:szCs w:val="24"/>
        </w:rPr>
      </w:pPr>
      <w:r w:rsidDel="00000000" w:rsidR="00000000" w:rsidRPr="00000000">
        <w:rPr>
          <w:sz w:val="24"/>
          <w:szCs w:val="24"/>
          <w:rtl w:val="0"/>
        </w:rPr>
        <w:tab/>
        <w:tab/>
      </w:r>
      <w:r w:rsidDel="00000000" w:rsidR="00000000" w:rsidRPr="00000000">
        <w:rPr>
          <w:rtl w:val="0"/>
        </w:rPr>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rPr>
          <w:i w:val="1"/>
        </w:rPr>
      </w:pPr>
      <w:r w:rsidDel="00000000" w:rsidR="00000000" w:rsidRPr="00000000">
        <w:rPr>
          <w:b w:val="1"/>
          <w:i w:val="1"/>
          <w:sz w:val="36"/>
          <w:szCs w:val="36"/>
          <w:rtl w:val="0"/>
        </w:rPr>
        <w:tab/>
      </w:r>
      <w:r w:rsidDel="00000000" w:rsidR="00000000" w:rsidRPr="00000000">
        <w:rPr>
          <w:rtl w:val="0"/>
        </w:rPr>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i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80">
      <w:pPr>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81">
      <w:pPr>
        <w:tabs>
          <w:tab w:val="center" w:leader="none" w:pos="6804"/>
        </w:tabs>
        <w:spacing w:line="360"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LỜI CẢM ƠN</w:t>
      </w:r>
    </w:p>
    <w:p w:rsidR="00000000" w:rsidDel="00000000" w:rsidP="00000000" w:rsidRDefault="00000000" w:rsidRPr="00000000" w14:paraId="00000083">
      <w:pPr>
        <w:widowControl w:val="0"/>
        <w:spacing w:line="360" w:lineRule="auto"/>
        <w:ind w:firstLine="567"/>
        <w:jc w:val="both"/>
        <w:rPr/>
      </w:pPr>
      <w:r w:rsidDel="00000000" w:rsidR="00000000" w:rsidRPr="00000000">
        <w:rPr>
          <w:rtl w:val="0"/>
        </w:rPr>
        <w:t xml:space="preserve">Chúng em xin trân trọng cảm ơn chân thành đến ban giám hiệu nhà trường, cùng các thầy cô đã tận tình chỉ bảo giảng dạy, cung cấp kiến thức nền tảng tạo điều kiện tốt nhất để chúng em học tập trau dồi. </w:t>
      </w:r>
    </w:p>
    <w:p w:rsidR="00000000" w:rsidDel="00000000" w:rsidP="00000000" w:rsidRDefault="00000000" w:rsidRPr="00000000" w14:paraId="00000084">
      <w:pPr>
        <w:widowControl w:val="0"/>
        <w:tabs>
          <w:tab w:val="left" w:leader="none" w:pos="567"/>
        </w:tabs>
        <w:spacing w:line="360" w:lineRule="auto"/>
        <w:jc w:val="both"/>
        <w:rPr/>
      </w:pPr>
      <w:r w:rsidDel="00000000" w:rsidR="00000000" w:rsidRPr="00000000">
        <w:rPr>
          <w:rtl w:val="0"/>
        </w:rPr>
        <w:tab/>
        <w:t xml:space="preserve">Đặc biệt em xin chân thành cảm ơn ThS. Trần Thu Thủy đã nhiệt tình hướng dẫn chúng em trong suốt quá trình xây dựng sản phẩm.</w:t>
      </w:r>
    </w:p>
    <w:p w:rsidR="00000000" w:rsidDel="00000000" w:rsidP="00000000" w:rsidRDefault="00000000" w:rsidRPr="00000000" w14:paraId="00000085">
      <w:pPr>
        <w:widowControl w:val="0"/>
        <w:spacing w:line="360" w:lineRule="auto"/>
        <w:ind w:firstLine="567"/>
        <w:jc w:val="both"/>
        <w:rPr/>
      </w:pPr>
      <w:r w:rsidDel="00000000" w:rsidR="00000000" w:rsidRPr="00000000">
        <w:rPr>
          <w:rtl w:val="0"/>
        </w:rPr>
        <w:t xml:space="preserve">Trong quá trình thực hiện đề tài, chúng em đã rất cố gắng nỗ lực tuy nhiên không tránh khỏi sai sót. Chúng em mong nhận được sự góp ý của thầy cô giáo và từ phía hội đồng nhà trường để có thể thực hiện hoàn chỉnh hơn ở những chủ đề.</w:t>
      </w:r>
    </w:p>
    <w:p w:rsidR="00000000" w:rsidDel="00000000" w:rsidP="00000000" w:rsidRDefault="00000000" w:rsidRPr="00000000" w14:paraId="00000086">
      <w:pPr>
        <w:tabs>
          <w:tab w:val="left" w:leader="none" w:pos="567"/>
        </w:tabs>
        <w:jc w:val="right"/>
        <w:rPr>
          <w:i w:val="1"/>
        </w:rPr>
      </w:pPr>
      <w:r w:rsidDel="00000000" w:rsidR="00000000" w:rsidRPr="00000000">
        <w:rPr>
          <w:i w:val="1"/>
          <w:rtl w:val="0"/>
        </w:rPr>
        <w:t xml:space="preserve">Chúng em xin chân thành cảm ơn!</w:t>
      </w:r>
    </w:p>
    <w:p w:rsidR="00000000" w:rsidDel="00000000" w:rsidP="00000000" w:rsidRDefault="00000000" w:rsidRPr="00000000" w14:paraId="00000087">
      <w:pPr>
        <w:tabs>
          <w:tab w:val="center" w:leader="none" w:pos="6804"/>
        </w:tabs>
        <w:spacing w:line="360" w:lineRule="auto"/>
        <w:jc w:val="both"/>
        <w:rPr/>
      </w:pPr>
      <w:r w:rsidDel="00000000" w:rsidR="00000000" w:rsidRPr="00000000">
        <w:rPr>
          <w:rtl w:val="0"/>
        </w:rPr>
      </w:r>
    </w:p>
    <w:p w:rsidR="00000000" w:rsidDel="00000000" w:rsidP="00000000" w:rsidRDefault="00000000" w:rsidRPr="00000000" w14:paraId="00000088">
      <w:pPr>
        <w:tabs>
          <w:tab w:val="center" w:leader="none" w:pos="6804"/>
        </w:tabs>
        <w:spacing w:line="360" w:lineRule="auto"/>
        <w:rPr>
          <w:i w:val="1"/>
        </w:rPr>
      </w:pPr>
      <w:r w:rsidDel="00000000" w:rsidR="00000000" w:rsidRPr="00000000">
        <w:rPr>
          <w:rtl w:val="0"/>
        </w:rPr>
        <w:tab/>
        <w:tab/>
      </w:r>
      <w:r w:rsidDel="00000000" w:rsidR="00000000" w:rsidRPr="00000000">
        <w:rPr>
          <w:i w:val="1"/>
          <w:rtl w:val="0"/>
        </w:rPr>
        <w:t xml:space="preserve">Sinh viên,</w:t>
      </w:r>
    </w:p>
    <w:p w:rsidR="00000000" w:rsidDel="00000000" w:rsidP="00000000" w:rsidRDefault="00000000" w:rsidRPr="00000000" w14:paraId="00000089">
      <w:pPr>
        <w:rPr/>
      </w:pPr>
      <w:bookmarkStart w:colFirst="0" w:colLast="0" w:name="_heading=h.1fob9te" w:id="2"/>
      <w:bookmarkEnd w:id="2"/>
      <w:r w:rsidDel="00000000" w:rsidR="00000000" w:rsidRPr="00000000">
        <w:rPr>
          <w:rtl w:val="0"/>
        </w:rPr>
        <w:tab/>
        <w:tab/>
        <w:t xml:space="preserve">     </w:t>
        <w:tab/>
        <w:t xml:space="preserve">    </w:t>
        <w:tab/>
        <w:tab/>
        <w:tab/>
        <w:tab/>
        <w:tab/>
        <w:tab/>
        <w:tab/>
        <w:t xml:space="preserve">             Trần Văn Thanh</w:t>
      </w:r>
    </w:p>
    <w:p w:rsidR="00000000" w:rsidDel="00000000" w:rsidP="00000000" w:rsidRDefault="00000000" w:rsidRPr="00000000" w14:paraId="0000008A">
      <w:pPr>
        <w:rPr/>
      </w:pPr>
      <w:r w:rsidDel="00000000" w:rsidR="00000000" w:rsidRPr="00000000">
        <w:rPr>
          <w:rtl w:val="0"/>
        </w:rPr>
        <w:tab/>
        <w:tab/>
        <w:tab/>
        <w:tab/>
        <w:tab/>
        <w:tab/>
        <w:tab/>
        <w:tab/>
        <w:tab/>
        <w:tab/>
        <w:tab/>
        <w:t xml:space="preserve">Trần Huỳnh Anh Nhật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i w:val="1"/>
        </w:rPr>
      </w:pPr>
      <w:r w:rsidDel="00000000" w:rsidR="00000000" w:rsidRPr="00000000">
        <w:rPr>
          <w:rtl w:val="0"/>
        </w:rPr>
      </w:r>
    </w:p>
    <w:p w:rsidR="00000000" w:rsidDel="00000000" w:rsidP="00000000" w:rsidRDefault="00000000" w:rsidRPr="00000000" w14:paraId="0000008E">
      <w:pPr>
        <w:rPr>
          <w:b w:val="1"/>
          <w:sz w:val="36"/>
          <w:szCs w:val="36"/>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iii</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iv</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tab/>
              <w:t xml:space="preserve">vi</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MỞ ĐẦU</w:t>
              <w:tab/>
              <w:t xml:space="preserve">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Giới thiệu</w:t>
              <w:tab/>
              <w:t xml:space="preserve">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Mục tiêu của đề tài</w:t>
              <w:tab/>
              <w:t xml:space="preserve">1</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Nội dung và kế hoạch thực hiện</w:t>
              <w:tab/>
              <w:t xml:space="preserve">1</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Bố cục báo cáo</w:t>
              <w:tab/>
              <w:t xml:space="preserve">2</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VỀ ĐỀ TÀI</w:t>
              <w:tab/>
              <w:t xml:space="preserve">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Đặt vấn đề</w:t>
              <w:tab/>
              <w:t xml:space="preserve">3</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Các phương pháp cảnh báo cháy phổ biến</w:t>
              <w:tab/>
              <w:t xml:space="preserve">3</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Cảm biến nhiệt độ</w:t>
              <w:tab/>
              <w:t xml:space="preserve">3</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Cảm biến khói</w:t>
              <w:tab/>
              <w:t xml:space="preserve">4</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Tổng quan về thị giác máy tính</w:t>
              <w:tab/>
              <w:t xml:space="preserve">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w:t>
              <w:tab/>
              <w:t xml:space="preserve">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Các bước cơ bản trong xử lý ảnh</w:t>
              <w:tab/>
              <w:t xml:space="preserve">7</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Phần thu nhận ảnh</w:t>
              <w:tab/>
              <w:t xml:space="preserve">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Tiền xử lý</w:t>
              <w:tab/>
              <w:t xml:space="preserve">8</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Phát hiện</w:t>
              <w:tab/>
              <w:t xml:space="preserve">8</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Nhận diện</w:t>
              <w:tab/>
              <w:t xml:space="preserve">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Một số kỹ thuật cơ bản trong xử lý ảnh</w:t>
              <w:tab/>
              <w:t xml:space="preserve">8</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Chuyển đổi hệ màu</w:t>
              <w:tab/>
              <w:t xml:space="preserve">8</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Cân bằng biểu đồ tần số</w:t>
              <w:tab/>
              <w:t xml:space="preserve">10</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Phân đoạn ảnh dùng ngưỡng</w:t>
              <w:tab/>
              <w:t xml:space="preserve">11</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Nhận diện đối tượng sử dụng thuật toán Harr cascade</w:t>
              <w:tab/>
              <w:t xml:space="preserve">12</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Nhận diện đối tượng</w:t>
              <w:tab/>
              <w:t xml:space="preserve">12</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Adaboost với đặc trưng Harr-like</w:t>
              <w:tab/>
              <w:t xml:space="preserve">13</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Cascade of Classifiers:</w:t>
              <w:tab/>
              <w:t xml:space="preserve">16</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 Cascade of boosting classifiers:</w:t>
              <w:tab/>
              <w:t xml:space="preserve">17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PHÂN TÍCH VÀ XÂY DỰNG HỆ THỐNG</w:t>
              <w:tab/>
              <w:t xml:space="preserve">19</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Tổng quan về openCV</w:t>
              <w:tab/>
              <w:t xml:space="preserve">19</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Phân tích</w:t>
              <w:tab/>
              <w:t xml:space="preserve">19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Chức năng của hệ </w:t>
            </w:r>
          </w:hyperlink>
          <w:hyperlink w:anchor="_heading=h.2dlolyb">
            <w:r w:rsidDel="00000000" w:rsidR="00000000" w:rsidRPr="00000000">
              <w:rPr>
                <w:rtl w:val="0"/>
              </w:rPr>
              <w:t xml:space="preserve">thống</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Cách thức hoạt động của hệ thống</w:t>
              <w:tab/>
              <w:t xml:space="preserve">20</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Xây dựng hệ thống</w:t>
              <w:tab/>
              <w:t xml:space="preserve">21</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Xây dựng tập tin để huấn luyện</w:t>
              <w:tab/>
              <w:t xml:space="preserve">21</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1276"/>
              <w:tab w:val="right" w:leader="none" w:pos="9072"/>
            </w:tabs>
            <w:spacing w:after="80" w:before="80" w:line="360" w:lineRule="auto"/>
            <w:ind w:left="851" w:right="0" w:firstLine="142.00000000000003"/>
            <w:jc w:val="both"/>
            <w:rPr>
              <w:rFonts w:ascii="Calibri" w:cs="Calibri" w:eastAsia="Calibri" w:hAnsi="Calibri"/>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Kết quả sau khi chạy chương trình</w:t>
              <w:tab/>
              <w:t xml:space="preserve">22</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NGHIÊN CỨU</w:t>
              <w:tab/>
              <w:t xml:space="preserve">24</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iq8gz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none" w:pos="9072"/>
            </w:tabs>
            <w:spacing w:after="80" w:before="80" w:line="360" w:lineRule="auto"/>
            <w:ind w:left="851" w:right="0" w:hanging="284"/>
            <w:jc w:val="both"/>
            <w:rPr>
              <w:rFonts w:ascii="Calibri" w:cs="Calibri" w:eastAsia="Calibri" w:hAnsi="Calibri"/>
              <w:b w:val="0"/>
              <w:i w:val="0"/>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xvir7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nghiên cứu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spacing w:line="360" w:lineRule="auto"/>
        <w:rPr>
          <w:b w:val="0"/>
        </w:rPr>
      </w:pPr>
      <w:bookmarkStart w:colFirst="0" w:colLast="0" w:name="_heading=h.tyjcwt" w:id="5"/>
      <w:bookmarkEnd w:id="5"/>
      <w:r w:rsidDel="00000000" w:rsidR="00000000" w:rsidRPr="00000000">
        <w:br w:type="page"/>
      </w:r>
      <w:r w:rsidDel="00000000" w:rsidR="00000000" w:rsidRPr="00000000">
        <w:rPr>
          <w:rtl w:val="0"/>
        </w:rPr>
        <w:t xml:space="preserve">DANH MỤC HÌNH VẼ</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Cảm biến nhiệt độ PT100</w:t>
              <w:tab/>
              <w:t xml:space="preserve">4</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Cảm biến khói</w:t>
              <w:tab/>
              <w:t xml:space="preserve">4</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Ba mức xử lý của một hệ thống thị giác máy tính</w:t>
              <w:tab/>
              <w:t xml:space="preserve">6</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Các bước cơ bản trong xử lý ảnh</w:t>
              <w:tab/>
              <w:t xml:space="preserve">7</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Biểu đồ tần số của một ảnh có kích thước 5x5 pixels</w:t>
              <w:tab/>
              <w:t xml:space="preserve">10</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Nguyên tắc cân bằng biểu đồ tần số</w:t>
              <w:tab/>
              <w:t xml:space="preserve">11</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Quá trình cân bằng biểu đồ tần số</w:t>
              <w:tab/>
              <w:t xml:space="preserve">11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Ảnh biểu đồ tần số được làm mượt</w:t>
              <w:tab/>
              <w:t xml:space="preserve">11</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Đặc trưng Harr-like cơ bản</w:t>
              <w:tab/>
              <w:t xml:space="preserve">13</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Đặc trưng Harr-like mở rộng</w:t>
              <w:tab/>
              <w:t xml:space="preserve">13</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Tìm tổng giá trị điểm ảnh ABCD bằng cách sử dụng ảnh tích lũy</w:t>
              <w:tab/>
              <w:t xml:space="preserve">14</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Cascade of classifiers</w:t>
              <w:tab/>
              <w:t xml:space="preserve">17</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2.10 Cascade of boosting classifiers</w:t>
              <w:tab/>
              <w:t xml:space="preserve">18</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Cấu trúc cơ bản của OpenCV</w:t>
              <w:tab/>
              <w:t xml:space="preserve">19</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Sơ đồ khối hệ thống</w:t>
              <w:tab/>
              <w:t xml:space="preserve">20</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Khái quát quá trình thực hiện hệ thống</w:t>
              <w:tab/>
              <w:t xml:space="preserve">21</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Dữ liệu dùng để huấn luyện</w:t>
              <w:tab/>
              <w:t xml:space="preserve">22</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Lửa được nhận diện</w:t>
              <w:tab/>
              <w:t xml:space="preserve">22</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Lửa được tách ra khi sử </w:t>
            </w:r>
          </w:hyperlink>
          <w:hyperlink w:anchor="_heading=h.kgcv8k">
            <w:r w:rsidDel="00000000" w:rsidR="00000000" w:rsidRPr="00000000">
              <w:rPr>
                <w:rtl w:val="0"/>
              </w:rPr>
              <w:t xml:space="preserve">dụng </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vùng ảnh</w:t>
              <w:tab/>
              <w:t xml:space="preserve">22</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Cảnh báo có đám cháy</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0">
      <w:pPr>
        <w:spacing w:line="360" w:lineRule="auto"/>
        <w:jc w:val="both"/>
        <w:rPr>
          <w:i w:val="1"/>
        </w:rPr>
        <w:sectPr>
          <w:footerReference r:id="rId9" w:type="default"/>
          <w:type w:val="nextPage"/>
          <w:pgSz w:h="16840" w:w="11907" w:orient="portrait"/>
          <w:pgMar w:bottom="1134" w:top="1134" w:left="1701"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rPr>
          <w:b w:val="0"/>
          <w:i w:val="1"/>
        </w:rPr>
      </w:pPr>
      <w:bookmarkStart w:colFirst="0" w:colLast="0" w:name="_heading=h.3dy6vkm" w:id="6"/>
      <w:bookmarkEnd w:id="6"/>
      <w:r w:rsidDel="00000000" w:rsidR="00000000" w:rsidRPr="00000000">
        <w:rPr>
          <w:rtl w:val="0"/>
        </w:rPr>
        <w:t xml:space="preserve">MỞ ĐẦU</w:t>
      </w:r>
      <w:r w:rsidDel="00000000" w:rsidR="00000000" w:rsidRPr="00000000">
        <w:rPr>
          <w:rtl w:val="0"/>
        </w:rPr>
      </w:r>
    </w:p>
    <w:sdt>
      <w:sdtPr>
        <w:tag w:val="goog_rdk_2"/>
      </w:sdtPr>
      <w:sdtContent>
        <w:p w:rsidR="00000000" w:rsidDel="00000000" w:rsidP="00000000" w:rsidRDefault="00000000" w:rsidRPr="00000000" w14:paraId="000000D2">
          <w:pPr>
            <w:keepNext w:val="1"/>
            <w:keepLines w:val="0"/>
            <w:pageBreakBefore w:val="0"/>
            <w:widowControl w:val="1"/>
            <w:spacing w:after="0" w:before="0" w:line="360" w:lineRule="auto"/>
            <w:ind w:left="0" w:right="0" w:firstLine="0"/>
            <w:jc w:val="left"/>
            <w:rPr>
              <w:rPrChange w:author="ndhien@cit.udn.vn" w:id="1" w:date="2021-03-24T12:02:00Z">
                <w:rPr/>
              </w:rPrChange>
            </w:rPr>
            <w:pPrChange w:author="ndhien@cit.udn.vn" w:id="0" w:date="2021-03-24T12:02:00Z">
              <w:pPr>
                <w:pStyle w:val="Heading2"/>
                <w:numPr>
                  <w:ilvl w:val="0"/>
                  <w:numId w:val="7"/>
                </w:numPr>
                <w:spacing w:after="120" w:before="240" w:line="312" w:lineRule="auto"/>
                <w:ind w:left="272" w:hanging="272"/>
                <w:jc w:val="left"/>
              </w:pPr>
            </w:pPrChange>
          </w:pPr>
          <w:bookmarkStart w:colFirst="0" w:colLast="0" w:name="_heading=h.1t3h5sf" w:id="7"/>
          <w:bookmarkEnd w:id="7"/>
          <w:sdt>
            <w:sdtPr>
              <w:tag w:val="goog_rdk_1"/>
            </w:sdtPr>
            <w:sdtContent>
              <w:ins w:author="ndhien@cit.udn.vn" w:id="0" w:date="2021-03-24T12:02:00Z">
                <w:r w:rsidDel="00000000" w:rsidR="00000000" w:rsidRPr="00000000">
                  <w:rPr>
                    <w:rtl w:val="0"/>
                  </w:rPr>
                  <w:t xml:space="preserve">1. </w:t>
                </w:r>
              </w:ins>
            </w:sdtContent>
          </w:sdt>
          <w:r w:rsidDel="00000000" w:rsidR="00000000" w:rsidRPr="00000000">
            <w:rPr>
              <w:rtl w:val="0"/>
            </w:rPr>
            <w:t xml:space="preserve">Giới thiệu</w:t>
          </w:r>
        </w:p>
      </w:sdtContent>
    </w:sdt>
    <w:p w:rsidR="00000000" w:rsidDel="00000000" w:rsidP="00000000" w:rsidRDefault="00000000" w:rsidRPr="00000000" w14:paraId="000000D3">
      <w:pPr>
        <w:spacing w:line="360" w:lineRule="auto"/>
        <w:ind w:firstLine="567"/>
        <w:jc w:val="both"/>
        <w:rPr/>
      </w:pPr>
      <w:bookmarkStart w:colFirst="0" w:colLast="0" w:name="_heading=h.4d34og8" w:id="8"/>
      <w:bookmarkEnd w:id="8"/>
      <w:r w:rsidDel="00000000" w:rsidR="00000000" w:rsidRPr="00000000">
        <w:rPr>
          <w:rtl w:val="0"/>
        </w:rPr>
        <w:t xml:space="preserve">Hỏa hoạn luôn mang đến những hậu quả hết sức nghiêm trọng. Tình trạng hỏa hoạn ở Việt Nam và trên toàn thế giới hiện nay diễn ra rất phức tạp. Các vụ cháy nổ ở các chung cư, nhà máy xí nghiệp, kho bãi, các chung cư… diễn ra ngày càng nhiều gây thiệt hại nghiêm trọng về tài sản cũng như về tính mạng con người. Vì vậy việc nghiên cứu chế tạo một hệ thống giám sát và tự động cảnh báo hỏa hoạn là hoàn toàn cần thiết trong đời sống.</w:t>
      </w:r>
    </w:p>
    <w:p w:rsidR="00000000" w:rsidDel="00000000" w:rsidP="00000000" w:rsidRDefault="00000000" w:rsidRPr="00000000" w14:paraId="000000D4">
      <w:pPr>
        <w:spacing w:line="360" w:lineRule="auto"/>
        <w:ind w:firstLine="567"/>
        <w:jc w:val="both"/>
        <w:rPr/>
      </w:pPr>
      <w:r w:rsidDel="00000000" w:rsidR="00000000" w:rsidRPr="00000000">
        <w:rPr>
          <w:rtl w:val="0"/>
        </w:rPr>
        <w:t xml:space="preserve">Với sự phát triển nhanh chóng của công nghệ, nhiều hệ thống đã ra đời để đưa ra cảnh báo sớm cho hỏa hoạn. Có thể kể đến các biết bị cảnh báo cháy sử dụng cảm biến nhiệt độ, cảm biến khói, phát hiện các vụ cháy qua video, hình ảnh từ camera quan trắc. Tuy nhiên phương pháp phân tích video, hình ảnh mang lại nhiều ưu điểm và chính xác hơn.</w:t>
      </w:r>
    </w:p>
    <w:p w:rsidR="00000000" w:rsidDel="00000000" w:rsidP="00000000" w:rsidRDefault="00000000" w:rsidRPr="00000000" w14:paraId="000000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Mục tiêu</w:t>
      </w:r>
      <w:sdt>
        <w:sdtPr>
          <w:tag w:val="goog_rdk_3"/>
        </w:sdtPr>
        <w:sdtContent>
          <w:del w:author="ndhien@cit.udn.vn" w:id="2" w:date="2021-03-24T11:56:00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delText xml:space="preserve">, nhiệm vụ</w:delText>
            </w:r>
          </w:del>
        </w:sdtContent>
      </w:sd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của đề tài</w:t>
      </w: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tl w:val="0"/>
        </w:rPr>
        <w:t xml:space="preserve">- Xây dựng thuật toán nhận diện đám cháy bằng cách phát hiện lửa nhờ công nghệ Harr Cascade kết hợp với nhận diện lửa nhờ vào màu sắc.</w:t>
      </w:r>
    </w:p>
    <w:p w:rsidR="00000000" w:rsidDel="00000000" w:rsidP="00000000" w:rsidRDefault="00000000" w:rsidRPr="00000000" w14:paraId="000000D7">
      <w:pPr>
        <w:spacing w:line="360" w:lineRule="auto"/>
        <w:jc w:val="both"/>
        <w:rPr/>
      </w:pPr>
      <w:r w:rsidDel="00000000" w:rsidR="00000000" w:rsidRPr="00000000">
        <w:rPr>
          <w:rtl w:val="0"/>
        </w:rPr>
        <w:t xml:space="preserve">- Phát hiện đám cháy bằng cách nhận diện lửa thông qua video.</w:t>
      </w:r>
    </w:p>
    <w:p w:rsidR="00000000" w:rsidDel="00000000" w:rsidP="00000000" w:rsidRDefault="00000000" w:rsidRPr="00000000" w14:paraId="000000D8">
      <w:pPr>
        <w:spacing w:line="360" w:lineRule="auto"/>
        <w:jc w:val="both"/>
        <w:rPr/>
      </w:pPr>
      <w:r w:rsidDel="00000000" w:rsidR="00000000" w:rsidRPr="00000000">
        <w:rPr>
          <w:rtl w:val="0"/>
        </w:rPr>
        <w:t xml:space="preserve">- Đưa ra cảnh báo cho con người khi có hỏa hoạn.</w:t>
      </w:r>
    </w:p>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7dp8vu" w:id="10"/>
      <w:bookmarkEnd w:id="10"/>
      <w:sdt>
        <w:sdtPr>
          <w:tag w:val="goog_rdk_5"/>
        </w:sdtPr>
        <w:sdtContent>
          <w:ins w:author="ndhien@cit.udn.vn" w:id="3" w:date="2021-03-24T12:10:00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Nội dung và kế hoạch thực hiện</w:t>
            </w:r>
          </w:ins>
        </w:sdtContent>
      </w:sdt>
      <w:r w:rsidDel="00000000" w:rsidR="00000000" w:rsidRPr="00000000">
        <w:rPr>
          <w:rtl w:val="0"/>
        </w:rPr>
      </w:r>
    </w:p>
    <w:tbl>
      <w:tblPr>
        <w:tblStyle w:val="Table3"/>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8"/>
        <w:gridCol w:w="5850"/>
        <w:tblGridChange w:id="0">
          <w:tblGrid>
            <w:gridCol w:w="3438"/>
            <w:gridCol w:w="5850"/>
          </w:tblGrid>
        </w:tblGridChange>
      </w:tblGrid>
      <w:tr>
        <w:trPr>
          <w:cantSplit w:val="0"/>
          <w:trHeight w:val="539" w:hRule="atLeast"/>
          <w:tblHeader w:val="0"/>
        </w:trPr>
        <w:tc>
          <w:tcPr>
            <w:vAlign w:val="center"/>
          </w:tcPr>
          <w:p w:rsidR="00000000" w:rsidDel="00000000" w:rsidP="00000000" w:rsidRDefault="00000000" w:rsidRPr="00000000" w14:paraId="000000DA">
            <w:pPr>
              <w:spacing w:line="360" w:lineRule="auto"/>
              <w:rPr>
                <w:b w:val="1"/>
              </w:rPr>
            </w:pPr>
            <w:r w:rsidDel="00000000" w:rsidR="00000000" w:rsidRPr="00000000">
              <w:rPr>
                <w:b w:val="1"/>
                <w:rtl w:val="0"/>
              </w:rPr>
              <w:t xml:space="preserve">Nội dung</w:t>
            </w:r>
          </w:p>
        </w:tc>
        <w:tc>
          <w:tcPr>
            <w:vAlign w:val="center"/>
          </w:tcPr>
          <w:p w:rsidR="00000000" w:rsidDel="00000000" w:rsidP="00000000" w:rsidRDefault="00000000" w:rsidRPr="00000000" w14:paraId="000000DB">
            <w:pPr>
              <w:spacing w:line="360" w:lineRule="auto"/>
              <w:rPr>
                <w:b w:val="1"/>
              </w:rPr>
            </w:pPr>
            <w:r w:rsidDel="00000000" w:rsidR="00000000" w:rsidRPr="00000000">
              <w:rPr>
                <w:b w:val="1"/>
                <w:rtl w:val="0"/>
              </w:rPr>
              <w:t xml:space="preserve">Kế hoạch thực hiện</w:t>
            </w:r>
          </w:p>
        </w:tc>
      </w:tr>
      <w:tr>
        <w:trPr>
          <w:cantSplit w:val="0"/>
          <w:tblHeader w:val="0"/>
        </w:trPr>
        <w:tc>
          <w:tcPr>
            <w:vAlign w:val="center"/>
          </w:tcPr>
          <w:p w:rsidR="00000000" w:rsidDel="00000000" w:rsidP="00000000" w:rsidRDefault="00000000" w:rsidRPr="00000000" w14:paraId="000000DC">
            <w:pPr>
              <w:spacing w:line="360" w:lineRule="auto"/>
              <w:rPr/>
            </w:pPr>
            <w:r w:rsidDel="00000000" w:rsidR="00000000" w:rsidRPr="00000000">
              <w:rPr>
                <w:rtl w:val="0"/>
              </w:rPr>
              <w:t xml:space="preserve">Lên ý tưởng và tìm nguồn tham khảo</w:t>
            </w:r>
          </w:p>
        </w:tc>
        <w:tc>
          <w:tcPr>
            <w:vAlign w:val="center"/>
          </w:tcPr>
          <w:p w:rsidR="00000000" w:rsidDel="00000000" w:rsidP="00000000" w:rsidRDefault="00000000" w:rsidRPr="00000000" w14:paraId="000000DD">
            <w:pPr>
              <w:spacing w:line="360" w:lineRule="auto"/>
              <w:rPr/>
            </w:pPr>
            <w:r w:rsidDel="00000000" w:rsidR="00000000" w:rsidRPr="00000000">
              <w:rPr>
                <w:rtl w:val="0"/>
              </w:rPr>
              <w:t xml:space="preserve">Thành viên trong nhóm sẽ tự nghĩ ý tưởng trong một tuần và tìm ý tưởng từ nhiều nguồn sau đó cùng nhau thống nhất đề tài, làm đề cương chi tiết.</w:t>
            </w:r>
          </w:p>
        </w:tc>
      </w:tr>
      <w:tr>
        <w:trPr>
          <w:cantSplit w:val="0"/>
          <w:tblHeader w:val="0"/>
        </w:trPr>
        <w:tc>
          <w:tcPr>
            <w:vAlign w:val="center"/>
          </w:tcPr>
          <w:p w:rsidR="00000000" w:rsidDel="00000000" w:rsidP="00000000" w:rsidRDefault="00000000" w:rsidRPr="00000000" w14:paraId="000000DE">
            <w:pPr>
              <w:spacing w:line="360" w:lineRule="auto"/>
              <w:rPr/>
            </w:pPr>
            <w:r w:rsidDel="00000000" w:rsidR="00000000" w:rsidRPr="00000000">
              <w:rPr>
                <w:rtl w:val="0"/>
              </w:rPr>
              <w:t xml:space="preserve">Nghiên cứu lý thuyết</w:t>
            </w:r>
          </w:p>
        </w:tc>
        <w:tc>
          <w:tcPr>
            <w:vAlign w:val="center"/>
          </w:tcPr>
          <w:p w:rsidR="00000000" w:rsidDel="00000000" w:rsidP="00000000" w:rsidRDefault="00000000" w:rsidRPr="00000000" w14:paraId="000000DF">
            <w:pPr>
              <w:spacing w:line="360" w:lineRule="auto"/>
              <w:rPr/>
            </w:pPr>
            <w:r w:rsidDel="00000000" w:rsidR="00000000" w:rsidRPr="00000000">
              <w:rPr>
                <w:rtl w:val="0"/>
              </w:rPr>
              <w:t xml:space="preserve">Đọc tài liệu, tìm hiểu về thị giác máy tính và nhận diện đối tượng.</w:t>
            </w:r>
          </w:p>
        </w:tc>
      </w:tr>
      <w:tr>
        <w:trPr>
          <w:cantSplit w:val="0"/>
          <w:tblHeader w:val="0"/>
        </w:trPr>
        <w:tc>
          <w:tcPr>
            <w:vAlign w:val="center"/>
          </w:tcPr>
          <w:p w:rsidR="00000000" w:rsidDel="00000000" w:rsidP="00000000" w:rsidRDefault="00000000" w:rsidRPr="00000000" w14:paraId="000000E0">
            <w:pPr>
              <w:spacing w:line="360" w:lineRule="auto"/>
              <w:rPr/>
            </w:pPr>
            <w:r w:rsidDel="00000000" w:rsidR="00000000" w:rsidRPr="00000000">
              <w:rPr>
                <w:rtl w:val="0"/>
              </w:rPr>
              <w:t xml:space="preserve">Phân tích và thiết kế hệ thống điều khiển thiết bị chiếu sáng</w:t>
            </w:r>
          </w:p>
        </w:tc>
        <w:tc>
          <w:tcPr>
            <w:vAlign w:val="center"/>
          </w:tcPr>
          <w:p w:rsidR="00000000" w:rsidDel="00000000" w:rsidP="00000000" w:rsidRDefault="00000000" w:rsidRPr="00000000" w14:paraId="000000E1">
            <w:pPr>
              <w:spacing w:line="360" w:lineRule="auto"/>
              <w:rPr/>
            </w:pPr>
            <w:r w:rsidDel="00000000" w:rsidR="00000000" w:rsidRPr="00000000">
              <w:rPr>
                <w:rtl w:val="0"/>
              </w:rPr>
              <w:t xml:space="preserve">- Xây dựng sơ đồ khối, lưu đồ thuật toán.</w:t>
            </w:r>
          </w:p>
          <w:p w:rsidR="00000000" w:rsidDel="00000000" w:rsidP="00000000" w:rsidRDefault="00000000" w:rsidRPr="00000000" w14:paraId="000000E2">
            <w:pPr>
              <w:spacing w:line="360" w:lineRule="auto"/>
              <w:rPr/>
            </w:pPr>
            <w:r w:rsidDel="00000000" w:rsidR="00000000" w:rsidRPr="00000000">
              <w:rPr>
                <w:rtl w:val="0"/>
              </w:rPr>
              <w:t xml:space="preserve">- Thiết kế chương trình cho </w:t>
            </w:r>
          </w:p>
          <w:p w:rsidR="00000000" w:rsidDel="00000000" w:rsidP="00000000" w:rsidRDefault="00000000" w:rsidRPr="00000000" w14:paraId="000000E3">
            <w:pPr>
              <w:spacing w:line="360" w:lineRule="auto"/>
              <w:rPr/>
            </w:pPr>
            <w:r w:rsidDel="00000000" w:rsidR="00000000" w:rsidRPr="00000000">
              <w:rPr>
                <w:rtl w:val="0"/>
              </w:rPr>
              <w:t xml:space="preserve">- Lắp ráp hệ thống.</w:t>
            </w:r>
          </w:p>
        </w:tc>
      </w:tr>
      <w:tr>
        <w:trPr>
          <w:cantSplit w:val="0"/>
          <w:tblHeader w:val="0"/>
        </w:trPr>
        <w:tc>
          <w:tcPr>
            <w:vAlign w:val="center"/>
          </w:tcPr>
          <w:p w:rsidR="00000000" w:rsidDel="00000000" w:rsidP="00000000" w:rsidRDefault="00000000" w:rsidRPr="00000000" w14:paraId="000000E4">
            <w:pPr>
              <w:spacing w:line="360" w:lineRule="auto"/>
              <w:rPr/>
            </w:pPr>
            <w:r w:rsidDel="00000000" w:rsidR="00000000" w:rsidRPr="00000000">
              <w:rPr>
                <w:rtl w:val="0"/>
              </w:rPr>
              <w:t xml:space="preserve">Chạy thử sản phẩm</w:t>
            </w:r>
          </w:p>
        </w:tc>
        <w:tc>
          <w:tcPr>
            <w:vAlign w:val="center"/>
          </w:tcPr>
          <w:p w:rsidR="00000000" w:rsidDel="00000000" w:rsidP="00000000" w:rsidRDefault="00000000" w:rsidRPr="00000000" w14:paraId="000000E5">
            <w:pPr>
              <w:spacing w:line="360" w:lineRule="auto"/>
              <w:rPr/>
            </w:pPr>
            <w:r w:rsidDel="00000000" w:rsidR="00000000" w:rsidRPr="00000000">
              <w:rPr>
                <w:rtl w:val="0"/>
              </w:rPr>
              <w:t xml:space="preserve">Kiểm tra sản phẩm sau khi hoàn thành.</w:t>
            </w:r>
          </w:p>
        </w:tc>
      </w:tr>
      <w:tr>
        <w:trPr>
          <w:cantSplit w:val="0"/>
          <w:tblHeader w:val="0"/>
        </w:trPr>
        <w:tc>
          <w:tcPr>
            <w:vAlign w:val="center"/>
          </w:tcPr>
          <w:p w:rsidR="00000000" w:rsidDel="00000000" w:rsidP="00000000" w:rsidRDefault="00000000" w:rsidRPr="00000000" w14:paraId="000000E6">
            <w:pPr>
              <w:spacing w:line="360" w:lineRule="auto"/>
              <w:rPr/>
            </w:pPr>
            <w:r w:rsidDel="00000000" w:rsidR="00000000" w:rsidRPr="00000000">
              <w:rPr>
                <w:rtl w:val="0"/>
              </w:rPr>
              <w:t xml:space="preserve">Chuẩn bị bài thuyết trình và báo cáo chi tiết bảo vệ đồ án</w:t>
            </w:r>
          </w:p>
        </w:tc>
        <w:tc>
          <w:tcPr>
            <w:vAlign w:val="center"/>
          </w:tcPr>
          <w:p w:rsidR="00000000" w:rsidDel="00000000" w:rsidP="00000000" w:rsidRDefault="00000000" w:rsidRPr="00000000" w14:paraId="000000E7">
            <w:pPr>
              <w:spacing w:line="360" w:lineRule="auto"/>
              <w:rPr/>
            </w:pPr>
            <w:r w:rsidDel="00000000" w:rsidR="00000000" w:rsidRPr="00000000">
              <w:rPr>
                <w:rtl w:val="0"/>
              </w:rPr>
            </w:r>
          </w:p>
        </w:tc>
      </w:tr>
    </w:tbl>
    <w:sdt>
      <w:sdtPr>
        <w:tag w:val="goog_rdk_8"/>
      </w:sdtPr>
      <w:sdtContent>
        <w:p w:rsidR="00000000" w:rsidDel="00000000" w:rsidP="00000000" w:rsidRDefault="00000000" w:rsidRPr="00000000" w14:paraId="000000E8">
          <w:pPr>
            <w:keepNext w:val="1"/>
            <w:keepLines w:val="0"/>
            <w:pageBreakBefore w:val="0"/>
            <w:widowControl w:val="1"/>
            <w:numPr>
              <w:ilvl w:val="1"/>
              <w:numId w:val="3"/>
            </w:numP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sz w:val="28"/>
              <w:szCs w:val="28"/>
              <w:u w:val="none"/>
              <w:shd w:fill="auto" w:val="clear"/>
              <w:vertAlign w:val="baseline"/>
              <w:rPrChange w:author="ndhien@cit.udn.vn" w:id="5" w:date="2021-03-24T12:09:00Z">
                <w:rPr/>
              </w:rPrChange>
            </w:rPr>
            <w:pPrChange w:author="ndhien@cit.udn.vn" w:id="0" w:date="2021-03-24T12:09:00Z">
              <w:pPr>
                <w:spacing w:after="80" w:before="80" w:line="312" w:lineRule="auto"/>
                <w:ind w:firstLine="720"/>
                <w:jc w:val="both"/>
              </w:pPr>
            </w:pPrChange>
          </w:pPr>
          <w:sdt>
            <w:sdtPr>
              <w:tag w:val="goog_rdk_7"/>
            </w:sdtPr>
            <w:sdtContent>
              <w:del w:author="ndhien@cit.udn.vn" w:id="4" w:date="2021-03-24T12:07:00Z">
                <w:bookmarkStart w:colFirst="0" w:colLast="0" w:name="_heading=h.3rdcrjn" w:id="11"/>
                <w:bookmarkEnd w:id="11"/>
                <w:r w:rsidDel="00000000" w:rsidR="00000000" w:rsidRPr="00000000">
                  <w:rPr>
                    <w:rtl w:val="0"/>
                  </w:rPr>
                </w:r>
              </w:del>
            </w:sdtContent>
          </w:sdt>
        </w:p>
      </w:sdtContent>
    </w:sdt>
    <w:sdt>
      <w:sdtPr>
        <w:tag w:val="goog_rdk_10"/>
      </w:sdtPr>
      <w:sdtContent>
        <w:p w:rsidR="00000000" w:rsidDel="00000000" w:rsidP="00000000" w:rsidRDefault="00000000" w:rsidRPr="00000000" w14:paraId="000000E9">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sz w:val="28"/>
              <w:szCs w:val="28"/>
              <w:u w:val="none"/>
              <w:shd w:fill="auto" w:val="clear"/>
              <w:vertAlign w:val="baseline"/>
            </w:rPr>
          </w:pPr>
          <w:sdt>
            <w:sdtPr>
              <w:tag w:val="goog_rdk_9"/>
            </w:sdtPr>
            <w:sdtContent>
              <w:del w:author="ndhien@cit.udn.vn" w:id="4" w:date="2021-03-24T12:07:00Z">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delText xml:space="preserve">3. Đối tượng, phạm vi và phương pháp tiếp cận</w:delText>
                </w:r>
              </w:del>
            </w:sdtContent>
          </w:sdt>
        </w:p>
      </w:sdtContent>
    </w:sdt>
    <w:sdt>
      <w:sdtPr>
        <w:tag w:val="goog_rdk_12"/>
      </w:sdtPr>
      <w:sdtContent>
        <w:p w:rsidR="00000000" w:rsidDel="00000000" w:rsidP="00000000" w:rsidRDefault="00000000" w:rsidRPr="00000000" w14:paraId="000000EA">
          <w:pPr>
            <w:keepNext w:val="1"/>
            <w:keepLines w:val="0"/>
            <w:pageBreakBefore w:val="0"/>
            <w:widowControl w:val="1"/>
            <w:numPr>
              <w:ilvl w:val="1"/>
              <w:numId w:val="3"/>
            </w:numP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sz w:val="28"/>
              <w:szCs w:val="28"/>
              <w:u w:val="none"/>
              <w:shd w:fill="auto" w:val="clear"/>
              <w:vertAlign w:val="baseline"/>
              <w:rPrChange w:author="ndhien@cit.udn.vn" w:id="6" w:date="2021-03-24T12:09:00Z">
                <w:rPr/>
              </w:rPrChange>
            </w:rPr>
            <w:pPrChange w:author="ndhien@cit.udn.vn" w:id="0" w:date="2021-03-24T12:09:00Z">
              <w:pPr>
                <w:spacing w:after="80" w:before="80" w:line="312" w:lineRule="auto"/>
                <w:ind w:firstLine="709"/>
                <w:jc w:val="both"/>
              </w:pPr>
            </w:pPrChange>
          </w:pPr>
          <w:sdt>
            <w:sdtPr>
              <w:tag w:val="goog_rdk_11"/>
            </w:sdtPr>
            <w:sdtContent>
              <w:del w:author="ndhien@cit.udn.vn" w:id="4" w:date="2021-03-24T12:07:00Z">
                <w:r w:rsidDel="00000000" w:rsidR="00000000" w:rsidRPr="00000000">
                  <w:rPr>
                    <w:rtl w:val="0"/>
                  </w:rPr>
                  <w:delText xml:space="preserve">Dựa trên hướng tiếp cận </w:delText>
                </w:r>
              </w:del>
            </w:sdtContent>
          </w:sdt>
        </w:p>
      </w:sdtContent>
    </w:sdt>
    <w:sdt>
      <w:sdtPr>
        <w:tag w:val="goog_rdk_15"/>
      </w:sdtPr>
      <w:sdtContent>
        <w:p w:rsidR="00000000" w:rsidDel="00000000" w:rsidP="00000000" w:rsidRDefault="00000000" w:rsidRPr="00000000" w14:paraId="000000EB">
          <w:pPr>
            <w:keepNext w:val="1"/>
            <w:keepLines w:val="0"/>
            <w:pageBreakBefore w:val="0"/>
            <w:widowControl w:val="1"/>
            <w:numPr>
              <w:ilvl w:val="1"/>
              <w:numId w:val="3"/>
            </w:numP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u w:val="none"/>
              <w:shd w:fill="auto" w:val="clear"/>
              <w:vertAlign w:val="baseline"/>
              <w:rPrChange w:author="ndhien@cit.udn.vn" w:id="8" w:date="2021-03-24T12:09:00Z">
                <w:rPr>
                  <w:sz w:val="24"/>
                  <w:szCs w:val="24"/>
                </w:rPr>
              </w:rPrChange>
            </w:rPr>
            <w:pPrChange w:author="ndhien@cit.udn.vn" w:id="0" w:date="2021-03-24T12:09:00Z">
              <w:pPr>
                <w:spacing w:after="80" w:before="80" w:line="312" w:lineRule="auto"/>
                <w:ind w:firstLine="709"/>
                <w:jc w:val="both"/>
              </w:pPr>
            </w:pPrChange>
          </w:pPr>
          <w:sdt>
            <w:sdtPr>
              <w:tag w:val="goog_rdk_13"/>
            </w:sdtPr>
            <w:sdtContent>
              <w:del w:author="ndhien@cit.udn.vn" w:id="4" w:date="2021-03-24T12:07:00Z"/>
              <w:sdt>
                <w:sdtPr>
                  <w:tag w:val="goog_rdk_14"/>
                </w:sdtPr>
                <w:sdtContent>
                  <w:del w:author="ndhien@cit.udn.vn" w:id="4" w:date="2021-03-24T12:07:00Z">
                    <w:r w:rsidDel="00000000" w:rsidR="00000000" w:rsidRPr="00000000">
                      <w:rPr>
                        <w:rtl w:val="0"/>
                      </w:rPr>
                    </w:r>
                  </w:del>
                </w:sdtContent>
              </w:sdt>
              <w:del w:author="ndhien@cit.udn.vn" w:id="4" w:date="2021-03-24T12:07:00Z"/>
            </w:sdtContent>
          </w:sdt>
        </w:p>
      </w:sdtContent>
    </w:sdt>
    <w:sdt>
      <w:sdtPr>
        <w:tag w:val="goog_rdk_17"/>
      </w:sdtPr>
      <w:sdtContent>
        <w:p w:rsidR="00000000" w:rsidDel="00000000" w:rsidP="00000000" w:rsidRDefault="00000000" w:rsidRPr="00000000" w14:paraId="000000EC">
          <w:pPr>
            <w:keepNext w:val="1"/>
            <w:keepLines w:val="0"/>
            <w:pageBreakBefore w:val="0"/>
            <w:widowControl w:val="1"/>
            <w:numPr>
              <w:ilvl w:val="1"/>
              <w:numId w:val="3"/>
            </w:numP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sz w:val="28"/>
              <w:szCs w:val="28"/>
              <w:u w:val="none"/>
              <w:vertAlign w:val="baseline"/>
              <w:rPrChange w:author="ndhien@cit.udn.vn" w:id="9" w:date="2021-03-24T12:09:00Z">
                <w:rPr/>
              </w:rPrChange>
            </w:rPr>
            <w:pPrChange w:author="ndhien@cit.udn.vn" w:id="0" w:date="2021-03-24T12:09:00Z">
              <w:pPr>
                <w:pStyle w:val="Heading2"/>
                <w:numPr>
                  <w:ilvl w:val="1"/>
                  <w:numId w:val="3"/>
                </w:numPr>
                <w:spacing w:after="120" w:before="240" w:line="312" w:lineRule="auto"/>
                <w:ind w:left="0" w:firstLine="0"/>
                <w:jc w:val="left"/>
              </w:pPr>
            </w:pPrChange>
          </w:pPr>
          <w:sdt>
            <w:sdtPr>
              <w:tag w:val="goog_rdk_16"/>
            </w:sdtPr>
            <w:sdtContent>
              <w:del w:author="ndhien@cit.udn.vn" w:id="4" w:date="2021-03-24T12:07:00Z">
                <w:bookmarkStart w:colFirst="0" w:colLast="0" w:name="_heading=h.lnxbz9" w:id="13"/>
                <w:bookmarkEnd w:id="13"/>
                <w:r w:rsidDel="00000000" w:rsidR="00000000" w:rsidRPr="00000000">
                  <w:rPr>
                    <w:rtl w:val="0"/>
                  </w:rPr>
                  <w:delText xml:space="preserve">4. Đóng góp của đề tài</w:delText>
                </w:r>
              </w:del>
            </w:sdtContent>
          </w:sdt>
        </w:p>
      </w:sdtContent>
    </w:sdt>
    <w:sdt>
      <w:sdtPr>
        <w:tag w:val="goog_rdk_19"/>
      </w:sdtPr>
      <w:sdtContent>
        <w:p w:rsidR="00000000" w:rsidDel="00000000" w:rsidP="00000000" w:rsidRDefault="00000000" w:rsidRPr="00000000" w14:paraId="000000ED">
          <w:pPr>
            <w:keepNext w:val="1"/>
            <w:keepLines w:val="0"/>
            <w:pageBreakBefore w:val="0"/>
            <w:widowControl w:val="1"/>
            <w:numPr>
              <w:ilvl w:val="1"/>
              <w:numId w:val="3"/>
            </w:numP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sz w:val="28"/>
              <w:szCs w:val="28"/>
              <w:u w:val="none"/>
              <w:shd w:fill="auto" w:val="clear"/>
              <w:vertAlign w:val="baseline"/>
              <w:rPrChange w:author="ndhien@cit.udn.vn" w:id="10" w:date="2021-03-24T12:09:00Z">
                <w:rPr/>
              </w:rPrChange>
            </w:rPr>
            <w:pPrChange w:author="ndhien@cit.udn.vn" w:id="0" w:date="2021-03-24T12:09:00Z">
              <w:pPr>
                <w:spacing w:after="80" w:before="80" w:line="312" w:lineRule="auto"/>
                <w:ind w:firstLine="709"/>
                <w:jc w:val="both"/>
              </w:pPr>
            </w:pPrChange>
          </w:pPr>
          <w:sdt>
            <w:sdtPr>
              <w:tag w:val="goog_rdk_18"/>
            </w:sdtPr>
            <w:sdtContent>
              <w:del w:author="ndhien@cit.udn.vn" w:id="4" w:date="2021-03-24T12:07:00Z">
                <w:bookmarkStart w:colFirst="0" w:colLast="0" w:name="_heading=h.35nkun2" w:id="14"/>
                <w:bookmarkEnd w:id="14"/>
                <w:r w:rsidDel="00000000" w:rsidR="00000000" w:rsidRPr="00000000">
                  <w:rPr>
                    <w:rtl w:val="0"/>
                  </w:rPr>
                  <w:delText xml:space="preserve">Trên cơ sở tìm hiểu, phân tích, tổng hợp và áp dụng, đề tài đạt được một số kết quả như sau:</w:delText>
                </w:r>
              </w:del>
            </w:sdtContent>
          </w:sdt>
        </w:p>
      </w:sdtContent>
    </w:sdt>
    <w:sdt>
      <w:sdtPr>
        <w:tag w:val="goog_rdk_21"/>
      </w:sdtPr>
      <w:sdtContent>
        <w:p w:rsidR="00000000" w:rsidDel="00000000" w:rsidP="00000000" w:rsidRDefault="00000000" w:rsidRPr="00000000" w14:paraId="000000EE">
          <w:pPr>
            <w:keepNext w:val="1"/>
            <w:keepLines w:val="0"/>
            <w:pageBreakBefore w:val="0"/>
            <w:widowControl w:val="1"/>
            <w:numPr>
              <w:ilvl w:val="1"/>
              <w:numId w:val="3"/>
            </w:numP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sz w:val="28"/>
              <w:szCs w:val="28"/>
              <w:u w:val="none"/>
              <w:vertAlign w:val="baseline"/>
              <w:rPrChange w:author="ndhien@cit.udn.vn" w:id="11" w:date="2021-03-24T12:09:00Z">
                <w:rPr/>
              </w:rPrChange>
            </w:rPr>
            <w:pPrChange w:author="ndhien@cit.udn.vn" w:id="0" w:date="2021-03-24T12:09:00Z">
              <w:pPr>
                <w:numPr>
                  <w:ilvl w:val="0"/>
                  <w:numId w:val="5"/>
                </w:numPr>
                <w:spacing w:after="80" w:before="80" w:line="312" w:lineRule="auto"/>
                <w:ind w:left="1134" w:hanging="283"/>
                <w:jc w:val="both"/>
              </w:pPr>
            </w:pPrChange>
          </w:pPr>
          <w:sdt>
            <w:sdtPr>
              <w:tag w:val="goog_rdk_20"/>
            </w:sdtPr>
            <w:sdtContent>
              <w:del w:author="ndhien@cit.udn.vn" w:id="4" w:date="2021-03-24T12:07:00Z">
                <w:r w:rsidDel="00000000" w:rsidR="00000000" w:rsidRPr="00000000">
                  <w:rPr>
                    <w:rtl w:val="0"/>
                  </w:rPr>
                  <w:delText xml:space="preserve">aaaa</w:delText>
                </w:r>
              </w:del>
            </w:sdtContent>
          </w:sdt>
        </w:p>
      </w:sdtContent>
    </w:sdt>
    <w:sdt>
      <w:sdtPr>
        <w:tag w:val="goog_rdk_23"/>
      </w:sdtPr>
      <w:sdtContent>
        <w:p w:rsidR="00000000" w:rsidDel="00000000" w:rsidP="00000000" w:rsidRDefault="00000000" w:rsidRPr="00000000" w14:paraId="000000EF">
          <w:pPr>
            <w:keepNext w:val="1"/>
            <w:keepLines w:val="0"/>
            <w:pageBreakBefore w:val="0"/>
            <w:widowControl w:val="1"/>
            <w:numPr>
              <w:ilvl w:val="1"/>
              <w:numId w:val="3"/>
            </w:numPr>
            <w:spacing w:after="0" w:before="360" w:line="360" w:lineRule="auto"/>
            <w:ind w:left="0" w:right="0" w:firstLine="0"/>
            <w:jc w:val="left"/>
            <w:rPr>
              <w:del w:author="ndhien@cit.udn.vn" w:id="4" w:date="2021-03-24T12:07:00Z"/>
              <w:rFonts w:ascii="Times New Roman" w:cs="Times New Roman" w:eastAsia="Times New Roman" w:hAnsi="Times New Roman"/>
              <w:b w:val="1"/>
              <w:i w:val="0"/>
              <w:smallCaps w:val="0"/>
              <w:strike w:val="0"/>
              <w:color w:val="000000"/>
              <w:sz w:val="28"/>
              <w:szCs w:val="28"/>
              <w:u w:val="none"/>
              <w:vertAlign w:val="baseline"/>
              <w:rPrChange w:author="ndhien@cit.udn.vn" w:id="12" w:date="2021-03-24T12:09:00Z">
                <w:rPr/>
              </w:rPrChange>
            </w:rPr>
            <w:pPrChange w:author="ndhien@cit.udn.vn" w:id="0" w:date="2021-03-24T12:09:00Z">
              <w:pPr>
                <w:numPr>
                  <w:ilvl w:val="0"/>
                  <w:numId w:val="5"/>
                </w:numPr>
                <w:spacing w:after="80" w:before="80" w:line="312" w:lineRule="auto"/>
                <w:ind w:left="1134" w:hanging="283"/>
                <w:jc w:val="both"/>
              </w:pPr>
            </w:pPrChange>
          </w:pPr>
          <w:sdt>
            <w:sdtPr>
              <w:tag w:val="goog_rdk_22"/>
            </w:sdtPr>
            <w:sdtContent>
              <w:del w:author="ndhien@cit.udn.vn" w:id="4" w:date="2021-03-24T12:07:00Z">
                <w:r w:rsidDel="00000000" w:rsidR="00000000" w:rsidRPr="00000000">
                  <w:rPr>
                    <w:rtl w:val="0"/>
                  </w:rPr>
                  <w:delText xml:space="preserve">bbbbb</w:delText>
                </w:r>
              </w:del>
            </w:sdtContent>
          </w:sdt>
        </w:p>
      </w:sdtContent>
    </w:sdt>
    <w:sdt>
      <w:sdtPr>
        <w:tag w:val="goog_rdk_28"/>
      </w:sdtPr>
      <w:sdtContent>
        <w:p w:rsidR="00000000" w:rsidDel="00000000" w:rsidP="00000000" w:rsidRDefault="00000000" w:rsidRPr="00000000" w14:paraId="000000F0">
          <w:pPr>
            <w:keepNext w:val="1"/>
            <w:keepLines w:val="0"/>
            <w:pageBreakBefore w:val="0"/>
            <w:widowControl w:val="1"/>
            <w:spacing w:after="0" w:before="0" w:line="360" w:lineRule="auto"/>
            <w:ind w:left="0" w:right="0" w:firstLine="0"/>
            <w:jc w:val="both"/>
            <w:rPr>
              <w:rPrChange w:author="ndhien@cit.udn.vn" w:id="14" w:date="2021-03-24T12:01:00Z">
                <w:rPr/>
              </w:rPrChange>
            </w:rPr>
            <w:pPrChange w:author="ndhien@cit.udn.vn" w:id="0" w:date="2021-03-24T12:01:00Z">
              <w:pPr>
                <w:pStyle w:val="Heading2"/>
                <w:numPr>
                  <w:ilvl w:val="1"/>
                  <w:numId w:val="3"/>
                </w:numPr>
                <w:spacing w:after="120" w:before="240" w:line="312" w:lineRule="auto"/>
                <w:ind w:left="0" w:firstLine="0"/>
                <w:jc w:val="left"/>
              </w:pPr>
            </w:pPrChange>
          </w:pPr>
          <w:bookmarkStart w:colFirst="0" w:colLast="0" w:name="_heading=h.1ksv4uv" w:id="15"/>
          <w:bookmarkEnd w:id="15"/>
          <w:sdt>
            <w:sdtPr>
              <w:tag w:val="goog_rdk_24"/>
            </w:sdtPr>
            <w:sdtContent>
              <w:del w:author="ndhien@cit.udn.vn" w:id="4" w:date="2021-03-24T12:07:00Z">
                <w:r w:rsidDel="00000000" w:rsidR="00000000" w:rsidRPr="00000000">
                  <w:rPr>
                    <w:rtl w:val="0"/>
                  </w:rPr>
                  <w:delText xml:space="preserve">5</w:delText>
                </w:r>
              </w:del>
            </w:sdtContent>
          </w:sdt>
          <w:sdt>
            <w:sdtPr>
              <w:tag w:val="goog_rdk_25"/>
            </w:sdtPr>
            <w:sdtContent>
              <w:ins w:author="ndhien@cit.udn.vn" w:id="4" w:date="2021-03-24T12:07:00Z">
                <w:r w:rsidDel="00000000" w:rsidR="00000000" w:rsidRPr="00000000">
                  <w:rPr>
                    <w:rtl w:val="0"/>
                  </w:rPr>
                  <w:t xml:space="preserve">4</w:t>
                </w:r>
              </w:ins>
            </w:sdtContent>
          </w:sdt>
          <w:r w:rsidDel="00000000" w:rsidR="00000000" w:rsidRPr="00000000">
            <w:rPr>
              <w:rtl w:val="0"/>
            </w:rPr>
            <w:t xml:space="preserve">. Bố cục </w:t>
          </w:r>
          <w:sdt>
            <w:sdtPr>
              <w:tag w:val="goog_rdk_26"/>
            </w:sdtPr>
            <w:sdtContent>
              <w:del w:author="ndhien@cit.udn.vn" w:id="13" w:date="2021-03-24T11:55:00Z">
                <w:r w:rsidDel="00000000" w:rsidR="00000000" w:rsidRPr="00000000">
                  <w:rPr>
                    <w:rtl w:val="0"/>
                  </w:rPr>
                  <w:delText xml:space="preserve">của đề tài</w:delText>
                </w:r>
              </w:del>
            </w:sdtContent>
          </w:sdt>
          <w:sdt>
            <w:sdtPr>
              <w:tag w:val="goog_rdk_27"/>
            </w:sdtPr>
            <w:sdtContent>
              <w:ins w:author="ndhien@cit.udn.vn" w:id="13" w:date="2021-03-24T11:55:00Z">
                <w:r w:rsidDel="00000000" w:rsidR="00000000" w:rsidRPr="00000000">
                  <w:rPr>
                    <w:rtl w:val="0"/>
                  </w:rPr>
                  <w:t xml:space="preserve">báo cáo</w:t>
                </w:r>
              </w:ins>
            </w:sdtContent>
          </w:sdt>
          <w:r w:rsidDel="00000000" w:rsidR="00000000" w:rsidRPr="00000000">
            <w:rPr>
              <w:rtl w:val="0"/>
            </w:rPr>
          </w:r>
        </w:p>
      </w:sdtContent>
    </w:sdt>
    <w:p w:rsidR="00000000" w:rsidDel="00000000" w:rsidP="00000000" w:rsidRDefault="00000000" w:rsidRPr="00000000" w14:paraId="000000F1">
      <w:pPr>
        <w:spacing w:line="360" w:lineRule="auto"/>
        <w:jc w:val="both"/>
        <w:rPr/>
      </w:pPr>
      <w:bookmarkStart w:colFirst="0" w:colLast="0" w:name="_heading=h.44sinio" w:id="16"/>
      <w:bookmarkEnd w:id="16"/>
      <w:r w:rsidDel="00000000" w:rsidR="00000000" w:rsidRPr="00000000">
        <w:rPr>
          <w:rtl w:val="0"/>
        </w:rPr>
        <w:t xml:space="preserve">Sau phần </w:t>
      </w:r>
      <w:r w:rsidDel="00000000" w:rsidR="00000000" w:rsidRPr="00000000">
        <w:rPr>
          <w:i w:val="1"/>
          <w:rtl w:val="0"/>
        </w:rPr>
        <w:t xml:space="preserve">Mở đầu</w:t>
      </w:r>
      <w:r w:rsidDel="00000000" w:rsidR="00000000" w:rsidRPr="00000000">
        <w:rPr>
          <w:rtl w:val="0"/>
        </w:rPr>
        <w:t xml:space="preserve">, báo cáo được trình bày trong ba chương, cụ thể như sau:</w:t>
      </w:r>
    </w:p>
    <w:p w:rsidR="00000000" w:rsidDel="00000000" w:rsidP="00000000" w:rsidRDefault="00000000" w:rsidRPr="00000000" w14:paraId="000000F2">
      <w:pPr>
        <w:spacing w:line="360" w:lineRule="auto"/>
        <w:ind w:firstLine="567"/>
        <w:jc w:val="both"/>
        <w:rPr/>
      </w:pPr>
      <w:r w:rsidDel="00000000" w:rsidR="00000000" w:rsidRPr="00000000">
        <w:rPr>
          <w:rtl w:val="0"/>
        </w:rPr>
        <w:t xml:space="preserve">Chương 1:</w:t>
      </w:r>
      <w:r w:rsidDel="00000000" w:rsidR="00000000" w:rsidRPr="00000000">
        <w:rPr>
          <w:b w:val="1"/>
          <w:rtl w:val="0"/>
        </w:rPr>
        <w:t xml:space="preserve"> </w:t>
      </w:r>
      <w:r w:rsidDel="00000000" w:rsidR="00000000" w:rsidRPr="00000000">
        <w:rPr>
          <w:i w:val="1"/>
          <w:rtl w:val="0"/>
        </w:rPr>
        <w:t xml:space="preserve">Tổng quan về đề tài.</w:t>
      </w:r>
      <w:r w:rsidDel="00000000" w:rsidR="00000000" w:rsidRPr="00000000">
        <w:rPr>
          <w:b w:val="1"/>
          <w:rtl w:val="0"/>
        </w:rPr>
        <w:t xml:space="preserve"> </w:t>
      </w:r>
      <w:r w:rsidDel="00000000" w:rsidR="00000000" w:rsidRPr="00000000">
        <w:rPr>
          <w:rtl w:val="0"/>
        </w:rPr>
        <w:t xml:space="preserve">Đặt ra vấn đề, giới thiệu về các phương pháp để cảnh báo cháy, hỏa hoạn phổ biến hiện nay</w:t>
      </w:r>
    </w:p>
    <w:p w:rsidR="00000000" w:rsidDel="00000000" w:rsidP="00000000" w:rsidRDefault="00000000" w:rsidRPr="00000000" w14:paraId="000000F3">
      <w:pPr>
        <w:spacing w:line="360" w:lineRule="auto"/>
        <w:ind w:firstLine="567"/>
        <w:jc w:val="both"/>
        <w:rPr>
          <w:b w:val="1"/>
        </w:rPr>
      </w:pPr>
      <w:r w:rsidDel="00000000" w:rsidR="00000000" w:rsidRPr="00000000">
        <w:rPr>
          <w:rtl w:val="0"/>
        </w:rPr>
        <w:t xml:space="preserve">Chương 2:</w:t>
      </w:r>
      <w:r w:rsidDel="00000000" w:rsidR="00000000" w:rsidRPr="00000000">
        <w:rPr>
          <w:b w:val="1"/>
          <w:rtl w:val="0"/>
        </w:rPr>
        <w:t xml:space="preserve"> </w:t>
      </w:r>
      <w:r w:rsidDel="00000000" w:rsidR="00000000" w:rsidRPr="00000000">
        <w:rPr>
          <w:i w:val="1"/>
          <w:rtl w:val="0"/>
        </w:rPr>
        <w:t xml:space="preserve">Cơ sở lý thuyết.</w:t>
      </w:r>
      <w:r w:rsidDel="00000000" w:rsidR="00000000" w:rsidRPr="00000000">
        <w:rPr>
          <w:b w:val="1"/>
          <w:rtl w:val="0"/>
        </w:rPr>
        <w:t xml:space="preserve"> </w:t>
      </w:r>
      <w:r w:rsidDel="00000000" w:rsidR="00000000" w:rsidRPr="00000000">
        <w:rPr>
          <w:rtl w:val="0"/>
        </w:rPr>
        <w:t xml:space="preserve">Trình bày tổng quan về thị giác máy tính. Đưa ra một số kỹ thuật cơ bản và thường sử dụng trong xử lý ảnh. Giới thiệu về thuật toán chính sử dụng trong đề tài đó là </w:t>
      </w:r>
      <w:r w:rsidDel="00000000" w:rsidR="00000000" w:rsidRPr="00000000">
        <w:rPr>
          <w:b w:val="1"/>
          <w:rtl w:val="0"/>
        </w:rPr>
        <w:t xml:space="preserve">Harr Cascasde</w:t>
      </w:r>
    </w:p>
    <w:p w:rsidR="00000000" w:rsidDel="00000000" w:rsidP="00000000" w:rsidRDefault="00000000" w:rsidRPr="00000000" w14:paraId="000000F4">
      <w:pPr>
        <w:spacing w:line="360" w:lineRule="auto"/>
        <w:ind w:firstLine="567"/>
        <w:jc w:val="both"/>
        <w:rPr>
          <w:b w:val="1"/>
        </w:rPr>
      </w:pPr>
      <w:r w:rsidDel="00000000" w:rsidR="00000000" w:rsidRPr="00000000">
        <w:rPr>
          <w:rtl w:val="0"/>
        </w:rPr>
        <w:t xml:space="preserve">Chương 3: </w:t>
      </w:r>
      <w:r w:rsidDel="00000000" w:rsidR="00000000" w:rsidRPr="00000000">
        <w:rPr>
          <w:i w:val="1"/>
          <w:rtl w:val="0"/>
        </w:rPr>
        <w:t xml:space="preserve">Phân tích và xây hệ thống đèn chiếu sáng</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Phân tích và thiết kế hệ thống điều khiển thiết bị chiếu sáng áp dụng công nghệ Bluetooth mesh</w:t>
      </w:r>
      <w:r w:rsidDel="00000000" w:rsidR="00000000" w:rsidRPr="00000000">
        <w:rPr>
          <w:rtl w:val="0"/>
        </w:rPr>
      </w:r>
    </w:p>
    <w:p w:rsidR="00000000" w:rsidDel="00000000" w:rsidP="00000000" w:rsidRDefault="00000000" w:rsidRPr="00000000" w14:paraId="000000F5">
      <w:pPr>
        <w:spacing w:line="360" w:lineRule="auto"/>
        <w:ind w:firstLine="567"/>
        <w:jc w:val="both"/>
        <w:rPr>
          <w:b w:val="1"/>
        </w:rPr>
      </w:pPr>
      <w:r w:rsidDel="00000000" w:rsidR="00000000" w:rsidRPr="00000000">
        <w:rPr>
          <w:i w:val="1"/>
          <w:rtl w:val="0"/>
        </w:rPr>
        <w:t xml:space="preserve">Kết luận:</w:t>
      </w:r>
      <w:r w:rsidDel="00000000" w:rsidR="00000000" w:rsidRPr="00000000">
        <w:rPr>
          <w:b w:val="1"/>
          <w:rtl w:val="0"/>
        </w:rPr>
        <w:t xml:space="preserve"> </w:t>
      </w:r>
      <w:r w:rsidDel="00000000" w:rsidR="00000000" w:rsidRPr="00000000">
        <w:rPr>
          <w:rtl w:val="0"/>
        </w:rPr>
        <w:t xml:space="preserve">Kết luận lại những kiến thức nhận được trong quá trình nghiên cứu. Đưa ra những vấn đề chưa thể hoàn thiện và định hướng phát triển trong tương lai.</w:t>
      </w:r>
      <w:r w:rsidDel="00000000" w:rsidR="00000000" w:rsidRPr="00000000">
        <w:rPr>
          <w:rtl w:val="0"/>
        </w:rPr>
      </w:r>
    </w:p>
    <w:p w:rsidR="00000000" w:rsidDel="00000000" w:rsidP="00000000" w:rsidRDefault="00000000" w:rsidRPr="00000000" w14:paraId="000000F6">
      <w:pPr>
        <w:pStyle w:val="Heading1"/>
        <w:numPr>
          <w:ilvl w:val="0"/>
          <w:numId w:val="3"/>
        </w:numPr>
        <w:spacing w:after="600" w:before="600" w:line="312" w:lineRule="auto"/>
        <w:ind w:left="0" w:firstLine="0"/>
        <w:rPr>
          <w:b w:val="0"/>
          <w:i w:val="1"/>
        </w:rPr>
      </w:pPr>
      <w:bookmarkStart w:colFirst="0" w:colLast="0" w:name="_heading=h.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numPr>
          <w:ilvl w:val="0"/>
          <w:numId w:val="6"/>
        </w:numPr>
        <w:ind w:left="0" w:firstLine="0"/>
        <w:rPr/>
      </w:pPr>
      <w:bookmarkStart w:colFirst="0" w:colLast="0" w:name="_heading=h.z337ya" w:id="18"/>
      <w:bookmarkEnd w:id="18"/>
      <w:r w:rsidDel="00000000" w:rsidR="00000000" w:rsidRPr="00000000">
        <w:rPr>
          <w:rtl w:val="0"/>
        </w:rPr>
        <w:t xml:space="preserve">TỔNG QUAN VỀ ĐỀ TÀI</w:t>
      </w:r>
    </w:p>
    <w:p w:rsidR="00000000" w:rsidDel="00000000" w:rsidP="00000000" w:rsidRDefault="00000000" w:rsidRPr="00000000" w14:paraId="000000F8">
      <w:pPr>
        <w:pStyle w:val="Heading2"/>
        <w:numPr>
          <w:ilvl w:val="1"/>
          <w:numId w:val="6"/>
        </w:numPr>
        <w:spacing w:before="0" w:line="360" w:lineRule="auto"/>
        <w:ind w:left="0" w:firstLine="0"/>
        <w:jc w:val="left"/>
        <w:rPr>
          <w:sz w:val="28"/>
          <w:szCs w:val="28"/>
        </w:rPr>
      </w:pPr>
      <w:bookmarkStart w:colFirst="0" w:colLast="0" w:name="_heading=h.3j2qqm3" w:id="19"/>
      <w:bookmarkEnd w:id="19"/>
      <w:r w:rsidDel="00000000" w:rsidR="00000000" w:rsidRPr="00000000">
        <w:rPr>
          <w:sz w:val="28"/>
          <w:szCs w:val="28"/>
          <w:rtl w:val="0"/>
        </w:rPr>
        <w:t xml:space="preserve">Đặt vấn đề</w:t>
      </w:r>
    </w:p>
    <w:p w:rsidR="00000000" w:rsidDel="00000000" w:rsidP="00000000" w:rsidRDefault="00000000" w:rsidRPr="00000000" w14:paraId="000000F9">
      <w:pPr>
        <w:spacing w:line="360" w:lineRule="auto"/>
        <w:ind w:firstLine="567"/>
        <w:jc w:val="both"/>
        <w:rPr/>
      </w:pPr>
      <w:r w:rsidDel="00000000" w:rsidR="00000000" w:rsidRPr="00000000">
        <w:rPr>
          <w:rtl w:val="0"/>
        </w:rPr>
        <w:t xml:space="preserve">Hiện nay trên thế giới cũng như Việt Nam, mỗi năm có hàng nghìn vụ cháy, gây thiệt hại lớn về người và kinh tế. Vì vậy, việc tìm kiếm và phát triển những phương pháp phát hiện sớm các khu vực sắp cháy, cháy nhỏ một cách chính xác, kịp thời thực sự cấp thiết. Hiện tại đã có nhiều nghiên cứu đề xuất những biện pháp phát hiện và cảnh báo cháy như dung các đầu báo cháy nhiệt, đầu báo cháy khói và đầu báo cháy lửa. Hệ thống phát hiện và cảnh báo cháy dựa trên đầu báo cháy truyền thống đã phát huy hiệu quả trong nhiều tình huống, cảnh báo cháy chính xác khi nhiệt độ, khói lan tỏa tới đầu báo cháy và đạt ngưỡng hoạt động, khi đó thường đám cháy đã phát triển lớn. Vì vậy, hệ thống chỉ hiệu quả trong không gian nhỏ và kín (như trong tòa nhà), phát hiện cháy khi đám cháy bùng phát không nhanh, còn với vùng giám sát có không gian mở như các hành lang, phòng không kín, ảnh hưởng gió thì hệ thống hoạt động kém hiệu quả. Việc phát hiện và cảnh báo cháy sử dụng đầu dò cũng còn nhiều hạn chế do phụ thuộc hoàn toàn vào thời gian lan truyền nhiệt và khói kể từ khi bắt đầu xảy ra hiện tượng cháy cho đến khi khói hoặc nhiệt độ lan tỏa tới đầu dò.</w:t>
      </w:r>
    </w:p>
    <w:p w:rsidR="00000000" w:rsidDel="00000000" w:rsidP="00000000" w:rsidRDefault="00000000" w:rsidRPr="00000000" w14:paraId="000000FA">
      <w:pPr>
        <w:spacing w:line="360" w:lineRule="auto"/>
        <w:ind w:firstLine="567"/>
        <w:jc w:val="both"/>
        <w:rPr/>
      </w:pPr>
      <w:r w:rsidDel="00000000" w:rsidR="00000000" w:rsidRPr="00000000">
        <w:rPr>
          <w:rtl w:val="0"/>
        </w:rPr>
        <w:t xml:space="preserve">Những năm gần đây, một hướng mở ra trong nghiên cứu cảnh báo cháy là sử dụng kỹ thuật xử lý ảnh nhận dạng thông qua hệ thống quan sát camera. Những nghiên cứu ứng dụng kỹ thuật xử lý ảnh, video vào các hệ thống camera cảnh giới với mục đích phát hiện và cảnh báo cháy phát triển mạnh và đã có những kết quả nhất định. Phần lớn các giải pháp được đề xuất cho bài toán phát hiện ngọn lửa sử dụng kỹ thuật xử lý ảnh, video hiện đều dựa trên những tính chất có thể quan sát được của ngọn lửa như màu sắc, sự thay đổi về vị trí các điểm ảnh của ngọn lửa theo thời gian. </w:t>
      </w:r>
    </w:p>
    <w:p w:rsidR="00000000" w:rsidDel="00000000" w:rsidP="00000000" w:rsidRDefault="00000000" w:rsidRPr="00000000" w14:paraId="000000FB">
      <w:pPr>
        <w:spacing w:line="360" w:lineRule="auto"/>
        <w:ind w:firstLine="567"/>
        <w:jc w:val="both"/>
        <w:rPr/>
      </w:pPr>
      <w:bookmarkStart w:colFirst="0" w:colLast="0" w:name="_heading=h.1y810tw" w:id="20"/>
      <w:bookmarkEnd w:id="20"/>
      <w:r w:rsidDel="00000000" w:rsidR="00000000" w:rsidRPr="00000000">
        <w:rPr>
          <w:rtl w:val="0"/>
        </w:rPr>
        <w:t xml:space="preserve">Trong bài báo cáo này, nhóm chúng em trình bày về hệ thống nhận diện đám cháy bằng kỹ thuật xử lý ảnh. Chương trình sử dụng kết hợp thuật toán Harr Cascade với kỹ thuật nhận diện ngọn lửa bởi màu sắc.Tổng quan về các phương pháp báo cháy.</w:t>
      </w:r>
    </w:p>
    <w:p w:rsidR="00000000" w:rsidDel="00000000" w:rsidP="00000000" w:rsidRDefault="00000000" w:rsidRPr="00000000" w14:paraId="000000FC">
      <w:pPr>
        <w:pStyle w:val="Heading2"/>
        <w:numPr>
          <w:ilvl w:val="1"/>
          <w:numId w:val="6"/>
        </w:numPr>
        <w:spacing w:before="0" w:line="360" w:lineRule="auto"/>
        <w:ind w:left="0" w:firstLine="0"/>
        <w:rPr/>
      </w:pPr>
      <w:bookmarkStart w:colFirst="0" w:colLast="0" w:name="_heading=h.4i7ojhp" w:id="21"/>
      <w:bookmarkEnd w:id="21"/>
      <w:r w:rsidDel="00000000" w:rsidR="00000000" w:rsidRPr="00000000">
        <w:rPr>
          <w:rtl w:val="0"/>
        </w:rPr>
        <w:t xml:space="preserve">Các phương pháp cảnh báo cháy phổ biến</w:t>
      </w:r>
    </w:p>
    <w:p w:rsidR="00000000" w:rsidDel="00000000" w:rsidP="00000000" w:rsidRDefault="00000000" w:rsidRPr="00000000" w14:paraId="000000FD">
      <w:pPr>
        <w:pStyle w:val="Heading3"/>
        <w:numPr>
          <w:ilvl w:val="2"/>
          <w:numId w:val="6"/>
        </w:numPr>
        <w:spacing w:after="0" w:before="0" w:line="360" w:lineRule="auto"/>
        <w:ind w:left="0" w:firstLine="0"/>
        <w:rPr/>
      </w:pPr>
      <w:bookmarkStart w:colFirst="0" w:colLast="0" w:name="_heading=h.2xcytpi" w:id="22"/>
      <w:bookmarkEnd w:id="22"/>
      <w:r w:rsidDel="00000000" w:rsidR="00000000" w:rsidRPr="00000000">
        <w:rPr>
          <w:rtl w:val="0"/>
        </w:rPr>
        <w:t xml:space="preserve">Cảm biến nhiệt độ</w:t>
      </w:r>
    </w:p>
    <w:p w:rsidR="00000000" w:rsidDel="00000000" w:rsidP="00000000" w:rsidRDefault="00000000" w:rsidRPr="00000000" w14:paraId="000000FE">
      <w:pPr>
        <w:spacing w:line="360" w:lineRule="auto"/>
        <w:ind w:firstLine="567"/>
        <w:jc w:val="both"/>
        <w:rPr/>
      </w:pPr>
      <w:r w:rsidDel="00000000" w:rsidR="00000000" w:rsidRPr="00000000">
        <w:rPr>
          <w:rtl w:val="0"/>
        </w:rPr>
        <w:t xml:space="preserve">Cảm biến nhiệt độ thường được sử dụng nhiều trong các môi trường có chất dễ gây cháy nổ. Nó dùng để đo nhiệt độ của môi trường, tùy vào nhiệt độ môi trường mà sử dụng các loại cảm biến nhiệt độ khác nhau. Cụ thể ta thường sử thấy các loại cảm biến nhiệt độ khác nhau. Cụ thể ta thường thấy các loại cảm biến đo nhiệt độ chống cháy nổ ở các khu vực gas, chứa dầu, xăng cũng như các kho bãi, siêu thị, hầm xe và các tòa cao ốc. Các loại cảm biến nhiệt độ thường được dung là: PT100, Can nhiệt loại T,…</w:t>
      </w:r>
    </w:p>
    <w:p w:rsidR="00000000" w:rsidDel="00000000" w:rsidP="00000000" w:rsidRDefault="00000000" w:rsidRPr="00000000" w14:paraId="000000FF">
      <w:pPr>
        <w:keepNext w:val="1"/>
        <w:spacing w:line="360" w:lineRule="auto"/>
        <w:jc w:val="center"/>
        <w:rPr/>
      </w:pPr>
      <w:r w:rsidDel="00000000" w:rsidR="00000000" w:rsidRPr="00000000">
        <w:rPr/>
        <w:drawing>
          <wp:inline distB="0" distT="0" distL="0" distR="0">
            <wp:extent cx="2259330" cy="2259330"/>
            <wp:effectExtent b="0" l="0" r="0" t="0"/>
            <wp:docPr descr="Đầu dò nhiệt độ Pt100 3 dây, cảm biến Pt100 | cảm biến can nhiệt" id="1981897399" name="image10.jpg"/>
            <a:graphic>
              <a:graphicData uri="http://schemas.openxmlformats.org/drawingml/2006/picture">
                <pic:pic>
                  <pic:nvPicPr>
                    <pic:cNvPr descr="Đầu dò nhiệt độ Pt100 3 dây, cảm biến Pt100 | cảm biến can nhiệt" id="0" name="image10.jpg"/>
                    <pic:cNvPicPr preferRelativeResize="0"/>
                  </pic:nvPicPr>
                  <pic:blipFill>
                    <a:blip r:embed="rId10"/>
                    <a:srcRect b="0" l="0" r="0" t="0"/>
                    <a:stretch>
                      <a:fillRect/>
                    </a:stretch>
                  </pic:blipFill>
                  <pic:spPr>
                    <a:xfrm>
                      <a:off x="0" y="0"/>
                      <a:ext cx="2259330" cy="225933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Cảm biến nhiệt độ PT100</w:t>
      </w:r>
    </w:p>
    <w:p w:rsidR="00000000" w:rsidDel="00000000" w:rsidP="00000000" w:rsidRDefault="00000000" w:rsidRPr="00000000" w14:paraId="00000101">
      <w:pPr>
        <w:pStyle w:val="Heading3"/>
        <w:numPr>
          <w:ilvl w:val="2"/>
          <w:numId w:val="6"/>
        </w:numPr>
        <w:spacing w:after="0" w:before="0" w:line="360" w:lineRule="auto"/>
        <w:ind w:left="0" w:firstLine="0"/>
        <w:rPr/>
      </w:pPr>
      <w:bookmarkStart w:colFirst="0" w:colLast="0" w:name="_heading=h.3whwml4" w:id="24"/>
      <w:bookmarkEnd w:id="24"/>
      <w:r w:rsidDel="00000000" w:rsidR="00000000" w:rsidRPr="00000000">
        <w:rPr>
          <w:rtl w:val="0"/>
        </w:rPr>
        <w:t xml:space="preserve">Cảm biến khói</w:t>
      </w:r>
    </w:p>
    <w:p w:rsidR="00000000" w:rsidDel="00000000" w:rsidP="00000000" w:rsidRDefault="00000000" w:rsidRPr="00000000" w14:paraId="00000102">
      <w:pPr>
        <w:spacing w:line="360" w:lineRule="auto"/>
        <w:ind w:firstLine="567"/>
        <w:jc w:val="both"/>
        <w:rPr/>
      </w:pPr>
      <w:r w:rsidDel="00000000" w:rsidR="00000000" w:rsidRPr="00000000">
        <w:rPr>
          <w:rtl w:val="0"/>
        </w:rPr>
        <w:t xml:space="preserve">Cảm biến khói là thiết bị dò khói, đầu báo khói là nơi phát ra tín hiệu để đưa đến trung tâm báo cháy. Một số cảm biến khói cũng phát ra âm thanh báo động khi dò được khói. Hiện nay có 2 loại thiết bị cảm biến khói thông dụng là: quang điện và ion hóa. Đầu báo khói ion hóa: đầu báo khói ion sử dụng đồng vị phóng xạ là nguồn phát hạt alpha – α mang tên Americium 241 để có thể tạo ra ion hóa trong không khí. Đầu báo khói ion hóa có độ nhạy cảm rất cao với những đám cháy rực. Khi có một số phần tử khói chui vào buồng ion hóa lúc này bên trong sẽ có mạch phát hiện sự suy giảm dòng điện giữa hai cực và phát đi tín hiệu báo động. Giá thành của đầu báo khói ion hóa rẻ hơn với đầu báo khói quang điện, tuy nhiên dễ xảy ra những tiếng báo động giả và chỉ thích hợp với những đám cháy có hạt khói không nhìn thấy được.</w:t>
      </w:r>
    </w:p>
    <w:p w:rsidR="00000000" w:rsidDel="00000000" w:rsidP="00000000" w:rsidRDefault="00000000" w:rsidRPr="00000000" w14:paraId="00000103">
      <w:pPr>
        <w:keepNext w:val="1"/>
        <w:spacing w:line="360" w:lineRule="auto"/>
        <w:jc w:val="center"/>
        <w:rPr/>
      </w:pPr>
      <w:r w:rsidDel="00000000" w:rsidR="00000000" w:rsidRPr="00000000">
        <w:rPr/>
        <w:drawing>
          <wp:inline distB="0" distT="0" distL="0" distR="0">
            <wp:extent cx="2023110" cy="2023110"/>
            <wp:effectExtent b="0" l="0" r="0" t="0"/>
            <wp:docPr descr="ALN-EN(WHT)-SCI: Đầu báo khói cảm biến quang điện" id="1981897402" name="image7.jpg"/>
            <a:graphic>
              <a:graphicData uri="http://schemas.openxmlformats.org/drawingml/2006/picture">
                <pic:pic>
                  <pic:nvPicPr>
                    <pic:cNvPr descr="ALN-EN(WHT)-SCI: Đầu báo khói cảm biến quang điện" id="0" name="image7.jpg"/>
                    <pic:cNvPicPr preferRelativeResize="0"/>
                  </pic:nvPicPr>
                  <pic:blipFill>
                    <a:blip r:embed="rId11"/>
                    <a:srcRect b="0" l="0" r="0" t="0"/>
                    <a:stretch>
                      <a:fillRect/>
                    </a:stretch>
                  </pic:blipFill>
                  <pic:spPr>
                    <a:xfrm>
                      <a:off x="0" y="0"/>
                      <a:ext cx="202311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Cảm biến khói</w:t>
      </w:r>
    </w:p>
    <w:p w:rsidR="00000000" w:rsidDel="00000000" w:rsidP="00000000" w:rsidRDefault="00000000" w:rsidRPr="00000000" w14:paraId="00000105">
      <w:pPr>
        <w:pStyle w:val="Heading2"/>
        <w:numPr>
          <w:ilvl w:val="1"/>
          <w:numId w:val="6"/>
        </w:numPr>
        <w:spacing w:before="0" w:line="360" w:lineRule="auto"/>
        <w:ind w:left="0" w:firstLine="0"/>
        <w:jc w:val="left"/>
        <w:rPr>
          <w:sz w:val="28"/>
          <w:szCs w:val="28"/>
        </w:rPr>
      </w:pPr>
      <w:bookmarkStart w:colFirst="0" w:colLast="0" w:name="_heading=h.qsh70q" w:id="26"/>
      <w:bookmarkEnd w:id="26"/>
      <w:r w:rsidDel="00000000" w:rsidR="00000000" w:rsidRPr="00000000">
        <w:rPr>
          <w:sz w:val="28"/>
          <w:szCs w:val="28"/>
          <w:rtl w:val="0"/>
        </w:rPr>
        <w:t xml:space="preserve">Tổng quan về thị giác máy tính</w:t>
      </w:r>
    </w:p>
    <w:p w:rsidR="00000000" w:rsidDel="00000000" w:rsidP="00000000" w:rsidRDefault="00000000" w:rsidRPr="00000000" w14:paraId="00000106">
      <w:pPr>
        <w:spacing w:line="360" w:lineRule="auto"/>
        <w:ind w:firstLine="567"/>
        <w:jc w:val="both"/>
        <w:rPr/>
      </w:pPr>
      <w:r w:rsidDel="00000000" w:rsidR="00000000" w:rsidRPr="00000000">
        <w:rPr>
          <w:rtl w:val="0"/>
        </w:rPr>
        <w:t xml:space="preserve">Thị giác máy tính là một ngành khoa học, kỹ thuật đang phát triển mạnh mẽ trên thế giới. Ngành học này phát triển dựa trên bối cảnh của việc máy tính mô phỏng các khả năng thị giác của con người thông qua sự nhận dạng và hiểu biết của các ảnh số và đưa ra các quyết định dựa trên thông tin thu nhận được. Thị giác máy tính có thể được xem như một hướng nghiên cứu của trí tuệ nhân tạo hay khoa học máy tính nói chung và các lĩnh vực liên quan đến vật lý, hình học và thống kê để hỗ trợ giải quyết các vấn đề của một hệ thống nhân tạo. Các ứng dụng của thị giác máy tính rất đa dạng và có nhu cầu không ngừng tăng lên trong nhiều lĩnh vực như y khoa, quốc phòng, an ninh, giáo dục, nông nghiệp, công nghiệp, giao thông, khoa học không gian, giải trí, thực tế tăng cường, sinh trắc học, khoa học nhận dạng,… Xử lý ảnh nhận dạng đám cháy cũng là một ví dụ điển hình trong việc sử dụng thị giác máy tính để cảnh báo hỏa hoạn và giảm thiểu tối đa thiệt hại tài sản cũng như tính mạng con người.</w:t>
      </w:r>
    </w:p>
    <w:p w:rsidR="00000000" w:rsidDel="00000000" w:rsidP="00000000" w:rsidRDefault="00000000" w:rsidRPr="00000000" w14:paraId="00000107">
      <w:pPr>
        <w:spacing w:line="360" w:lineRule="auto"/>
        <w:ind w:firstLine="567"/>
        <w:jc w:val="both"/>
        <w:rPr/>
      </w:pPr>
      <w:r w:rsidDel="00000000" w:rsidR="00000000" w:rsidRPr="00000000">
        <w:rPr>
          <w:rtl w:val="0"/>
        </w:rPr>
        <w:t xml:space="preserve">Mục tiêu của thị giác máy tính là thu nhận lại các thông tin hữu dụng về một quang cảnh từ các hình ảnh của quang cảnh đó. Nó phỏng đoán các cấu trúc hay thuộc tính của thế giới ba chiều từ một hoặc nhiều hình ảnh hai chiều, và nhận biết các vật thể thông qua các thuộc tính này. Sự đa dạng của các bề mặt vật thể với các thuộc tính chất liệu và hình học khác nhau, và các điều kiện ánh sáng khác nhau có thể dẫn đến các hình ảnh giống nhau. Để thu nhận lại thông tin về một quang cảnh, nhiều loại kiến thức khác nhau được yêu cầu. Một vài ví dụ về các loại kiến thức này là kiến thức về các vật thể trong quang cảnh, mối quan hệ giữa các vật thể, kiến thức về sự tạo thành ảnh, kiến thức về điều kiện chiếu sáng…</w:t>
      </w:r>
    </w:p>
    <w:p w:rsidR="00000000" w:rsidDel="00000000" w:rsidP="00000000" w:rsidRDefault="00000000" w:rsidRPr="00000000" w14:paraId="00000108">
      <w:pPr>
        <w:spacing w:line="360" w:lineRule="auto"/>
        <w:ind w:firstLine="567"/>
        <w:jc w:val="both"/>
        <w:rPr/>
      </w:pPr>
      <w:r w:rsidDel="00000000" w:rsidR="00000000" w:rsidRPr="00000000">
        <w:rPr>
          <w:rtl w:val="0"/>
        </w:rPr>
        <w:t xml:space="preserve">Hệ thống thị giác máy tính có thể được cảm nhận với ba mức: xử lý thị giác ở cấp thấp, xử lý thị giác ở cấp trung và xử lý thị giác ở cấp cao. Xử lý thị giác ở cấp thấp có thể bao gồm thu nhận ảnh, giảm nhiễu ảnh và nâng cao chất lượng ảnh. Xử lý thị giác ở cấp trung thực hiện phân đoạn ảnh, và rút trích đặc trưng. Xử lý thị giác ở cấp cao thực hiện các tác vụ nhận dạng và thông dịch ảnh. Nó so sánh các đặc trưng ảnh dựa vào một mô hình hoặc dung tri thức lĩnh vực theo một cách thích hợp. Xử lý thị giác ở cấp thấp giải quyết tiến trình ở võng mạc, còn xử lý thị giác ở cấp cao giải quyết tiến trình ở não với việc sử dụng tri thức dựa trên cảm nhận.</w:t>
      </w:r>
    </w:p>
    <w:p w:rsidR="00000000" w:rsidDel="00000000" w:rsidP="00000000" w:rsidRDefault="00000000" w:rsidRPr="00000000" w14:paraId="00000109">
      <w:pPr>
        <w:spacing w:line="360" w:lineRule="auto"/>
        <w:ind w:firstLine="567"/>
        <w:jc w:val="both"/>
        <w:rPr/>
      </w:pPr>
      <w:r w:rsidDel="00000000" w:rsidR="00000000" w:rsidRPr="00000000">
        <w:rPr>
          <w:rtl w:val="0"/>
        </w:rPr>
      </w:r>
    </w:p>
    <w:p w:rsidR="00000000" w:rsidDel="00000000" w:rsidP="00000000" w:rsidRDefault="00000000" w:rsidRPr="00000000" w14:paraId="0000010A">
      <w:pPr>
        <w:keepNext w:val="1"/>
        <w:spacing w:line="36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888865" cy="2484120"/>
                <wp:effectExtent b="0" l="0" r="0" t="0"/>
                <wp:wrapNone/>
                <wp:docPr id="1981897397" name=""/>
                <a:graphic>
                  <a:graphicData uri="http://schemas.microsoft.com/office/word/2010/wordprocessingGroup">
                    <wpg:wgp>
                      <wpg:cNvGrpSpPr/>
                      <wpg:grpSpPr>
                        <a:xfrm>
                          <a:off x="2901550" y="2537925"/>
                          <a:ext cx="4888865" cy="2484120"/>
                          <a:chOff x="2901550" y="2537925"/>
                          <a:chExt cx="4888875" cy="2484125"/>
                        </a:xfrm>
                      </wpg:grpSpPr>
                      <wpg:grpSp>
                        <wpg:cNvGrpSpPr/>
                        <wpg:grpSpPr>
                          <a:xfrm>
                            <a:off x="2901568" y="2537940"/>
                            <a:ext cx="4888850" cy="2484100"/>
                            <a:chOff x="0" y="0"/>
                            <a:chExt cx="4888850" cy="2484100"/>
                          </a:xfrm>
                        </wpg:grpSpPr>
                        <wps:wsp>
                          <wps:cNvSpPr/>
                          <wps:cNvPr id="3" name="Shape 3"/>
                          <wps:spPr>
                            <a:xfrm>
                              <a:off x="0" y="0"/>
                              <a:ext cx="4888850" cy="248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539220" y="1699213"/>
                              <a:ext cx="1744923" cy="678205"/>
                            </a:xfrm>
                            <a:prstGeom prst="ellipse">
                              <a:avLst/>
                            </a:pr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Xử lý thị giác cấp trung</w:t>
                                </w:r>
                              </w:p>
                            </w:txbxContent>
                          </wps:txbx>
                          <wps:bodyPr anchorCtr="0" anchor="ctr" bIns="38100" lIns="88900" spcFirstLastPara="1" rIns="88900" wrap="square" tIns="38100">
                            <a:noAutofit/>
                          </wps:bodyPr>
                        </wps:wsp>
                        <wps:wsp>
                          <wps:cNvSpPr/>
                          <wps:cNvPr id="13" name="Shape 13"/>
                          <wps:spPr>
                            <a:xfrm>
                              <a:off x="42800" y="149501"/>
                              <a:ext cx="1744923" cy="678105"/>
                            </a:xfrm>
                            <a:prstGeom prst="ellipse">
                              <a:avLst/>
                            </a:pr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Xử lý thị giác cấp thấp</w:t>
                                </w:r>
                              </w:p>
                            </w:txbxContent>
                          </wps:txbx>
                          <wps:bodyPr anchorCtr="0" anchor="ctr" bIns="38100" lIns="88900" spcFirstLastPara="1" rIns="88900" wrap="square" tIns="38100">
                            <a:noAutofit/>
                          </wps:bodyPr>
                        </wps:wsp>
                        <wps:wsp>
                          <wps:cNvSpPr/>
                          <wps:cNvPr id="14" name="Shape 14"/>
                          <wps:spPr>
                            <a:xfrm>
                              <a:off x="3029840" y="149501"/>
                              <a:ext cx="1745023" cy="678105"/>
                            </a:xfrm>
                            <a:prstGeom prst="ellipse">
                              <a:avLst/>
                            </a:pr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Xử lý thị giác cấp cao</w:t>
                                </w:r>
                              </w:p>
                            </w:txbxContent>
                          </wps:txbx>
                          <wps:bodyPr anchorCtr="0" anchor="ctr" bIns="38100" lIns="88900" spcFirstLastPara="1" rIns="88900" wrap="square" tIns="38100">
                            <a:noAutofit/>
                          </wps:bodyPr>
                        </wps:wsp>
                        <wps:wsp>
                          <wps:cNvSpPr/>
                          <wps:cNvPr id="15" name="Shape 15"/>
                          <wps:spPr>
                            <a:xfrm rot="2511015">
                              <a:off x="1089614" y="1104608"/>
                              <a:ext cx="845811" cy="358102"/>
                            </a:xfrm>
                            <a:custGeom>
                              <a:rect b="b" l="l" r="r" t="t"/>
                              <a:pathLst>
                                <a:path extrusionOk="0" h="358102" w="845811">
                                  <a:moveTo>
                                    <a:pt x="634358" y="0"/>
                                  </a:moveTo>
                                  <a:lnTo>
                                    <a:pt x="634358" y="89525"/>
                                  </a:lnTo>
                                  <a:lnTo>
                                    <a:pt x="0" y="89525"/>
                                  </a:lnTo>
                                  <a:lnTo>
                                    <a:pt x="0" y="268576"/>
                                  </a:lnTo>
                                  <a:lnTo>
                                    <a:pt x="634358" y="268576"/>
                                  </a:lnTo>
                                  <a:lnTo>
                                    <a:pt x="634358" y="358102"/>
                                  </a:lnTo>
                                  <a:lnTo>
                                    <a:pt x="845811" y="179051"/>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6" name="Shape 16"/>
                          <wps:spPr>
                            <a:xfrm rot="-2463574">
                              <a:off x="2740236" y="1061408"/>
                              <a:ext cx="845911" cy="358102"/>
                            </a:xfrm>
                            <a:custGeom>
                              <a:rect b="b" l="l" r="r" t="t"/>
                              <a:pathLst>
                                <a:path extrusionOk="0" h="358102" w="845911">
                                  <a:moveTo>
                                    <a:pt x="634433" y="0"/>
                                  </a:moveTo>
                                  <a:lnTo>
                                    <a:pt x="634433" y="89525"/>
                                  </a:lnTo>
                                  <a:lnTo>
                                    <a:pt x="0" y="89525"/>
                                  </a:lnTo>
                                  <a:lnTo>
                                    <a:pt x="0" y="268576"/>
                                  </a:lnTo>
                                  <a:lnTo>
                                    <a:pt x="634433" y="268576"/>
                                  </a:lnTo>
                                  <a:lnTo>
                                    <a:pt x="634433" y="358102"/>
                                  </a:lnTo>
                                  <a:lnTo>
                                    <a:pt x="845911" y="179051"/>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888865" cy="2484120"/>
                <wp:effectExtent b="0" l="0" r="0" t="0"/>
                <wp:wrapNone/>
                <wp:docPr id="1981897397"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4888865" cy="2484120"/>
                        </a:xfrm>
                        <a:prstGeom prst="rect"/>
                        <a:ln/>
                      </pic:spPr>
                    </pic:pic>
                  </a:graphicData>
                </a:graphic>
              </wp:anchor>
            </w:drawing>
          </mc:Fallback>
        </mc:AlternateConten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Ba mức xử lý của một hệ thống thị giác máy tính</w:t>
      </w:r>
    </w:p>
    <w:p w:rsidR="00000000" w:rsidDel="00000000" w:rsidP="00000000" w:rsidRDefault="00000000" w:rsidRPr="00000000" w14:paraId="0000010C">
      <w:pPr>
        <w:rPr>
          <w:b w:val="1"/>
          <w:sz w:val="36"/>
          <w:szCs w:val="36"/>
        </w:rPr>
      </w:pPr>
      <w:bookmarkStart w:colFirst="0" w:colLast="0" w:name="_heading=h.1pxezwc" w:id="28"/>
      <w:bookmarkEnd w:id="28"/>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numPr>
          <w:ilvl w:val="0"/>
          <w:numId w:val="6"/>
        </w:numPr>
        <w:spacing w:line="360" w:lineRule="auto"/>
        <w:ind w:left="0" w:firstLine="0"/>
        <w:rPr>
          <w:i w:val="1"/>
        </w:rPr>
      </w:pPr>
      <w:bookmarkStart w:colFirst="0" w:colLast="0" w:name="_heading=h.49x2ik5" w:id="29"/>
      <w:bookmarkEnd w:id="29"/>
      <w:r w:rsidDel="00000000" w:rsidR="00000000" w:rsidRPr="00000000">
        <w:rPr>
          <w:rtl w:val="0"/>
        </w:rPr>
        <w:t xml:space="preserve">CƠ SỞ LÝ THUYẾT</w:t>
      </w:r>
      <w:r w:rsidDel="00000000" w:rsidR="00000000" w:rsidRPr="00000000">
        <w:rPr>
          <w:rtl w:val="0"/>
        </w:rPr>
      </w:r>
    </w:p>
    <w:p w:rsidR="00000000" w:rsidDel="00000000" w:rsidP="00000000" w:rsidRDefault="00000000" w:rsidRPr="00000000" w14:paraId="0000010E">
      <w:pPr>
        <w:pStyle w:val="Heading2"/>
        <w:numPr>
          <w:ilvl w:val="1"/>
          <w:numId w:val="6"/>
        </w:numPr>
        <w:spacing w:before="0" w:line="360" w:lineRule="auto"/>
        <w:ind w:left="0" w:firstLine="0"/>
        <w:rPr/>
      </w:pPr>
      <w:bookmarkStart w:colFirst="0" w:colLast="0" w:name="_heading=h.2p2csry" w:id="30"/>
      <w:bookmarkEnd w:id="30"/>
      <w:r w:rsidDel="00000000" w:rsidR="00000000" w:rsidRPr="00000000">
        <w:rPr>
          <w:rtl w:val="0"/>
        </w:rPr>
        <w:t xml:space="preserve">Các bước cơ bản trong xử lý ảnh</w:t>
      </w:r>
    </w:p>
    <w:p w:rsidR="00000000" w:rsidDel="00000000" w:rsidP="00000000" w:rsidRDefault="00000000" w:rsidRPr="00000000" w14:paraId="0000010F">
      <w:pPr>
        <w:spacing w:after="80" w:before="80" w:line="360" w:lineRule="auto"/>
        <w:ind w:firstLine="709"/>
        <w:jc w:val="both"/>
        <w:rPr/>
      </w:pPr>
      <w:r w:rsidDel="00000000" w:rsidR="00000000" w:rsidRPr="00000000">
        <w:rPr>
          <w:rtl w:val="0"/>
        </w:rPr>
        <w:t xml:space="preserve">Các phương pháp xử lý ảnh bắt đầu từ các ứng dụng chính: nâng cao chất lượng ảnh và phân tích ảnh. Ứng dụng đầu tiên được biết đến là nâng cao chất lượng ảnh báo được truyền qua cáp từ Luân đôn đến New York từ những năm 1920. Vấn đề nâng cao chất 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số thuận lợi.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 ron nhân tạo, các thuật toán xử lý hiện đại và cải tiến, các công cụ nén ảnh ngày càng được áp dụng rộng rãi và thu nhiều kết quả khả quan.</w:t>
      </w:r>
    </w:p>
    <w:p w:rsidR="00000000" w:rsidDel="00000000" w:rsidP="00000000" w:rsidRDefault="00000000" w:rsidRPr="00000000" w14:paraId="00000110">
      <w:pPr>
        <w:spacing w:line="360" w:lineRule="auto"/>
        <w:ind w:firstLine="567"/>
        <w:jc w:val="both"/>
        <w:rPr/>
      </w:pPr>
      <w:r w:rsidDel="00000000" w:rsidR="00000000" w:rsidRPr="00000000">
        <w:rPr>
          <w:rtl w:val="0"/>
        </w:rPr>
        <w:t xml:space="preserve">Để dễ tưởng tượng, xét các bước cần thiết trong xử lý ảnh. Đầu tiên, ảnh tự nhiên từ thế giới ngoài được thu nhận qua các thiết bị thu (như Camera, máy chụp ảnh). Trước đây, ảnh thu qua Camera là các ảnh tương tự (loại Camera ống kiểu CCIR). Gần đây, với sự phát triển của công nghệ, ảnh màu hoặc đen trắng được lấy ra từ Camera, sau đó nó được chuyển trực tiếp thành ảnh số tạo thuận lợi cho xử lý tiếp theo. (Máy ảnh số hiện nay là một thí dụ gần gũi). Mặt khác, ảnh cũng có thể tiếp nhận từ vệ tinh; có thể quét từ ảnh chụp bằng máy quét ảnh. Hình dưới đây mô tả các bước cơ bản trong xử lý ảnh.</w:t>
      </w:r>
    </w:p>
    <w:p w:rsidR="00000000" w:rsidDel="00000000" w:rsidP="00000000" w:rsidRDefault="00000000" w:rsidRPr="00000000" w14:paraId="00000111">
      <w:pPr>
        <w:keepNext w:val="1"/>
        <w:spacing w:after="80" w:before="80" w:line="360" w:lineRule="auto"/>
        <w:jc w:val="center"/>
        <w:rPr/>
      </w:pPr>
      <w:r w:rsidDel="00000000" w:rsidR="00000000" w:rsidRPr="00000000">
        <w:rPr/>
        <mc:AlternateContent>
          <mc:Choice Requires="wpg">
            <w:drawing>
              <wp:inline distB="0" distT="0" distL="114300" distR="114300">
                <wp:extent cx="5349240" cy="1127760"/>
                <wp:effectExtent b="0" l="0" r="0" t="0"/>
                <wp:docPr id="1981897396" name=""/>
                <a:graphic>
                  <a:graphicData uri="http://schemas.microsoft.com/office/word/2010/wordprocessingGroup">
                    <wpg:wgp>
                      <wpg:cNvGrpSpPr/>
                      <wpg:grpSpPr>
                        <a:xfrm>
                          <a:off x="2671375" y="3216100"/>
                          <a:ext cx="5349240" cy="1127760"/>
                          <a:chOff x="2671375" y="3216100"/>
                          <a:chExt cx="5349250" cy="1127775"/>
                        </a:xfrm>
                      </wpg:grpSpPr>
                      <wpg:grpSp>
                        <wpg:cNvGrpSpPr/>
                        <wpg:grpSpPr>
                          <a:xfrm>
                            <a:off x="2671380" y="3216120"/>
                            <a:ext cx="5349225" cy="1127750"/>
                            <a:chOff x="0" y="0"/>
                            <a:chExt cx="5349225" cy="1127750"/>
                          </a:xfrm>
                        </wpg:grpSpPr>
                        <wps:wsp>
                          <wps:cNvSpPr/>
                          <wps:cNvPr id="3" name="Shape 3"/>
                          <wps:spPr>
                            <a:xfrm>
                              <a:off x="0" y="0"/>
                              <a:ext cx="5349225" cy="112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27602" y="281914"/>
                              <a:ext cx="845806" cy="54862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Thu nhận ảnh</w:t>
                                </w:r>
                              </w:p>
                            </w:txbxContent>
                          </wps:txbx>
                          <wps:bodyPr anchorCtr="0" anchor="ctr" bIns="38100" lIns="88900" spcFirstLastPara="1" rIns="88900" wrap="square" tIns="38100">
                            <a:noAutofit/>
                          </wps:bodyPr>
                        </wps:wsp>
                        <wps:wsp>
                          <wps:cNvSpPr/>
                          <wps:cNvPr id="5" name="Shape 5"/>
                          <wps:spPr>
                            <a:xfrm>
                              <a:off x="1623012" y="289515"/>
                              <a:ext cx="845806" cy="541028"/>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Tiền xử lý ảnh</w:t>
                                </w:r>
                              </w:p>
                            </w:txbxContent>
                          </wps:txbx>
                          <wps:bodyPr anchorCtr="0" anchor="ctr" bIns="38100" lIns="88900" spcFirstLastPara="1" rIns="88900" wrap="square" tIns="38100">
                            <a:noAutofit/>
                          </wps:bodyPr>
                        </wps:wsp>
                        <wps:wsp>
                          <wps:cNvSpPr/>
                          <wps:cNvPr id="6" name="Shape 6"/>
                          <wps:spPr>
                            <a:xfrm>
                              <a:off x="2857521" y="281914"/>
                              <a:ext cx="853406" cy="54862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Phát hiện</w:t>
                                </w:r>
                              </w:p>
                            </w:txbxContent>
                          </wps:txbx>
                          <wps:bodyPr anchorCtr="0" anchor="ctr" bIns="38100" lIns="88900" spcFirstLastPara="1" rIns="88900" wrap="square" tIns="38100">
                            <a:noAutofit/>
                          </wps:bodyPr>
                        </wps:wsp>
                        <wps:wsp>
                          <wps:cNvSpPr/>
                          <wps:cNvPr id="7" name="Shape 7"/>
                          <wps:spPr>
                            <a:xfrm>
                              <a:off x="4160531" y="274314"/>
                              <a:ext cx="853406" cy="54862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Nhận diện</w:t>
                                </w:r>
                              </w:p>
                            </w:txbxContent>
                          </wps:txbx>
                          <wps:bodyPr anchorCtr="0" anchor="ctr" bIns="38100" lIns="88900" spcFirstLastPara="1" rIns="88900" wrap="square" tIns="38100">
                            <a:noAutofit/>
                          </wps:bodyPr>
                        </wps:wsp>
                        <wps:wsp>
                          <wps:cNvSpPr/>
                          <wps:cNvPr id="8" name="Shape 8"/>
                          <wps:spPr>
                            <a:xfrm>
                              <a:off x="1173408" y="556229"/>
                              <a:ext cx="449603" cy="3800"/>
                            </a:xfrm>
                            <a:custGeom>
                              <a:rect b="b" l="l" r="r" t="t"/>
                              <a:pathLst>
                                <a:path extrusionOk="0" h="3800" w="449603">
                                  <a:moveTo>
                                    <a:pt x="0" y="0"/>
                                  </a:moveTo>
                                  <a:lnTo>
                                    <a:pt x="449603" y="380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9" name="Shape 9"/>
                          <wps:spPr>
                            <a:xfrm>
                              <a:off x="2476518" y="556229"/>
                              <a:ext cx="381002" cy="0"/>
                            </a:xfrm>
                            <a:custGeom>
                              <a:rect b="b" l="l" r="r" t="t"/>
                              <a:pathLst>
                                <a:path extrusionOk="0" h="1" w="381002">
                                  <a:moveTo>
                                    <a:pt x="0" y="0"/>
                                  </a:moveTo>
                                  <a:lnTo>
                                    <a:pt x="381002" y="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0" name="Shape 10"/>
                          <wps:spPr>
                            <a:xfrm flipH="1" rot="10800000">
                              <a:off x="3710927" y="548629"/>
                              <a:ext cx="449603" cy="7600"/>
                            </a:xfrm>
                            <a:custGeom>
                              <a:rect b="b" l="l" r="r" t="t"/>
                              <a:pathLst>
                                <a:path extrusionOk="0" h="7600" w="449603">
                                  <a:moveTo>
                                    <a:pt x="0" y="0"/>
                                  </a:moveTo>
                                  <a:lnTo>
                                    <a:pt x="449603" y="7600"/>
                                  </a:lnTo>
                                </a:path>
                              </a:pathLst>
                            </a:custGeom>
                            <a:solidFill>
                              <a:srgbClr val="FFFFFF"/>
                            </a:solid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349240" cy="1127760"/>
                <wp:effectExtent b="0" l="0" r="0" t="0"/>
                <wp:docPr id="1981897396"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5349240" cy="1127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Các bước cơ bản trong xử lý ảnh</w:t>
      </w:r>
    </w:p>
    <w:p w:rsidR="00000000" w:rsidDel="00000000" w:rsidP="00000000" w:rsidRDefault="00000000" w:rsidRPr="00000000" w14:paraId="00000113">
      <w:pPr>
        <w:pStyle w:val="Heading3"/>
        <w:numPr>
          <w:ilvl w:val="2"/>
          <w:numId w:val="6"/>
        </w:numPr>
        <w:spacing w:after="0" w:before="0" w:line="360" w:lineRule="auto"/>
        <w:ind w:left="0" w:firstLine="0"/>
        <w:rPr/>
      </w:pPr>
      <w:bookmarkStart w:colFirst="0" w:colLast="0" w:name="_heading=h.3o7alnk" w:id="32"/>
      <w:bookmarkEnd w:id="32"/>
      <w:r w:rsidDel="00000000" w:rsidR="00000000" w:rsidRPr="00000000">
        <w:rPr>
          <w:rtl w:val="0"/>
        </w:rPr>
        <w:t xml:space="preserve">Phần thu nhận ảnh</w:t>
      </w:r>
    </w:p>
    <w:p w:rsidR="00000000" w:rsidDel="00000000" w:rsidP="00000000" w:rsidRDefault="00000000" w:rsidRPr="00000000" w14:paraId="00000114">
      <w:pPr>
        <w:spacing w:line="360" w:lineRule="auto"/>
        <w:ind w:firstLine="567"/>
        <w:jc w:val="both"/>
        <w:rPr/>
      </w:pPr>
      <w:r w:rsidDel="00000000" w:rsidR="00000000" w:rsidRPr="00000000">
        <w:rPr>
          <w:rtl w:val="0"/>
        </w:rPr>
        <w:t xml:space="preserve">Ảnh có thể nhận qua camera màu hoặc đen trắng. Thường ảnh nhận qua camera là ảnh tương tự (loại camera ống chuẩn CCIR với tần số 1/25, mỗi ảnh 25 dòng), cũng có loại camera đã số hóa (như loại CCD – Change Coupled Device) là loại photodiot tạo cường độ sáng tại mỗi điểm ảnh.</w:t>
      </w:r>
    </w:p>
    <w:p w:rsidR="00000000" w:rsidDel="00000000" w:rsidP="00000000" w:rsidRDefault="00000000" w:rsidRPr="00000000" w14:paraId="00000115">
      <w:pPr>
        <w:spacing w:line="360" w:lineRule="auto"/>
        <w:ind w:firstLine="567"/>
        <w:jc w:val="both"/>
        <w:rPr/>
      </w:pPr>
      <w:r w:rsidDel="00000000" w:rsidR="00000000" w:rsidRPr="00000000">
        <w:rPr>
          <w:rtl w:val="0"/>
        </w:rPr>
        <w:t xml:space="preserve">Camera thường dung là loại quét dòng; ảnh tạo ra có dạng hai chiều. Chất lượng một ảnh thu nhận được phụ thuộc vào thiết bị thu, vào môi trường (ánh sáng, phong cảnh).</w:t>
      </w:r>
    </w:p>
    <w:p w:rsidR="00000000" w:rsidDel="00000000" w:rsidP="00000000" w:rsidRDefault="00000000" w:rsidRPr="00000000" w14:paraId="00000116">
      <w:pPr>
        <w:pStyle w:val="Heading3"/>
        <w:numPr>
          <w:ilvl w:val="2"/>
          <w:numId w:val="6"/>
        </w:numPr>
        <w:spacing w:after="0" w:before="0" w:line="360" w:lineRule="auto"/>
        <w:ind w:left="0" w:firstLine="0"/>
        <w:rPr/>
      </w:pPr>
      <w:bookmarkStart w:colFirst="0" w:colLast="0" w:name="_heading=h.23ckvvd" w:id="33"/>
      <w:bookmarkEnd w:id="33"/>
      <w:r w:rsidDel="00000000" w:rsidR="00000000" w:rsidRPr="00000000">
        <w:rPr>
          <w:rtl w:val="0"/>
        </w:rPr>
        <w:t xml:space="preserve">Tiền xử lý</w:t>
      </w:r>
    </w:p>
    <w:p w:rsidR="00000000" w:rsidDel="00000000" w:rsidP="00000000" w:rsidRDefault="00000000" w:rsidRPr="00000000" w14:paraId="00000117">
      <w:pPr>
        <w:spacing w:line="360" w:lineRule="auto"/>
        <w:ind w:firstLine="567"/>
        <w:jc w:val="both"/>
        <w:rPr/>
      </w:pPr>
      <w:r w:rsidDel="00000000" w:rsidR="00000000" w:rsidRPr="00000000">
        <w:rPr>
          <w:rtl w:val="0"/>
        </w:rPr>
        <w:t xml:space="preserve">Sau bộ thu nhận, ảnh có thể nhiễu độ tương phản thấp nên cần đưa vào bộ tiền xử lý để nâng cao chất lượng. Chức năng chính của bộ tiền xử lý là lọc nhiễu, nâng độ tương phản để làm ảnh rõ nét, nét hơn, biến đổi ảnh thành các dạng khác (ảnh màu sang ảnh xám, ảnh xám sang nhị phân, RGB -&gt; HSV,…).</w:t>
      </w:r>
    </w:p>
    <w:p w:rsidR="00000000" w:rsidDel="00000000" w:rsidP="00000000" w:rsidRDefault="00000000" w:rsidRPr="00000000" w14:paraId="00000118">
      <w:pPr>
        <w:pStyle w:val="Heading3"/>
        <w:numPr>
          <w:ilvl w:val="2"/>
          <w:numId w:val="6"/>
        </w:numPr>
        <w:spacing w:after="0" w:before="0" w:line="360" w:lineRule="auto"/>
        <w:ind w:left="0" w:firstLine="0"/>
        <w:rPr/>
      </w:pPr>
      <w:bookmarkStart w:colFirst="0" w:colLast="0" w:name="_heading=h.ihv636" w:id="34"/>
      <w:bookmarkEnd w:id="34"/>
      <w:r w:rsidDel="00000000" w:rsidR="00000000" w:rsidRPr="00000000">
        <w:rPr>
          <w:rtl w:val="0"/>
        </w:rPr>
        <w:t xml:space="preserve">Phát hiện</w:t>
      </w:r>
    </w:p>
    <w:p w:rsidR="00000000" w:rsidDel="00000000" w:rsidP="00000000" w:rsidRDefault="00000000" w:rsidRPr="00000000" w14:paraId="00000119">
      <w:pPr>
        <w:spacing w:line="360" w:lineRule="auto"/>
        <w:ind w:firstLine="567"/>
        <w:jc w:val="both"/>
        <w:rPr/>
      </w:pPr>
      <w:r w:rsidDel="00000000" w:rsidR="00000000" w:rsidRPr="00000000">
        <w:rPr>
          <w:rtl w:val="0"/>
        </w:rPr>
        <w:t xml:space="preserve">Phát hiện vật thể dùng để tìm vật thể trong ảnh. Sau bước này sẽ biết được có vật thể cần tìm không, nếu có thì ở vị trí nào và số lượng bao nhiêu. Tùy theo loại đối tượng cần tìm mà có các cách khác nhau, như Cascade là 1 cách. Các bài toán đơn giản như tìm màu sắc chỉ cần dùng kênh màu HSV là được.</w:t>
      </w:r>
    </w:p>
    <w:p w:rsidR="00000000" w:rsidDel="00000000" w:rsidP="00000000" w:rsidRDefault="00000000" w:rsidRPr="00000000" w14:paraId="0000011A">
      <w:pPr>
        <w:pStyle w:val="Heading3"/>
        <w:numPr>
          <w:ilvl w:val="2"/>
          <w:numId w:val="6"/>
        </w:numPr>
        <w:spacing w:after="0" w:before="0" w:line="360" w:lineRule="auto"/>
        <w:ind w:left="0" w:firstLine="0"/>
        <w:rPr/>
      </w:pPr>
      <w:bookmarkStart w:colFirst="0" w:colLast="0" w:name="_heading=h.32hioqz" w:id="35"/>
      <w:bookmarkEnd w:id="35"/>
      <w:r w:rsidDel="00000000" w:rsidR="00000000" w:rsidRPr="00000000">
        <w:rPr>
          <w:rtl w:val="0"/>
        </w:rPr>
        <w:t xml:space="preserve">Nhận diện</w:t>
      </w:r>
    </w:p>
    <w:p w:rsidR="00000000" w:rsidDel="00000000" w:rsidP="00000000" w:rsidRDefault="00000000" w:rsidRPr="00000000" w14:paraId="0000011B">
      <w:pPr>
        <w:spacing w:line="360" w:lineRule="auto"/>
        <w:ind w:firstLine="567"/>
        <w:jc w:val="both"/>
        <w:rPr/>
      </w:pPr>
      <w:r w:rsidDel="00000000" w:rsidR="00000000" w:rsidRPr="00000000">
        <w:rPr>
          <w:rtl w:val="0"/>
        </w:rPr>
        <w:t xml:space="preserve">Sau khi đã phát hiện được vật thể và muốn nhận diện vật thể loại nào thì cần bước này. Bước này phải sử dụng Machine Learning để phân lớp (classification) đối tượng. Ví dụ để nhận diện khuôn mặt cần crop khuôn mặt để Machine Learning nhận diện. Bước phân lớp tác dụng là tìm xem giống khuôn mặt đã học nào nhất. Kết quả trả về là khuôn mặt giống nhất kèm tỉ lệ giống.</w:t>
      </w:r>
    </w:p>
    <w:p w:rsidR="00000000" w:rsidDel="00000000" w:rsidP="00000000" w:rsidRDefault="00000000" w:rsidRPr="00000000" w14:paraId="0000011C">
      <w:pPr>
        <w:pStyle w:val="Heading2"/>
        <w:numPr>
          <w:ilvl w:val="1"/>
          <w:numId w:val="6"/>
        </w:numPr>
        <w:spacing w:before="0" w:line="360" w:lineRule="auto"/>
        <w:ind w:left="0" w:firstLine="0"/>
        <w:rPr/>
      </w:pPr>
      <w:bookmarkStart w:colFirst="0" w:colLast="0" w:name="_heading=h.1hmsyys" w:id="36"/>
      <w:bookmarkEnd w:id="36"/>
      <w:r w:rsidDel="00000000" w:rsidR="00000000" w:rsidRPr="00000000">
        <w:rPr>
          <w:rtl w:val="0"/>
        </w:rPr>
        <w:t xml:space="preserve">Một số kỹ thuật cơ bản trong xử lý ảnh</w:t>
      </w:r>
    </w:p>
    <w:p w:rsidR="00000000" w:rsidDel="00000000" w:rsidP="00000000" w:rsidRDefault="00000000" w:rsidRPr="00000000" w14:paraId="0000011D">
      <w:pPr>
        <w:pStyle w:val="Heading3"/>
        <w:numPr>
          <w:ilvl w:val="2"/>
          <w:numId w:val="6"/>
        </w:numPr>
        <w:spacing w:after="0" w:before="0" w:line="360" w:lineRule="auto"/>
        <w:ind w:left="0" w:firstLine="0"/>
        <w:rPr/>
      </w:pPr>
      <w:bookmarkStart w:colFirst="0" w:colLast="0" w:name="_heading=h.41mghml" w:id="37"/>
      <w:bookmarkEnd w:id="37"/>
      <w:r w:rsidDel="00000000" w:rsidR="00000000" w:rsidRPr="00000000">
        <w:rPr>
          <w:rtl w:val="0"/>
        </w:rPr>
        <w:t xml:space="preserve">Chuyển đổi hệ màu</w:t>
      </w:r>
    </w:p>
    <w:p w:rsidR="00000000" w:rsidDel="00000000" w:rsidP="00000000" w:rsidRDefault="00000000" w:rsidRPr="00000000" w14:paraId="0000011E">
      <w:pPr>
        <w:spacing w:line="360" w:lineRule="auto"/>
        <w:ind w:firstLine="567"/>
        <w:jc w:val="both"/>
        <w:rPr/>
      </w:pPr>
      <w:r w:rsidDel="00000000" w:rsidR="00000000" w:rsidRPr="00000000">
        <w:rPr>
          <w:rtl w:val="0"/>
        </w:rPr>
        <w:t xml:space="preserve">Nguyên lý của việc cảm nhận màu sắc là do hiện tượng phản xạ ánh sáng. Nguồn sáng tới là ánh sáng trắng (bao gồm các tia sáng đơn sắc với những bước sóng khác nhau từ đỏ, cam, vàng, xanh lá, xanh dương, tím) chiếu vào vật thể cần quan sát. Tia sáng nào phản xạ lại mắt người quan sát thì người quan sát cảm nhận được vật thể có màu đó. Vì vậy màu sắc là vấn đề nhận thức theo cách hiểu chủ quan. Khi mô tả với cùng một màu sắc, mỗi người khác nhau sẽ diễn đạt theo nhiều ý khác nhau, và họ sẽ định nghĩa màu sắc đó theo từ ngữ riêng của mình. Dựa theo quan điểm kỹ thuật, một màu sắc có thể được mô tả bằng ba thuộc tính sau: Sắc màu, giá trị và sắc độ.</w:t>
      </w:r>
    </w:p>
    <w:p w:rsidR="00000000" w:rsidDel="00000000" w:rsidP="00000000" w:rsidRDefault="00000000" w:rsidRPr="00000000" w14:paraId="0000011F">
      <w:pPr>
        <w:spacing w:line="360" w:lineRule="auto"/>
        <w:ind w:firstLine="567"/>
        <w:jc w:val="both"/>
        <w:rPr/>
      </w:pPr>
      <w:r w:rsidDel="00000000" w:rsidR="00000000" w:rsidRPr="00000000">
        <w:rPr>
          <w:rtl w:val="0"/>
        </w:rPr>
        <w:t xml:space="preserve">Mặc dù hệ màu RBG (Red, Green, Blue) tốt cho việc thu nhận hoặc hiển thị thông tin màu sắc nhưng nó không phải là hệ màu tốt để biểu diễn cho sự cảm nhận màu sắc. Hệ thống nhìn của con người có thể phán đoán tốt về sự phản xạ bề mặt liên quan dù có bước sóng độ chói khác nhau. Sự phản xạ này là những gì chúng ta muốn bàn đến về màu sắc bề mặt.</w:t>
      </w:r>
    </w:p>
    <w:p w:rsidR="00000000" w:rsidDel="00000000" w:rsidP="00000000" w:rsidRDefault="00000000" w:rsidRPr="00000000" w14:paraId="00000120">
      <w:pPr>
        <w:spacing w:line="360" w:lineRule="auto"/>
        <w:ind w:firstLine="567"/>
        <w:jc w:val="both"/>
        <w:rPr/>
      </w:pPr>
      <w:r w:rsidDel="00000000" w:rsidR="00000000" w:rsidRPr="00000000">
        <w:rPr>
          <w:rtl w:val="0"/>
        </w:rPr>
        <w:t xml:space="preserve">Đặc trưng quan trọng khác của cơ sở màu thể hiện bởi một khả năng cảm nhận về đen trắng, thông tin cường độ nhận được một cách hiệu quả từ các phép đo lường màu. Từ quan điểm tiến hóa, chúng ta có thể mong rằng sự cảm nhận màu trong loài vật có thể sẽ tương thích với các cơ chế cảm nhận không màu tồn tại từ trước.</w:t>
      </w:r>
    </w:p>
    <w:p w:rsidR="00000000" w:rsidDel="00000000" w:rsidP="00000000" w:rsidRDefault="00000000" w:rsidRPr="00000000" w14:paraId="00000121">
      <w:pPr>
        <w:spacing w:line="360" w:lineRule="auto"/>
        <w:ind w:firstLine="567"/>
        <w:jc w:val="both"/>
        <w:rPr/>
      </w:pPr>
      <w:r w:rsidDel="00000000" w:rsidR="00000000" w:rsidRPr="00000000">
        <w:rPr>
          <w:rtl w:val="0"/>
        </w:rPr>
        <w:t xml:space="preserve">Trong OpenCV có hàm cvCVtColor() để chuyển đổi ảnh nhập từ một không gian màu này đến một không gian màu khác. Trong trường hợp chuyển đổi từ hoặc đến không gian màu RGB, thứ tự của các kênh màu phải được chỉ rõ (RBG hay BGR). </w:t>
      </w:r>
    </w:p>
    <w:p w:rsidR="00000000" w:rsidDel="00000000" w:rsidP="00000000" w:rsidRDefault="00000000" w:rsidRPr="00000000" w14:paraId="00000122">
      <w:pPr>
        <w:spacing w:line="360" w:lineRule="auto"/>
        <w:ind w:firstLine="567"/>
        <w:jc w:val="both"/>
        <w:rPr/>
      </w:pPr>
      <w:r w:rsidDel="00000000" w:rsidR="00000000" w:rsidRPr="00000000">
        <w:rPr>
          <w:rtl w:val="0"/>
        </w:rPr>
        <w:t xml:space="preserve">Nguyên hàm của cvCVtColor() được mô tả sau đây:</w:t>
      </w:r>
    </w:p>
    <w:p w:rsidR="00000000" w:rsidDel="00000000" w:rsidP="00000000" w:rsidRDefault="00000000" w:rsidRPr="00000000" w14:paraId="00000123">
      <w:pPr>
        <w:spacing w:line="360" w:lineRule="auto"/>
        <w:ind w:left="567" w:firstLine="0"/>
        <w:rPr/>
      </w:pPr>
      <w:r w:rsidDel="00000000" w:rsidR="00000000" w:rsidRPr="00000000">
        <w:rPr>
          <w:rtl w:val="0"/>
        </w:rPr>
        <w:t xml:space="preserve">void cvCvt</w:t>
      </w:r>
    </w:p>
    <w:p w:rsidR="00000000" w:rsidDel="00000000" w:rsidP="00000000" w:rsidRDefault="00000000" w:rsidRPr="00000000" w14:paraId="00000124">
      <w:pPr>
        <w:spacing w:line="360" w:lineRule="auto"/>
        <w:ind w:left="567" w:firstLine="0"/>
        <w:rPr/>
      </w:pPr>
      <w:r w:rsidDel="00000000" w:rsidR="00000000" w:rsidRPr="00000000">
        <w:rPr>
          <w:rtl w:val="0"/>
        </w:rPr>
        <w:t xml:space="preserve">(</w:t>
      </w:r>
    </w:p>
    <w:p w:rsidR="00000000" w:rsidDel="00000000" w:rsidP="00000000" w:rsidRDefault="00000000" w:rsidRPr="00000000" w14:paraId="00000125">
      <w:pPr>
        <w:spacing w:line="360" w:lineRule="auto"/>
        <w:ind w:left="567" w:firstLine="0"/>
        <w:rPr/>
      </w:pPr>
      <w:r w:rsidDel="00000000" w:rsidR="00000000" w:rsidRPr="00000000">
        <w:rPr>
          <w:rtl w:val="0"/>
        </w:rPr>
        <w:tab/>
        <w:t xml:space="preserve">const CvArr* src,</w:t>
      </w:r>
    </w:p>
    <w:p w:rsidR="00000000" w:rsidDel="00000000" w:rsidP="00000000" w:rsidRDefault="00000000" w:rsidRPr="00000000" w14:paraId="00000126">
      <w:pPr>
        <w:spacing w:line="360" w:lineRule="auto"/>
        <w:ind w:left="567" w:firstLine="0"/>
        <w:rPr/>
      </w:pPr>
      <w:r w:rsidDel="00000000" w:rsidR="00000000" w:rsidRPr="00000000">
        <w:rPr>
          <w:rtl w:val="0"/>
        </w:rPr>
        <w:tab/>
        <w:t xml:space="preserve">const CvArr* dst,</w:t>
      </w:r>
    </w:p>
    <w:p w:rsidR="00000000" w:rsidDel="00000000" w:rsidP="00000000" w:rsidRDefault="00000000" w:rsidRPr="00000000" w14:paraId="00000127">
      <w:pPr>
        <w:spacing w:line="360" w:lineRule="auto"/>
        <w:ind w:left="567" w:firstLine="0"/>
        <w:rPr/>
      </w:pPr>
      <w:r w:rsidDel="00000000" w:rsidR="00000000" w:rsidRPr="00000000">
        <w:rPr>
          <w:rtl w:val="0"/>
        </w:rPr>
        <w:tab/>
        <w:t xml:space="preserve">int code</w:t>
      </w:r>
    </w:p>
    <w:p w:rsidR="00000000" w:rsidDel="00000000" w:rsidP="00000000" w:rsidRDefault="00000000" w:rsidRPr="00000000" w14:paraId="00000128">
      <w:pPr>
        <w:spacing w:line="360" w:lineRule="auto"/>
        <w:ind w:left="567" w:firstLine="0"/>
        <w:rPr/>
      </w:pPr>
      <w:r w:rsidDel="00000000" w:rsidR="00000000" w:rsidRPr="00000000">
        <w:rPr>
          <w:rtl w:val="0"/>
        </w:rPr>
        <w:t xml:space="preserve">)</w:t>
      </w:r>
    </w:p>
    <w:p w:rsidR="00000000" w:rsidDel="00000000" w:rsidP="00000000" w:rsidRDefault="00000000" w:rsidRPr="00000000" w14:paraId="00000129">
      <w:pPr>
        <w:spacing w:line="360" w:lineRule="auto"/>
        <w:ind w:firstLine="567"/>
        <w:rPr/>
      </w:pPr>
      <w:r w:rsidDel="00000000" w:rsidR="00000000" w:rsidRPr="00000000">
        <w:rPr>
          <w:rtl w:val="0"/>
        </w:rPr>
        <w:t xml:space="preserve">Trong đó, các tham số được diễn giải như sau:</w:t>
      </w:r>
    </w:p>
    <w:p w:rsidR="00000000" w:rsidDel="00000000" w:rsidP="00000000" w:rsidRDefault="00000000" w:rsidRPr="00000000" w14:paraId="0000012A">
      <w:pPr>
        <w:spacing w:line="360" w:lineRule="auto"/>
        <w:ind w:firstLine="567"/>
        <w:rPr/>
      </w:pPr>
      <w:r w:rsidDel="00000000" w:rsidR="00000000" w:rsidRPr="00000000">
        <w:rPr>
          <w:rtl w:val="0"/>
        </w:rPr>
        <w:t xml:space="preserve">+ src: ảnh nguồn với 8bit, 16bit.</w:t>
      </w:r>
    </w:p>
    <w:p w:rsidR="00000000" w:rsidDel="00000000" w:rsidP="00000000" w:rsidRDefault="00000000" w:rsidRPr="00000000" w14:paraId="0000012B">
      <w:pPr>
        <w:spacing w:line="360" w:lineRule="auto"/>
        <w:ind w:firstLine="567"/>
        <w:rPr/>
      </w:pPr>
      <w:r w:rsidDel="00000000" w:rsidR="00000000" w:rsidRPr="00000000">
        <w:rPr>
          <w:rtl w:val="0"/>
        </w:rPr>
        <w:t xml:space="preserve">+ dst: ảnh đích cùng loại dữ liệu như ảnh nguồn. Số kênh có thể khác nhau</w:t>
      </w:r>
    </w:p>
    <w:p w:rsidR="00000000" w:rsidDel="00000000" w:rsidP="00000000" w:rsidRDefault="00000000" w:rsidRPr="00000000" w14:paraId="0000012C">
      <w:pPr>
        <w:spacing w:line="360" w:lineRule="auto"/>
        <w:ind w:left="567" w:firstLine="0"/>
        <w:rPr/>
      </w:pPr>
      <w:r w:rsidDel="00000000" w:rsidR="00000000" w:rsidRPr="00000000">
        <w:rPr>
          <w:rtl w:val="0"/>
        </w:rPr>
        <w:t xml:space="preserve">+ code: thao tác chuyển đổi màu có thể được chỉ rõ bằng các hằng số CV_src_color_space2dst_color_space, được liệt kê như sau:</w:t>
      </w:r>
    </w:p>
    <w:p w:rsidR="00000000" w:rsidDel="00000000" w:rsidP="00000000" w:rsidRDefault="00000000" w:rsidRPr="00000000" w14:paraId="000001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CV_BGR2GRAY: chuyển đổi ảnh BGR sang ảnh GRAY</w:t>
      </w:r>
    </w:p>
    <w:p w:rsidR="00000000" w:rsidDel="00000000" w:rsidP="00000000" w:rsidRDefault="00000000" w:rsidRPr="00000000" w14:paraId="000001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CV_BGR2YCrCb: chuyển đổi ảnh BGR sang ảnh YCrCb</w:t>
      </w:r>
    </w:p>
    <w:p w:rsidR="00000000" w:rsidDel="00000000" w:rsidP="00000000" w:rsidRDefault="00000000" w:rsidRPr="00000000" w14:paraId="000001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CV_BGR2HLS: chuyển đổi ảnh BGR sang ảnh HLS</w:t>
      </w:r>
    </w:p>
    <w:p w:rsidR="00000000" w:rsidDel="00000000" w:rsidP="00000000" w:rsidRDefault="00000000" w:rsidRPr="00000000" w14:paraId="000001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CV_BGR2HSV: chuyển đổi ảnh BGR sang ảnh HSV</w:t>
      </w:r>
    </w:p>
    <w:p w:rsidR="00000000" w:rsidDel="00000000" w:rsidP="00000000" w:rsidRDefault="00000000" w:rsidRPr="00000000" w14:paraId="000001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CV_BGR2Lab: chuyển đổi ảnh BGR sang ảnh Lab</w:t>
      </w:r>
    </w:p>
    <w:p w:rsidR="00000000" w:rsidDel="00000000" w:rsidP="00000000" w:rsidRDefault="00000000" w:rsidRPr="00000000" w14:paraId="000001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CV_BGR2Luv: chuyển đổi ảnh BGR sang ảnh Luv</w:t>
      </w:r>
    </w:p>
    <w:p w:rsidR="00000000" w:rsidDel="00000000" w:rsidP="00000000" w:rsidRDefault="00000000" w:rsidRPr="00000000" w14:paraId="00000133">
      <w:pPr>
        <w:pStyle w:val="Heading3"/>
        <w:numPr>
          <w:ilvl w:val="2"/>
          <w:numId w:val="6"/>
        </w:numPr>
        <w:spacing w:after="0" w:before="0" w:line="360" w:lineRule="auto"/>
        <w:ind w:left="0" w:firstLine="0"/>
        <w:rPr/>
      </w:pPr>
      <w:bookmarkStart w:colFirst="0" w:colLast="0" w:name="_heading=h.2grqrue" w:id="38"/>
      <w:bookmarkEnd w:id="38"/>
      <w:r w:rsidDel="00000000" w:rsidR="00000000" w:rsidRPr="00000000">
        <w:rPr>
          <w:rtl w:val="0"/>
        </w:rPr>
        <w:t xml:space="preserve">Cân bằng biểu đồ tần số</w:t>
      </w:r>
    </w:p>
    <w:p w:rsidR="00000000" w:rsidDel="00000000" w:rsidP="00000000" w:rsidRDefault="00000000" w:rsidRPr="00000000" w14:paraId="00000134">
      <w:pPr>
        <w:spacing w:line="360" w:lineRule="auto"/>
        <w:ind w:firstLine="567"/>
        <w:jc w:val="both"/>
        <w:rPr/>
      </w:pPr>
      <w:r w:rsidDel="00000000" w:rsidR="00000000" w:rsidRPr="00000000">
        <w:rPr>
          <w:rtl w:val="0"/>
        </w:rPr>
        <w:t xml:space="preserve">Cân bằng biểu đồ tần số (Histogram Equalization) là một số kỹ thuật điều chỉnh các cường độ của các điểm ảnh để nâng cao sự tương phản của ảnh. Đây là kỹ thuật được dùng rất rộng rãi trong xử lý ảnh. Kỹ thuật này cải thiện sự tương phản của ảnh mà có thể áp dụng cho toàn bộ ảnh hoặc chỉ một phần của ảnh.</w:t>
      </w:r>
    </w:p>
    <w:p w:rsidR="00000000" w:rsidDel="00000000" w:rsidP="00000000" w:rsidRDefault="00000000" w:rsidRPr="00000000" w14:paraId="00000135">
      <w:pPr>
        <w:spacing w:line="360" w:lineRule="auto"/>
        <w:ind w:firstLine="567"/>
        <w:jc w:val="both"/>
        <w:rPr/>
      </w:pPr>
      <w:r w:rsidDel="00000000" w:rsidR="00000000" w:rsidRPr="00000000">
        <w:rPr>
          <w:rtl w:val="0"/>
        </w:rPr>
        <w:t xml:space="preserve">Giả sử f là một ảnh đã được biểu diễn như một ma trận m</w:t>
      </w:r>
      <w:r w:rsidDel="00000000" w:rsidR="00000000" w:rsidRPr="00000000">
        <w:rPr>
          <w:vertAlign w:val="subscript"/>
          <w:rtl w:val="0"/>
        </w:rPr>
        <w:t xml:space="preserve">r</w:t>
      </w:r>
      <w:r w:rsidDel="00000000" w:rsidR="00000000" w:rsidRPr="00000000">
        <w:rPr>
          <w:rtl w:val="0"/>
        </w:rPr>
        <w:t xml:space="preserve"> dòng, m</w:t>
      </w:r>
      <w:r w:rsidDel="00000000" w:rsidR="00000000" w:rsidRPr="00000000">
        <w:rPr>
          <w:vertAlign w:val="subscript"/>
          <w:rtl w:val="0"/>
        </w:rPr>
        <w:t xml:space="preserve">c</w:t>
      </w:r>
      <w:r w:rsidDel="00000000" w:rsidR="00000000" w:rsidRPr="00000000">
        <w:rPr>
          <w:rtl w:val="0"/>
        </w:rPr>
        <w:t xml:space="preserve"> cột với các cường độ điểm ảnh nguyên từ 0 đến L-1. Trong đó L là số của các giá trị cường độ dương thường là 256. Và p là biểu đồ tần số đã được chuẩn hóa của f với một cột trên biểu đồ tương ứng cho mỗi cường độ điểm ảnh, như vậy:</w:t>
      </w:r>
    </w:p>
    <w:p w:rsidR="00000000" w:rsidDel="00000000" w:rsidP="00000000" w:rsidRDefault="00000000" w:rsidRPr="00000000" w14:paraId="00000136">
      <w:pPr>
        <w:spacing w:line="360" w:lineRule="auto"/>
        <w:ind w:firstLine="709"/>
        <w:jc w:val="both"/>
        <w:rPr/>
      </w:pPr>
      <w:r w:rsidDel="00000000" w:rsidR="00000000" w:rsidRPr="00000000">
        <w:rPr>
          <w:rtl w:val="0"/>
        </w:rPr>
        <w:t xml:space="preserve">p</w:t>
      </w:r>
      <w:r w:rsidDel="00000000" w:rsidR="00000000" w:rsidRPr="00000000">
        <w:rPr>
          <w:vertAlign w:val="subscript"/>
          <w:rtl w:val="0"/>
        </w:rPr>
        <w:t xml:space="preserve">n</w:t>
      </w:r>
      <w:r w:rsidDel="00000000" w:rsidR="00000000" w:rsidRPr="00000000">
        <w:rPr>
          <w:rtl w:val="0"/>
        </w:rPr>
        <w:t xml:space="preserve"> = </w:t>
      </w:r>
      <m:oMath>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số điểm ảnh có cường độ n</m:t>
            </m:r>
          </m:num>
          <m:den>
            <m:r>
              <w:rPr>
                <w:rFonts w:ascii="Cambria Math" w:cs="Cambria Math" w:eastAsia="Cambria Math" w:hAnsi="Cambria Math"/>
                <w:sz w:val="30"/>
                <w:szCs w:val="30"/>
              </w:rPr>
              <m:t xml:space="preserve">tổng số điểm ảnh của ảnh f</m:t>
            </m:r>
          </m:den>
        </m:f>
      </m:oMath>
      <w:r w:rsidDel="00000000" w:rsidR="00000000" w:rsidRPr="00000000">
        <w:rPr>
          <w:rtl w:val="0"/>
        </w:rPr>
        <w:t xml:space="preserve"> , n = 0, 1, …, L – 1</w:t>
      </w:r>
    </w:p>
    <w:p w:rsidR="00000000" w:rsidDel="00000000" w:rsidP="00000000" w:rsidRDefault="00000000" w:rsidRPr="00000000" w14:paraId="00000137">
      <w:pPr>
        <w:spacing w:line="360" w:lineRule="auto"/>
        <w:ind w:firstLine="709"/>
        <w:jc w:val="both"/>
        <w:rPr/>
      </w:pPr>
      <w:r w:rsidDel="00000000" w:rsidR="00000000" w:rsidRPr="00000000">
        <w:rPr>
          <w:rtl w:val="0"/>
        </w:rPr>
        <w:t xml:space="preserve">Ảnh đã được cân bằng với biểu đồ tần số g sẽ được định nghĩa bởi công thức:</w:t>
      </w:r>
    </w:p>
    <w:p w:rsidR="00000000" w:rsidDel="00000000" w:rsidP="00000000" w:rsidRDefault="00000000" w:rsidRPr="00000000" w14:paraId="00000138">
      <w:pPr>
        <w:spacing w:line="360" w:lineRule="auto"/>
        <w:ind w:firstLine="709"/>
        <w:jc w:val="both"/>
        <w:rPr/>
      </w:pPr>
      <w:r w:rsidDel="00000000" w:rsidR="00000000" w:rsidRPr="00000000">
        <w:rPr>
          <w:rtl w:val="0"/>
        </w:rPr>
        <w:t xml:space="preserve">g</w:t>
      </w:r>
      <w:r w:rsidDel="00000000" w:rsidR="00000000" w:rsidRPr="00000000">
        <w:rPr>
          <w:vertAlign w:val="subscript"/>
          <w:rtl w:val="0"/>
        </w:rPr>
        <w:t xml:space="preserve">ij</w:t>
      </w:r>
      <w:r w:rsidDel="00000000" w:rsidR="00000000" w:rsidRPr="00000000">
        <w:rPr>
          <w:rtl w:val="0"/>
        </w:rPr>
        <w:t xml:space="preserve"> = floor((L – 1)</w:t>
      </w:r>
      <m:oMath>
        <m:nary>
          <m:naryPr>
            <m:chr m:val="∑"/>
            <m:ctrlPr>
              <w:rPr>
                <w:rFonts w:ascii="Cambria Math" w:cs="Cambria Math" w:eastAsia="Cambria Math" w:hAnsi="Cambria Math"/>
              </w:rPr>
            </m:ctrlPr>
          </m:naryPr>
          <m:sub>
            <m:r>
              <w:rPr>
                <w:rFonts w:ascii="Cambria Math" w:cs="Cambria Math" w:eastAsia="Cambria Math" w:hAnsi="Cambria Math"/>
              </w:rPr>
              <m:t xml:space="preserve">n=0</m:t>
            </m:r>
          </m:sub>
          <m:sup>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ij</m:t>
                </m:r>
              </m:sub>
            </m:sSub>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n</m:t>
            </m:r>
          </m:sub>
        </m:sSub>
      </m:oMath>
      <w:r w:rsidDel="00000000" w:rsidR="00000000" w:rsidRPr="00000000">
        <w:rPr>
          <w:rtl w:val="0"/>
        </w:rPr>
        <w:t xml:space="preserve">) </w:t>
      </w:r>
    </w:p>
    <w:p w:rsidR="00000000" w:rsidDel="00000000" w:rsidP="00000000" w:rsidRDefault="00000000" w:rsidRPr="00000000" w14:paraId="00000139">
      <w:pPr>
        <w:spacing w:line="360" w:lineRule="auto"/>
        <w:ind w:firstLine="709"/>
        <w:jc w:val="both"/>
        <w:rPr/>
      </w:pPr>
      <w:r w:rsidDel="00000000" w:rsidR="00000000" w:rsidRPr="00000000">
        <w:rPr>
          <w:rtl w:val="0"/>
        </w:rPr>
        <w:t xml:space="preserve">Trong đó, hàm floor() làm tròn xuống đến số nguyên gần nhất. Điều này tương đương với việc biến đổi các cường độ điểm ảnh k, của f bởi hàm:</w:t>
      </w:r>
    </w:p>
    <w:p w:rsidR="00000000" w:rsidDel="00000000" w:rsidP="00000000" w:rsidRDefault="00000000" w:rsidRPr="00000000" w14:paraId="0000013A">
      <w:pPr>
        <w:spacing w:line="360" w:lineRule="auto"/>
        <w:ind w:firstLine="709"/>
        <w:jc w:val="both"/>
        <w:rPr/>
      </w:pPr>
      <w:r w:rsidDel="00000000" w:rsidR="00000000" w:rsidRPr="00000000">
        <w:rPr>
          <w:rtl w:val="0"/>
        </w:rPr>
        <w:t xml:space="preserve">T(k) = floor((L – 1)</w:t>
      </w:r>
      <m:oMath>
        <m:nary>
          <m:naryPr>
            <m:chr m:val="∑"/>
            <m:ctrlPr>
              <w:rPr>
                <w:rFonts w:ascii="Cambria Math" w:cs="Cambria Math" w:eastAsia="Cambria Math" w:hAnsi="Cambria Math"/>
              </w:rPr>
            </m:ctrlPr>
          </m:naryPr>
          <m:sub>
            <m:r>
              <w:rPr>
                <w:rFonts w:ascii="Cambria Math" w:cs="Cambria Math" w:eastAsia="Cambria Math" w:hAnsi="Cambria Math"/>
              </w:rPr>
              <m:t xml:space="preserve">n=0</m:t>
            </m:r>
          </m:sub>
          <m:sup>
            <m:r>
              <w:rPr>
                <w:rFonts w:ascii="Cambria Math" w:cs="Cambria Math" w:eastAsia="Cambria Math" w:hAnsi="Cambria Math"/>
              </w:rPr>
              <m:t xml:space="preserve">k</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n</m:t>
            </m:r>
          </m:sub>
        </m:sSub>
      </m:oMath>
      <w:r w:rsidDel="00000000" w:rsidR="00000000" w:rsidRPr="00000000">
        <w:rPr>
          <w:rtl w:val="0"/>
        </w:rPr>
        <w:t xml:space="preserve">)</w:t>
      </w:r>
    </w:p>
    <w:p w:rsidR="00000000" w:rsidDel="00000000" w:rsidP="00000000" w:rsidRDefault="00000000" w:rsidRPr="00000000" w14:paraId="0000013B">
      <w:pPr>
        <w:spacing w:line="360" w:lineRule="auto"/>
        <w:ind w:firstLine="567"/>
        <w:jc w:val="both"/>
        <w:rPr/>
      </w:pPr>
      <w:bookmarkStart w:colFirst="0" w:colLast="0" w:name="_heading=h.vx1227" w:id="39"/>
      <w:bookmarkEnd w:id="39"/>
      <w:r w:rsidDel="00000000" w:rsidR="00000000" w:rsidRPr="00000000">
        <w:rPr>
          <w:rtl w:val="0"/>
        </w:rPr>
        <w:t xml:space="preserve">Hình sau đây minh họa biểu đồ tần số của một ảnh có kích thước 5x5 pixels với mức xám 8bit (256 giá trị, tức từ 0 đến 255).</w:t>
      </w:r>
    </w:p>
    <w:tbl>
      <w:tblPr>
        <w:tblStyle w:val="Table4"/>
        <w:tblW w:w="64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260"/>
        <w:tblGridChange w:id="0">
          <w:tblGrid>
            <w:gridCol w:w="3227"/>
            <w:gridCol w:w="3260"/>
          </w:tblGrid>
        </w:tblGridChange>
      </w:tblGrid>
      <w:tr>
        <w:trPr>
          <w:cantSplit w:val="0"/>
          <w:tblHeader w:val="0"/>
        </w:trPr>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29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567"/>
              <w:gridCol w:w="567"/>
              <w:gridCol w:w="606"/>
              <w:gridCol w:w="606"/>
              <w:tblGridChange w:id="0">
                <w:tblGrid>
                  <w:gridCol w:w="562"/>
                  <w:gridCol w:w="567"/>
                  <w:gridCol w:w="567"/>
                  <w:gridCol w:w="606"/>
                  <w:gridCol w:w="606"/>
                </w:tblGrid>
              </w:tblGridChange>
            </w:tblGrid>
            <w:tr>
              <w:trPr>
                <w:cantSplit w:val="0"/>
                <w:tblHeader w:val="0"/>
              </w:trPr>
              <w:tc>
                <w:tcPr/>
                <w:p w:rsidR="00000000" w:rsidDel="00000000" w:rsidP="00000000" w:rsidRDefault="00000000" w:rsidRPr="00000000" w14:paraId="0000013D">
                  <w:pPr>
                    <w:spacing w:line="360" w:lineRule="auto"/>
                    <w:rPr/>
                  </w:pPr>
                  <w:r w:rsidDel="00000000" w:rsidR="00000000" w:rsidRPr="00000000">
                    <w:rPr>
                      <w:rtl w:val="0"/>
                    </w:rPr>
                    <w:t xml:space="preserve">40</w:t>
                  </w:r>
                </w:p>
              </w:tc>
              <w:tc>
                <w:tcPr/>
                <w:p w:rsidR="00000000" w:rsidDel="00000000" w:rsidP="00000000" w:rsidRDefault="00000000" w:rsidRPr="00000000" w14:paraId="0000013E">
                  <w:pPr>
                    <w:spacing w:line="360" w:lineRule="auto"/>
                    <w:rPr/>
                  </w:pPr>
                  <w:r w:rsidDel="00000000" w:rsidR="00000000" w:rsidRPr="00000000">
                    <w:rPr>
                      <w:rtl w:val="0"/>
                    </w:rPr>
                    <w:t xml:space="preserve">40</w:t>
                  </w:r>
                </w:p>
              </w:tc>
              <w:tc>
                <w:tcPr/>
                <w:p w:rsidR="00000000" w:rsidDel="00000000" w:rsidP="00000000" w:rsidRDefault="00000000" w:rsidRPr="00000000" w14:paraId="0000013F">
                  <w:pPr>
                    <w:spacing w:line="360" w:lineRule="auto"/>
                    <w:rPr/>
                  </w:pPr>
                  <w:r w:rsidDel="00000000" w:rsidR="00000000" w:rsidRPr="00000000">
                    <w:rPr>
                      <w:rtl w:val="0"/>
                    </w:rPr>
                    <w:t xml:space="preserve">40</w:t>
                  </w:r>
                </w:p>
              </w:tc>
              <w:tc>
                <w:tcPr/>
                <w:p w:rsidR="00000000" w:rsidDel="00000000" w:rsidP="00000000" w:rsidRDefault="00000000" w:rsidRPr="00000000" w14:paraId="00000140">
                  <w:pPr>
                    <w:spacing w:line="360" w:lineRule="auto"/>
                    <w:rPr/>
                  </w:pPr>
                  <w:r w:rsidDel="00000000" w:rsidR="00000000" w:rsidRPr="00000000">
                    <w:rPr>
                      <w:rtl w:val="0"/>
                    </w:rPr>
                    <w:t xml:space="preserve">40</w:t>
                  </w:r>
                </w:p>
              </w:tc>
              <w:tc>
                <w:tcPr/>
                <w:p w:rsidR="00000000" w:rsidDel="00000000" w:rsidP="00000000" w:rsidRDefault="00000000" w:rsidRPr="00000000" w14:paraId="00000141">
                  <w:pPr>
                    <w:spacing w:line="360" w:lineRule="auto"/>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142">
                  <w:pPr>
                    <w:spacing w:line="360" w:lineRule="auto"/>
                    <w:rPr/>
                  </w:pPr>
                  <w:r w:rsidDel="00000000" w:rsidR="00000000" w:rsidRPr="00000000">
                    <w:rPr>
                      <w:rtl w:val="0"/>
                    </w:rPr>
                    <w:t xml:space="preserve">50</w:t>
                  </w:r>
                </w:p>
              </w:tc>
              <w:tc>
                <w:tcPr/>
                <w:p w:rsidR="00000000" w:rsidDel="00000000" w:rsidP="00000000" w:rsidRDefault="00000000" w:rsidRPr="00000000" w14:paraId="00000143">
                  <w:pPr>
                    <w:spacing w:line="360" w:lineRule="auto"/>
                    <w:rPr/>
                  </w:pPr>
                  <w:r w:rsidDel="00000000" w:rsidR="00000000" w:rsidRPr="00000000">
                    <w:rPr>
                      <w:rtl w:val="0"/>
                    </w:rPr>
                    <w:t xml:space="preserve">50</w:t>
                  </w:r>
                </w:p>
              </w:tc>
              <w:tc>
                <w:tcPr/>
                <w:p w:rsidR="00000000" w:rsidDel="00000000" w:rsidP="00000000" w:rsidRDefault="00000000" w:rsidRPr="00000000" w14:paraId="00000144">
                  <w:pPr>
                    <w:spacing w:line="360" w:lineRule="auto"/>
                    <w:rPr/>
                  </w:pPr>
                  <w:r w:rsidDel="00000000" w:rsidR="00000000" w:rsidRPr="00000000">
                    <w:rPr>
                      <w:rtl w:val="0"/>
                    </w:rPr>
                    <w:t xml:space="preserve">50</w:t>
                  </w:r>
                </w:p>
              </w:tc>
              <w:tc>
                <w:tcPr/>
                <w:p w:rsidR="00000000" w:rsidDel="00000000" w:rsidP="00000000" w:rsidRDefault="00000000" w:rsidRPr="00000000" w14:paraId="00000145">
                  <w:pPr>
                    <w:spacing w:line="360" w:lineRule="auto"/>
                    <w:rPr/>
                  </w:pPr>
                  <w:r w:rsidDel="00000000" w:rsidR="00000000" w:rsidRPr="00000000">
                    <w:rPr>
                      <w:rtl w:val="0"/>
                    </w:rPr>
                    <w:t xml:space="preserve">60</w:t>
                  </w:r>
                </w:p>
              </w:tc>
              <w:tc>
                <w:tcPr/>
                <w:p w:rsidR="00000000" w:rsidDel="00000000" w:rsidP="00000000" w:rsidRDefault="00000000" w:rsidRPr="00000000" w14:paraId="00000146">
                  <w:pPr>
                    <w:spacing w:line="360" w:lineRule="auto"/>
                    <w:rPr/>
                  </w:pPr>
                  <w:r w:rsidDel="00000000" w:rsidR="00000000" w:rsidRPr="00000000">
                    <w:rPr>
                      <w:rtl w:val="0"/>
                    </w:rPr>
                    <w:t xml:space="preserve">60</w:t>
                  </w:r>
                </w:p>
              </w:tc>
            </w:tr>
            <w:tr>
              <w:trPr>
                <w:cantSplit w:val="0"/>
                <w:tblHeader w:val="0"/>
              </w:trPr>
              <w:tc>
                <w:tcPr/>
                <w:p w:rsidR="00000000" w:rsidDel="00000000" w:rsidP="00000000" w:rsidRDefault="00000000" w:rsidRPr="00000000" w14:paraId="00000147">
                  <w:pPr>
                    <w:spacing w:line="360" w:lineRule="auto"/>
                    <w:rPr/>
                  </w:pPr>
                  <w:r w:rsidDel="00000000" w:rsidR="00000000" w:rsidRPr="00000000">
                    <w:rPr>
                      <w:rtl w:val="0"/>
                    </w:rPr>
                    <w:t xml:space="preserve">60</w:t>
                  </w:r>
                </w:p>
              </w:tc>
              <w:tc>
                <w:tcPr/>
                <w:p w:rsidR="00000000" w:rsidDel="00000000" w:rsidP="00000000" w:rsidRDefault="00000000" w:rsidRPr="00000000" w14:paraId="00000148">
                  <w:pPr>
                    <w:spacing w:line="360" w:lineRule="auto"/>
                    <w:rPr/>
                  </w:pPr>
                  <w:r w:rsidDel="00000000" w:rsidR="00000000" w:rsidRPr="00000000">
                    <w:rPr>
                      <w:rtl w:val="0"/>
                    </w:rPr>
                    <w:t xml:space="preserve">60</w:t>
                  </w:r>
                </w:p>
              </w:tc>
              <w:tc>
                <w:tcPr/>
                <w:p w:rsidR="00000000" w:rsidDel="00000000" w:rsidP="00000000" w:rsidRDefault="00000000" w:rsidRPr="00000000" w14:paraId="00000149">
                  <w:pPr>
                    <w:spacing w:line="360" w:lineRule="auto"/>
                    <w:rPr/>
                  </w:pPr>
                  <w:r w:rsidDel="00000000" w:rsidR="00000000" w:rsidRPr="00000000">
                    <w:rPr>
                      <w:rtl w:val="0"/>
                    </w:rPr>
                    <w:t xml:space="preserve">60</w:t>
                  </w:r>
                </w:p>
              </w:tc>
              <w:tc>
                <w:tcPr/>
                <w:p w:rsidR="00000000" w:rsidDel="00000000" w:rsidP="00000000" w:rsidRDefault="00000000" w:rsidRPr="00000000" w14:paraId="0000014A">
                  <w:pPr>
                    <w:spacing w:line="360" w:lineRule="auto"/>
                    <w:rPr/>
                  </w:pPr>
                  <w:r w:rsidDel="00000000" w:rsidR="00000000" w:rsidRPr="00000000">
                    <w:rPr>
                      <w:rtl w:val="0"/>
                    </w:rPr>
                    <w:t xml:space="preserve">60</w:t>
                  </w:r>
                </w:p>
              </w:tc>
              <w:tc>
                <w:tcPr/>
                <w:p w:rsidR="00000000" w:rsidDel="00000000" w:rsidP="00000000" w:rsidRDefault="00000000" w:rsidRPr="00000000" w14:paraId="0000014B">
                  <w:pPr>
                    <w:spacing w:line="360" w:lineRule="auto"/>
                    <w:rPr/>
                  </w:pPr>
                  <w:r w:rsidDel="00000000" w:rsidR="00000000" w:rsidRPr="00000000">
                    <w:rPr>
                      <w:rtl w:val="0"/>
                    </w:rPr>
                    <w:t xml:space="preserve">60</w:t>
                  </w:r>
                </w:p>
              </w:tc>
            </w:tr>
            <w:tr>
              <w:trPr>
                <w:cantSplit w:val="0"/>
                <w:tblHeader w:val="0"/>
              </w:trPr>
              <w:tc>
                <w:tcPr/>
                <w:p w:rsidR="00000000" w:rsidDel="00000000" w:rsidP="00000000" w:rsidRDefault="00000000" w:rsidRPr="00000000" w14:paraId="0000014C">
                  <w:pPr>
                    <w:spacing w:line="360" w:lineRule="auto"/>
                    <w:rPr/>
                  </w:pPr>
                  <w:r w:rsidDel="00000000" w:rsidR="00000000" w:rsidRPr="00000000">
                    <w:rPr>
                      <w:rtl w:val="0"/>
                    </w:rPr>
                    <w:t xml:space="preserve">60</w:t>
                  </w:r>
                </w:p>
              </w:tc>
              <w:tc>
                <w:tcPr/>
                <w:p w:rsidR="00000000" w:rsidDel="00000000" w:rsidP="00000000" w:rsidRDefault="00000000" w:rsidRPr="00000000" w14:paraId="0000014D">
                  <w:pPr>
                    <w:spacing w:line="360" w:lineRule="auto"/>
                    <w:rPr/>
                  </w:pPr>
                  <w:r w:rsidDel="00000000" w:rsidR="00000000" w:rsidRPr="00000000">
                    <w:rPr>
                      <w:rtl w:val="0"/>
                    </w:rPr>
                    <w:t xml:space="preserve">70</w:t>
                  </w:r>
                </w:p>
              </w:tc>
              <w:tc>
                <w:tcPr/>
                <w:p w:rsidR="00000000" w:rsidDel="00000000" w:rsidP="00000000" w:rsidRDefault="00000000" w:rsidRPr="00000000" w14:paraId="0000014E">
                  <w:pPr>
                    <w:spacing w:line="360" w:lineRule="auto"/>
                    <w:rPr/>
                  </w:pPr>
                  <w:r w:rsidDel="00000000" w:rsidR="00000000" w:rsidRPr="00000000">
                    <w:rPr>
                      <w:rtl w:val="0"/>
                    </w:rPr>
                    <w:t xml:space="preserve">70</w:t>
                  </w:r>
                </w:p>
              </w:tc>
              <w:tc>
                <w:tcPr/>
                <w:p w:rsidR="00000000" w:rsidDel="00000000" w:rsidP="00000000" w:rsidRDefault="00000000" w:rsidRPr="00000000" w14:paraId="0000014F">
                  <w:pPr>
                    <w:spacing w:line="360" w:lineRule="auto"/>
                    <w:rPr/>
                  </w:pPr>
                  <w:r w:rsidDel="00000000" w:rsidR="00000000" w:rsidRPr="00000000">
                    <w:rPr>
                      <w:rtl w:val="0"/>
                    </w:rPr>
                    <w:t xml:space="preserve">70</w:t>
                  </w:r>
                </w:p>
              </w:tc>
              <w:tc>
                <w:tcPr/>
                <w:p w:rsidR="00000000" w:rsidDel="00000000" w:rsidP="00000000" w:rsidRDefault="00000000" w:rsidRPr="00000000" w14:paraId="00000150">
                  <w:pPr>
                    <w:spacing w:line="360" w:lineRule="auto"/>
                    <w:rPr/>
                  </w:pPr>
                  <w:r w:rsidDel="00000000" w:rsidR="00000000" w:rsidRPr="00000000">
                    <w:rPr>
                      <w:rtl w:val="0"/>
                    </w:rPr>
                    <w:t xml:space="preserve">80</w:t>
                  </w:r>
                </w:p>
              </w:tc>
            </w:tr>
            <w:tr>
              <w:trPr>
                <w:cantSplit w:val="0"/>
                <w:trHeight w:val="304" w:hRule="atLeast"/>
                <w:tblHeader w:val="0"/>
              </w:trPr>
              <w:tc>
                <w:tcPr/>
                <w:p w:rsidR="00000000" w:rsidDel="00000000" w:rsidP="00000000" w:rsidRDefault="00000000" w:rsidRPr="00000000" w14:paraId="00000151">
                  <w:pPr>
                    <w:spacing w:line="360" w:lineRule="auto"/>
                    <w:rPr/>
                  </w:pPr>
                  <w:r w:rsidDel="00000000" w:rsidR="00000000" w:rsidRPr="00000000">
                    <w:rPr>
                      <w:rtl w:val="0"/>
                    </w:rPr>
                    <w:t xml:space="preserve">80</w:t>
                  </w:r>
                </w:p>
              </w:tc>
              <w:tc>
                <w:tcPr/>
                <w:p w:rsidR="00000000" w:rsidDel="00000000" w:rsidP="00000000" w:rsidRDefault="00000000" w:rsidRPr="00000000" w14:paraId="00000152">
                  <w:pPr>
                    <w:spacing w:line="360" w:lineRule="auto"/>
                    <w:rPr/>
                  </w:pPr>
                  <w:r w:rsidDel="00000000" w:rsidR="00000000" w:rsidRPr="00000000">
                    <w:rPr>
                      <w:rtl w:val="0"/>
                    </w:rPr>
                    <w:t xml:space="preserve">80</w:t>
                  </w:r>
                </w:p>
              </w:tc>
              <w:tc>
                <w:tcPr/>
                <w:p w:rsidR="00000000" w:rsidDel="00000000" w:rsidP="00000000" w:rsidRDefault="00000000" w:rsidRPr="00000000" w14:paraId="00000153">
                  <w:pPr>
                    <w:spacing w:line="360" w:lineRule="auto"/>
                    <w:rPr/>
                  </w:pPr>
                  <w:r w:rsidDel="00000000" w:rsidR="00000000" w:rsidRPr="00000000">
                    <w:rPr>
                      <w:rtl w:val="0"/>
                    </w:rPr>
                    <w:t xml:space="preserve">90</w:t>
                  </w:r>
                </w:p>
              </w:tc>
              <w:tc>
                <w:tcPr/>
                <w:p w:rsidR="00000000" w:rsidDel="00000000" w:rsidP="00000000" w:rsidRDefault="00000000" w:rsidRPr="00000000" w14:paraId="00000154">
                  <w:pPr>
                    <w:spacing w:line="360" w:lineRule="auto"/>
                    <w:rPr/>
                  </w:pPr>
                  <w:r w:rsidDel="00000000" w:rsidR="00000000" w:rsidRPr="00000000">
                    <w:rPr>
                      <w:rtl w:val="0"/>
                    </w:rPr>
                    <w:t xml:space="preserve">100</w:t>
                  </w:r>
                </w:p>
              </w:tc>
              <w:tc>
                <w:tcPr/>
                <w:p w:rsidR="00000000" w:rsidDel="00000000" w:rsidP="00000000" w:rsidRDefault="00000000" w:rsidRPr="00000000" w14:paraId="00000155">
                  <w:pPr>
                    <w:spacing w:line="360" w:lineRule="auto"/>
                    <w:rPr/>
                  </w:pPr>
                  <w:r w:rsidDel="00000000" w:rsidR="00000000" w:rsidRPr="00000000">
                    <w:rPr>
                      <w:rtl w:val="0"/>
                    </w:rPr>
                    <w:t xml:space="preserve">100</w:t>
                  </w:r>
                </w:p>
              </w:tc>
            </w:tr>
          </w:tbl>
          <w:p w:rsidR="00000000" w:rsidDel="00000000" w:rsidP="00000000" w:rsidRDefault="00000000" w:rsidRPr="00000000" w14:paraId="00000156">
            <w:pPr>
              <w:spacing w:line="360" w:lineRule="auto"/>
              <w:rPr/>
            </w:pPr>
            <w:r w:rsidDel="00000000" w:rsidR="00000000" w:rsidRPr="00000000">
              <w:rPr>
                <w:rtl w:val="0"/>
              </w:rPr>
            </w:r>
          </w:p>
        </w:tc>
        <w:tc>
          <w:tcPr/>
          <w:p w:rsidR="00000000" w:rsidDel="00000000" w:rsidP="00000000" w:rsidRDefault="00000000" w:rsidRPr="00000000" w14:paraId="00000157">
            <w:pPr>
              <w:keepNext w:val="1"/>
              <w:spacing w:line="360" w:lineRule="auto"/>
              <w:rPr/>
            </w:pPr>
            <w:r w:rsidDel="00000000" w:rsidR="00000000" w:rsidRPr="00000000">
              <w:rPr/>
              <w:drawing>
                <wp:inline distB="0" distT="0" distL="0" distR="0">
                  <wp:extent cx="1912860" cy="1516035"/>
                  <wp:effectExtent b="0" l="0" r="0" t="0"/>
                  <wp:docPr id="198189740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12860" cy="15160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Biểu đồ tần số của một ảnh có kích thước 5x5 pixels</w:t>
      </w:r>
    </w:p>
    <w:p w:rsidR="00000000" w:rsidDel="00000000" w:rsidP="00000000" w:rsidRDefault="00000000" w:rsidRPr="00000000" w14:paraId="00000159">
      <w:pPr>
        <w:spacing w:line="360" w:lineRule="auto"/>
        <w:ind w:firstLine="567"/>
        <w:jc w:val="both"/>
        <w:rPr/>
      </w:pPr>
      <w:r w:rsidDel="00000000" w:rsidR="00000000" w:rsidRPr="00000000">
        <w:rPr>
          <w:rtl w:val="0"/>
        </w:rPr>
        <w:t xml:space="preserve">Hình sau minh họa nguyên tắc và quá trình cân bằng biểu đồ tần số:</w:t>
      </w:r>
    </w:p>
    <w:p w:rsidR="00000000" w:rsidDel="00000000" w:rsidP="00000000" w:rsidRDefault="00000000" w:rsidRPr="00000000" w14:paraId="0000015A">
      <w:pPr>
        <w:keepNext w:val="1"/>
        <w:spacing w:line="360" w:lineRule="auto"/>
        <w:jc w:val="center"/>
        <w:rPr/>
      </w:pPr>
      <w:r w:rsidDel="00000000" w:rsidR="00000000" w:rsidRPr="00000000">
        <w:rPr/>
        <w:drawing>
          <wp:inline distB="0" distT="0" distL="0" distR="0">
            <wp:extent cx="2857500" cy="1287780"/>
            <wp:effectExtent b="0" l="0" r="0" t="0"/>
            <wp:docPr descr="Thuật toán xử lý ảnh &amp; jnd" id="1981897403" name="image8.png"/>
            <a:graphic>
              <a:graphicData uri="http://schemas.openxmlformats.org/drawingml/2006/picture">
                <pic:pic>
                  <pic:nvPicPr>
                    <pic:cNvPr descr="Thuật toán xử lý ảnh &amp; jnd" id="0" name="image8.png"/>
                    <pic:cNvPicPr preferRelativeResize="0"/>
                  </pic:nvPicPr>
                  <pic:blipFill>
                    <a:blip r:embed="rId15"/>
                    <a:srcRect b="0" l="0" r="0" t="0"/>
                    <a:stretch>
                      <a:fillRect/>
                    </a:stretch>
                  </pic:blipFill>
                  <pic:spPr>
                    <a:xfrm>
                      <a:off x="0" y="0"/>
                      <a:ext cx="285750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Nguyên tắc cân bằng biểu đồ tần số</w:t>
      </w:r>
    </w:p>
    <w:tbl>
      <w:tblPr>
        <w:tblStyle w:val="Table6"/>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44"/>
        <w:gridCol w:w="4644"/>
        <w:tblGridChange w:id="0">
          <w:tblGrid>
            <w:gridCol w:w="4644"/>
            <w:gridCol w:w="4644"/>
          </w:tblGrid>
        </w:tblGridChange>
      </w:tblGrid>
      <w:tr>
        <w:trPr>
          <w:cantSplit w:val="0"/>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bl>
            <w:tblPr>
              <w:tblStyle w:val="Table7"/>
              <w:tblW w:w="44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1"/>
              <w:gridCol w:w="1471"/>
              <w:gridCol w:w="1471"/>
              <w:tblGridChange w:id="0">
                <w:tblGrid>
                  <w:gridCol w:w="1471"/>
                  <w:gridCol w:w="1471"/>
                  <w:gridCol w:w="1471"/>
                </w:tblGrid>
              </w:tblGridChange>
            </w:tblGrid>
            <w:tr>
              <w:trPr>
                <w:cantSplit w:val="0"/>
                <w:tblHeader w:val="0"/>
              </w:trPr>
              <w:tc>
                <w:tcPr/>
                <w:p w:rsidR="00000000" w:rsidDel="00000000" w:rsidP="00000000" w:rsidRDefault="00000000" w:rsidRPr="00000000" w14:paraId="0000015D">
                  <w:pPr>
                    <w:spacing w:line="360" w:lineRule="auto"/>
                    <w:rPr/>
                  </w:pPr>
                  <w:r w:rsidDel="00000000" w:rsidR="00000000" w:rsidRPr="00000000">
                    <w:rPr>
                      <w:rtl w:val="0"/>
                    </w:rPr>
                    <w:t xml:space="preserve">Độ tương phản</w:t>
                  </w:r>
                </w:p>
              </w:tc>
              <w:tc>
                <w:tcPr/>
                <w:p w:rsidR="00000000" w:rsidDel="00000000" w:rsidP="00000000" w:rsidRDefault="00000000" w:rsidRPr="00000000" w14:paraId="0000015E">
                  <w:pPr>
                    <w:spacing w:line="360" w:lineRule="auto"/>
                    <w:rPr/>
                  </w:pPr>
                  <w:r w:rsidDel="00000000" w:rsidR="00000000" w:rsidRPr="00000000">
                    <w:rPr>
                      <w:rtl w:val="0"/>
                    </w:rPr>
                    <w:t xml:space="preserve">Giá trị tích lũy</w:t>
                  </w:r>
                </w:p>
              </w:tc>
              <w:tc>
                <w:tcPr/>
                <w:p w:rsidR="00000000" w:rsidDel="00000000" w:rsidP="00000000" w:rsidRDefault="00000000" w:rsidRPr="00000000" w14:paraId="0000015F">
                  <w:pPr>
                    <w:spacing w:line="360" w:lineRule="auto"/>
                    <w:rPr/>
                  </w:pPr>
                  <w:r w:rsidDel="00000000" w:rsidR="00000000" w:rsidRPr="00000000">
                    <w:rPr>
                      <w:rtl w:val="0"/>
                    </w:rPr>
                    <w:t xml:space="preserve">Giá trị chuyển đổi</w:t>
                  </w:r>
                </w:p>
              </w:tc>
            </w:tr>
            <w:tr>
              <w:trPr>
                <w:cantSplit w:val="0"/>
                <w:tblHeader w:val="0"/>
              </w:trPr>
              <w:tc>
                <w:tcPr/>
                <w:p w:rsidR="00000000" w:rsidDel="00000000" w:rsidP="00000000" w:rsidRDefault="00000000" w:rsidRPr="00000000" w14:paraId="00000160">
                  <w:pPr>
                    <w:spacing w:line="360" w:lineRule="auto"/>
                    <w:rPr/>
                  </w:pPr>
                  <w:r w:rsidDel="00000000" w:rsidR="00000000" w:rsidRPr="00000000">
                    <w:rPr>
                      <w:rtl w:val="0"/>
                    </w:rPr>
                    <w:t xml:space="preserve">40</w:t>
                  </w:r>
                </w:p>
              </w:tc>
              <w:tc>
                <w:tcPr/>
                <w:p w:rsidR="00000000" w:rsidDel="00000000" w:rsidP="00000000" w:rsidRDefault="00000000" w:rsidRPr="00000000" w14:paraId="00000161">
                  <w:pPr>
                    <w:spacing w:line="360" w:lineRule="auto"/>
                    <w:rPr/>
                  </w:pPr>
                  <w:r w:rsidDel="00000000" w:rsidR="00000000" w:rsidRPr="00000000">
                    <w:rPr>
                      <w:rtl w:val="0"/>
                    </w:rPr>
                    <w:t xml:space="preserve">5</w:t>
                  </w:r>
                </w:p>
              </w:tc>
              <w:tc>
                <w:tcPr/>
                <w:p w:rsidR="00000000" w:rsidDel="00000000" w:rsidP="00000000" w:rsidRDefault="00000000" w:rsidRPr="00000000" w14:paraId="00000162">
                  <w:pPr>
                    <w:spacing w:line="360" w:lineRule="auto"/>
                    <w:rPr/>
                  </w:pPr>
                  <w:r w:rsidDel="00000000" w:rsidR="00000000" w:rsidRPr="00000000">
                    <w:rPr>
                      <w:rtl w:val="0"/>
                    </w:rPr>
                    <w:t xml:space="preserve">51</w:t>
                  </w:r>
                </w:p>
              </w:tc>
            </w:tr>
            <w:tr>
              <w:trPr>
                <w:cantSplit w:val="0"/>
                <w:tblHeader w:val="0"/>
              </w:trPr>
              <w:tc>
                <w:tcPr/>
                <w:p w:rsidR="00000000" w:rsidDel="00000000" w:rsidP="00000000" w:rsidRDefault="00000000" w:rsidRPr="00000000" w14:paraId="00000163">
                  <w:pPr>
                    <w:spacing w:line="360" w:lineRule="auto"/>
                    <w:rPr/>
                  </w:pPr>
                  <w:r w:rsidDel="00000000" w:rsidR="00000000" w:rsidRPr="00000000">
                    <w:rPr>
                      <w:rtl w:val="0"/>
                    </w:rPr>
                    <w:t xml:space="preserve">50</w:t>
                  </w:r>
                </w:p>
              </w:tc>
              <w:tc>
                <w:tcPr/>
                <w:p w:rsidR="00000000" w:rsidDel="00000000" w:rsidP="00000000" w:rsidRDefault="00000000" w:rsidRPr="00000000" w14:paraId="00000164">
                  <w:pPr>
                    <w:spacing w:line="360" w:lineRule="auto"/>
                    <w:rPr/>
                  </w:pPr>
                  <w:r w:rsidDel="00000000" w:rsidR="00000000" w:rsidRPr="00000000">
                    <w:rPr>
                      <w:rtl w:val="0"/>
                    </w:rPr>
                    <w:t xml:space="preserve">8</w:t>
                  </w:r>
                </w:p>
              </w:tc>
              <w:tc>
                <w:tcPr/>
                <w:p w:rsidR="00000000" w:rsidDel="00000000" w:rsidP="00000000" w:rsidRDefault="00000000" w:rsidRPr="00000000" w14:paraId="00000165">
                  <w:pPr>
                    <w:spacing w:line="360" w:lineRule="auto"/>
                    <w:rPr/>
                  </w:pPr>
                  <w:r w:rsidDel="00000000" w:rsidR="00000000" w:rsidRPr="00000000">
                    <w:rPr>
                      <w:rtl w:val="0"/>
                    </w:rPr>
                    <w:t xml:space="preserve">81</w:t>
                  </w:r>
                </w:p>
              </w:tc>
            </w:tr>
            <w:tr>
              <w:trPr>
                <w:cantSplit w:val="0"/>
                <w:tblHeader w:val="0"/>
              </w:trPr>
              <w:tc>
                <w:tcPr/>
                <w:p w:rsidR="00000000" w:rsidDel="00000000" w:rsidP="00000000" w:rsidRDefault="00000000" w:rsidRPr="00000000" w14:paraId="00000166">
                  <w:pPr>
                    <w:spacing w:line="360" w:lineRule="auto"/>
                    <w:rPr/>
                  </w:pPr>
                  <w:r w:rsidDel="00000000" w:rsidR="00000000" w:rsidRPr="00000000">
                    <w:rPr>
                      <w:rtl w:val="0"/>
                    </w:rPr>
                    <w:t xml:space="preserve">60</w:t>
                  </w:r>
                </w:p>
              </w:tc>
              <w:tc>
                <w:tcPr/>
                <w:p w:rsidR="00000000" w:rsidDel="00000000" w:rsidP="00000000" w:rsidRDefault="00000000" w:rsidRPr="00000000" w14:paraId="00000167">
                  <w:pPr>
                    <w:spacing w:line="360" w:lineRule="auto"/>
                    <w:rPr/>
                  </w:pPr>
                  <w:r w:rsidDel="00000000" w:rsidR="00000000" w:rsidRPr="00000000">
                    <w:rPr>
                      <w:rtl w:val="0"/>
                    </w:rPr>
                    <w:t xml:space="preserve">16</w:t>
                  </w:r>
                </w:p>
              </w:tc>
              <w:tc>
                <w:tcPr/>
                <w:p w:rsidR="00000000" w:rsidDel="00000000" w:rsidP="00000000" w:rsidRDefault="00000000" w:rsidRPr="00000000" w14:paraId="00000168">
                  <w:pPr>
                    <w:spacing w:line="360" w:lineRule="auto"/>
                    <w:rPr/>
                  </w:pPr>
                  <w:r w:rsidDel="00000000" w:rsidR="00000000" w:rsidRPr="00000000">
                    <w:rPr>
                      <w:rtl w:val="0"/>
                    </w:rPr>
                    <w:t xml:space="preserve">163</w:t>
                  </w:r>
                </w:p>
              </w:tc>
            </w:tr>
            <w:tr>
              <w:trPr>
                <w:cantSplit w:val="0"/>
                <w:tblHeader w:val="0"/>
              </w:trPr>
              <w:tc>
                <w:tcPr/>
                <w:p w:rsidR="00000000" w:rsidDel="00000000" w:rsidP="00000000" w:rsidRDefault="00000000" w:rsidRPr="00000000" w14:paraId="00000169">
                  <w:pPr>
                    <w:spacing w:line="360" w:lineRule="auto"/>
                    <w:rPr/>
                  </w:pPr>
                  <w:r w:rsidDel="00000000" w:rsidR="00000000" w:rsidRPr="00000000">
                    <w:rPr>
                      <w:rtl w:val="0"/>
                    </w:rPr>
                    <w:t xml:space="preserve">70</w:t>
                  </w:r>
                </w:p>
              </w:tc>
              <w:tc>
                <w:tcPr/>
                <w:p w:rsidR="00000000" w:rsidDel="00000000" w:rsidP="00000000" w:rsidRDefault="00000000" w:rsidRPr="00000000" w14:paraId="0000016A">
                  <w:pPr>
                    <w:spacing w:line="360" w:lineRule="auto"/>
                    <w:rPr/>
                  </w:pPr>
                  <w:r w:rsidDel="00000000" w:rsidR="00000000" w:rsidRPr="00000000">
                    <w:rPr>
                      <w:rtl w:val="0"/>
                    </w:rPr>
                    <w:t xml:space="preserve">19</w:t>
                  </w:r>
                </w:p>
              </w:tc>
              <w:tc>
                <w:tcPr/>
                <w:p w:rsidR="00000000" w:rsidDel="00000000" w:rsidP="00000000" w:rsidRDefault="00000000" w:rsidRPr="00000000" w14:paraId="0000016B">
                  <w:pPr>
                    <w:spacing w:line="360" w:lineRule="auto"/>
                    <w:rPr/>
                  </w:pPr>
                  <w:r w:rsidDel="00000000" w:rsidR="00000000" w:rsidRPr="00000000">
                    <w:rPr>
                      <w:rtl w:val="0"/>
                    </w:rPr>
                    <w:t xml:space="preserve">193</w:t>
                  </w:r>
                </w:p>
              </w:tc>
            </w:tr>
            <w:tr>
              <w:trPr>
                <w:cantSplit w:val="0"/>
                <w:tblHeader w:val="0"/>
              </w:trPr>
              <w:tc>
                <w:tcPr/>
                <w:p w:rsidR="00000000" w:rsidDel="00000000" w:rsidP="00000000" w:rsidRDefault="00000000" w:rsidRPr="00000000" w14:paraId="0000016C">
                  <w:pPr>
                    <w:spacing w:line="360" w:lineRule="auto"/>
                    <w:rPr/>
                  </w:pPr>
                  <w:r w:rsidDel="00000000" w:rsidR="00000000" w:rsidRPr="00000000">
                    <w:rPr>
                      <w:rtl w:val="0"/>
                    </w:rPr>
                    <w:t xml:space="preserve">80</w:t>
                  </w:r>
                </w:p>
              </w:tc>
              <w:tc>
                <w:tcPr/>
                <w:p w:rsidR="00000000" w:rsidDel="00000000" w:rsidP="00000000" w:rsidRDefault="00000000" w:rsidRPr="00000000" w14:paraId="0000016D">
                  <w:pPr>
                    <w:spacing w:line="360" w:lineRule="auto"/>
                    <w:rPr/>
                  </w:pPr>
                  <w:r w:rsidDel="00000000" w:rsidR="00000000" w:rsidRPr="00000000">
                    <w:rPr>
                      <w:rtl w:val="0"/>
                    </w:rPr>
                    <w:t xml:space="preserve">22</w:t>
                  </w:r>
                </w:p>
              </w:tc>
              <w:tc>
                <w:tcPr/>
                <w:p w:rsidR="00000000" w:rsidDel="00000000" w:rsidP="00000000" w:rsidRDefault="00000000" w:rsidRPr="00000000" w14:paraId="0000016E">
                  <w:pPr>
                    <w:spacing w:line="360" w:lineRule="auto"/>
                    <w:rPr/>
                  </w:pPr>
                  <w:r w:rsidDel="00000000" w:rsidR="00000000" w:rsidRPr="00000000">
                    <w:rPr>
                      <w:rtl w:val="0"/>
                    </w:rPr>
                    <w:t xml:space="preserve">224</w:t>
                  </w:r>
                </w:p>
              </w:tc>
            </w:tr>
            <w:tr>
              <w:trPr>
                <w:cantSplit w:val="0"/>
                <w:tblHeader w:val="0"/>
              </w:trPr>
              <w:tc>
                <w:tcPr/>
                <w:p w:rsidR="00000000" w:rsidDel="00000000" w:rsidP="00000000" w:rsidRDefault="00000000" w:rsidRPr="00000000" w14:paraId="0000016F">
                  <w:pPr>
                    <w:spacing w:line="360" w:lineRule="auto"/>
                    <w:rPr/>
                  </w:pPr>
                  <w:r w:rsidDel="00000000" w:rsidR="00000000" w:rsidRPr="00000000">
                    <w:rPr>
                      <w:rtl w:val="0"/>
                    </w:rPr>
                    <w:t xml:space="preserve">90</w:t>
                  </w:r>
                </w:p>
              </w:tc>
              <w:tc>
                <w:tcPr/>
                <w:p w:rsidR="00000000" w:rsidDel="00000000" w:rsidP="00000000" w:rsidRDefault="00000000" w:rsidRPr="00000000" w14:paraId="00000170">
                  <w:pPr>
                    <w:spacing w:line="360" w:lineRule="auto"/>
                    <w:rPr/>
                  </w:pPr>
                  <w:r w:rsidDel="00000000" w:rsidR="00000000" w:rsidRPr="00000000">
                    <w:rPr>
                      <w:rtl w:val="0"/>
                    </w:rPr>
                    <w:t xml:space="preserve">23</w:t>
                  </w:r>
                </w:p>
              </w:tc>
              <w:tc>
                <w:tcPr/>
                <w:p w:rsidR="00000000" w:rsidDel="00000000" w:rsidP="00000000" w:rsidRDefault="00000000" w:rsidRPr="00000000" w14:paraId="00000171">
                  <w:pPr>
                    <w:spacing w:line="360" w:lineRule="auto"/>
                    <w:rPr/>
                  </w:pPr>
                  <w:r w:rsidDel="00000000" w:rsidR="00000000" w:rsidRPr="00000000">
                    <w:rPr>
                      <w:rtl w:val="0"/>
                    </w:rPr>
                    <w:t xml:space="preserve">234</w:t>
                  </w:r>
                </w:p>
              </w:tc>
            </w:tr>
            <w:tr>
              <w:trPr>
                <w:cantSplit w:val="0"/>
                <w:tblHeader w:val="0"/>
              </w:trPr>
              <w:tc>
                <w:tcPr/>
                <w:p w:rsidR="00000000" w:rsidDel="00000000" w:rsidP="00000000" w:rsidRDefault="00000000" w:rsidRPr="00000000" w14:paraId="00000172">
                  <w:pPr>
                    <w:spacing w:line="360" w:lineRule="auto"/>
                    <w:rPr/>
                  </w:pPr>
                  <w:r w:rsidDel="00000000" w:rsidR="00000000" w:rsidRPr="00000000">
                    <w:rPr>
                      <w:rtl w:val="0"/>
                    </w:rPr>
                    <w:t xml:space="preserve">100</w:t>
                  </w:r>
                </w:p>
              </w:tc>
              <w:tc>
                <w:tcPr/>
                <w:p w:rsidR="00000000" w:rsidDel="00000000" w:rsidP="00000000" w:rsidRDefault="00000000" w:rsidRPr="00000000" w14:paraId="00000173">
                  <w:pPr>
                    <w:spacing w:line="360" w:lineRule="auto"/>
                    <w:rPr/>
                  </w:pPr>
                  <w:r w:rsidDel="00000000" w:rsidR="00000000" w:rsidRPr="00000000">
                    <w:rPr>
                      <w:rtl w:val="0"/>
                    </w:rPr>
                    <w:t xml:space="preserve">25</w:t>
                  </w:r>
                </w:p>
              </w:tc>
              <w:tc>
                <w:tcPr/>
                <w:p w:rsidR="00000000" w:rsidDel="00000000" w:rsidP="00000000" w:rsidRDefault="00000000" w:rsidRPr="00000000" w14:paraId="00000174">
                  <w:pPr>
                    <w:spacing w:line="360" w:lineRule="auto"/>
                    <w:rPr/>
                  </w:pPr>
                  <w:r w:rsidDel="00000000" w:rsidR="00000000" w:rsidRPr="00000000">
                    <w:rPr>
                      <w:rtl w:val="0"/>
                    </w:rPr>
                    <w:t xml:space="preserve">255</w:t>
                  </w:r>
                </w:p>
              </w:tc>
            </w:tr>
          </w:tbl>
          <w:p w:rsidR="00000000" w:rsidDel="00000000" w:rsidP="00000000" w:rsidRDefault="00000000" w:rsidRPr="00000000" w14:paraId="00000175">
            <w:pPr>
              <w:spacing w:line="360" w:lineRule="auto"/>
              <w:rPr/>
            </w:pPr>
            <w:r w:rsidDel="00000000" w:rsidR="00000000" w:rsidRPr="00000000">
              <w:rPr>
                <w:rtl w:val="0"/>
              </w:rPr>
            </w:r>
          </w:p>
        </w:tc>
        <w:tc>
          <w:tcP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441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
              <w:gridCol w:w="882"/>
              <w:gridCol w:w="883"/>
              <w:gridCol w:w="883"/>
              <w:gridCol w:w="883"/>
              <w:tblGridChange w:id="0">
                <w:tblGrid>
                  <w:gridCol w:w="882"/>
                  <w:gridCol w:w="882"/>
                  <w:gridCol w:w="883"/>
                  <w:gridCol w:w="883"/>
                  <w:gridCol w:w="883"/>
                </w:tblGrid>
              </w:tblGridChange>
            </w:tblGrid>
            <w:tr>
              <w:trPr>
                <w:cantSplit w:val="0"/>
                <w:tblHeader w:val="0"/>
              </w:trPr>
              <w:tc>
                <w:tcPr/>
                <w:p w:rsidR="00000000" w:rsidDel="00000000" w:rsidP="00000000" w:rsidRDefault="00000000" w:rsidRPr="00000000" w14:paraId="00000177">
                  <w:pPr>
                    <w:spacing w:line="360" w:lineRule="auto"/>
                    <w:rPr/>
                  </w:pPr>
                  <w:r w:rsidDel="00000000" w:rsidR="00000000" w:rsidRPr="00000000">
                    <w:rPr>
                      <w:rtl w:val="0"/>
                    </w:rPr>
                    <w:t xml:space="preserve">51</w:t>
                  </w:r>
                </w:p>
              </w:tc>
              <w:tc>
                <w:tcPr/>
                <w:p w:rsidR="00000000" w:rsidDel="00000000" w:rsidP="00000000" w:rsidRDefault="00000000" w:rsidRPr="00000000" w14:paraId="00000178">
                  <w:pPr>
                    <w:spacing w:line="360" w:lineRule="auto"/>
                    <w:rPr/>
                  </w:pPr>
                  <w:r w:rsidDel="00000000" w:rsidR="00000000" w:rsidRPr="00000000">
                    <w:rPr>
                      <w:rtl w:val="0"/>
                    </w:rPr>
                    <w:t xml:space="preserve">51</w:t>
                  </w:r>
                </w:p>
              </w:tc>
              <w:tc>
                <w:tcPr/>
                <w:p w:rsidR="00000000" w:rsidDel="00000000" w:rsidP="00000000" w:rsidRDefault="00000000" w:rsidRPr="00000000" w14:paraId="00000179">
                  <w:pPr>
                    <w:spacing w:line="360" w:lineRule="auto"/>
                    <w:rPr/>
                  </w:pPr>
                  <w:r w:rsidDel="00000000" w:rsidR="00000000" w:rsidRPr="00000000">
                    <w:rPr>
                      <w:rtl w:val="0"/>
                    </w:rPr>
                    <w:t xml:space="preserve">51</w:t>
                  </w:r>
                </w:p>
              </w:tc>
              <w:tc>
                <w:tcPr/>
                <w:p w:rsidR="00000000" w:rsidDel="00000000" w:rsidP="00000000" w:rsidRDefault="00000000" w:rsidRPr="00000000" w14:paraId="0000017A">
                  <w:pPr>
                    <w:spacing w:line="360" w:lineRule="auto"/>
                    <w:rPr/>
                  </w:pPr>
                  <w:r w:rsidDel="00000000" w:rsidR="00000000" w:rsidRPr="00000000">
                    <w:rPr>
                      <w:rtl w:val="0"/>
                    </w:rPr>
                    <w:t xml:space="preserve">51</w:t>
                  </w:r>
                </w:p>
              </w:tc>
              <w:tc>
                <w:tcPr/>
                <w:p w:rsidR="00000000" w:rsidDel="00000000" w:rsidP="00000000" w:rsidRDefault="00000000" w:rsidRPr="00000000" w14:paraId="0000017B">
                  <w:pPr>
                    <w:spacing w:line="360" w:lineRule="auto"/>
                    <w:rPr/>
                  </w:pPr>
                  <w:r w:rsidDel="00000000" w:rsidR="00000000" w:rsidRPr="00000000">
                    <w:rPr>
                      <w:rtl w:val="0"/>
                    </w:rPr>
                    <w:t xml:space="preserve">51</w:t>
                  </w:r>
                </w:p>
              </w:tc>
            </w:tr>
            <w:tr>
              <w:trPr>
                <w:cantSplit w:val="0"/>
                <w:tblHeader w:val="0"/>
              </w:trPr>
              <w:tc>
                <w:tcPr/>
                <w:p w:rsidR="00000000" w:rsidDel="00000000" w:rsidP="00000000" w:rsidRDefault="00000000" w:rsidRPr="00000000" w14:paraId="0000017C">
                  <w:pPr>
                    <w:spacing w:line="360" w:lineRule="auto"/>
                    <w:rPr/>
                  </w:pPr>
                  <w:r w:rsidDel="00000000" w:rsidR="00000000" w:rsidRPr="00000000">
                    <w:rPr>
                      <w:rtl w:val="0"/>
                    </w:rPr>
                    <w:t xml:space="preserve">81</w:t>
                  </w:r>
                </w:p>
              </w:tc>
              <w:tc>
                <w:tcPr/>
                <w:p w:rsidR="00000000" w:rsidDel="00000000" w:rsidP="00000000" w:rsidRDefault="00000000" w:rsidRPr="00000000" w14:paraId="0000017D">
                  <w:pPr>
                    <w:spacing w:line="360" w:lineRule="auto"/>
                    <w:rPr/>
                  </w:pPr>
                  <w:r w:rsidDel="00000000" w:rsidR="00000000" w:rsidRPr="00000000">
                    <w:rPr>
                      <w:rtl w:val="0"/>
                    </w:rPr>
                    <w:t xml:space="preserve">81</w:t>
                  </w:r>
                </w:p>
              </w:tc>
              <w:tc>
                <w:tcPr/>
                <w:p w:rsidR="00000000" w:rsidDel="00000000" w:rsidP="00000000" w:rsidRDefault="00000000" w:rsidRPr="00000000" w14:paraId="0000017E">
                  <w:pPr>
                    <w:spacing w:line="360" w:lineRule="auto"/>
                    <w:rPr/>
                  </w:pPr>
                  <w:r w:rsidDel="00000000" w:rsidR="00000000" w:rsidRPr="00000000">
                    <w:rPr>
                      <w:rtl w:val="0"/>
                    </w:rPr>
                    <w:t xml:space="preserve">81</w:t>
                  </w:r>
                </w:p>
              </w:tc>
              <w:tc>
                <w:tcPr/>
                <w:p w:rsidR="00000000" w:rsidDel="00000000" w:rsidP="00000000" w:rsidRDefault="00000000" w:rsidRPr="00000000" w14:paraId="0000017F">
                  <w:pPr>
                    <w:spacing w:line="360" w:lineRule="auto"/>
                    <w:rPr/>
                  </w:pPr>
                  <w:r w:rsidDel="00000000" w:rsidR="00000000" w:rsidRPr="00000000">
                    <w:rPr>
                      <w:rtl w:val="0"/>
                    </w:rPr>
                    <w:t xml:space="preserve">163</w:t>
                  </w:r>
                </w:p>
              </w:tc>
              <w:tc>
                <w:tcPr/>
                <w:p w:rsidR="00000000" w:rsidDel="00000000" w:rsidP="00000000" w:rsidRDefault="00000000" w:rsidRPr="00000000" w14:paraId="00000180">
                  <w:pPr>
                    <w:spacing w:line="360" w:lineRule="auto"/>
                    <w:rPr/>
                  </w:pPr>
                  <w:r w:rsidDel="00000000" w:rsidR="00000000" w:rsidRPr="00000000">
                    <w:rPr>
                      <w:rtl w:val="0"/>
                    </w:rPr>
                    <w:t xml:space="preserve">163</w:t>
                  </w:r>
                </w:p>
              </w:tc>
            </w:tr>
            <w:tr>
              <w:trPr>
                <w:cantSplit w:val="0"/>
                <w:tblHeader w:val="0"/>
              </w:trPr>
              <w:tc>
                <w:tcPr/>
                <w:p w:rsidR="00000000" w:rsidDel="00000000" w:rsidP="00000000" w:rsidRDefault="00000000" w:rsidRPr="00000000" w14:paraId="00000181">
                  <w:pPr>
                    <w:spacing w:line="360" w:lineRule="auto"/>
                    <w:rPr/>
                  </w:pPr>
                  <w:r w:rsidDel="00000000" w:rsidR="00000000" w:rsidRPr="00000000">
                    <w:rPr>
                      <w:rtl w:val="0"/>
                    </w:rPr>
                    <w:t xml:space="preserve">163</w:t>
                  </w:r>
                </w:p>
              </w:tc>
              <w:tc>
                <w:tcPr/>
                <w:p w:rsidR="00000000" w:rsidDel="00000000" w:rsidP="00000000" w:rsidRDefault="00000000" w:rsidRPr="00000000" w14:paraId="00000182">
                  <w:pPr>
                    <w:spacing w:line="360" w:lineRule="auto"/>
                    <w:rPr/>
                  </w:pPr>
                  <w:r w:rsidDel="00000000" w:rsidR="00000000" w:rsidRPr="00000000">
                    <w:rPr>
                      <w:rtl w:val="0"/>
                    </w:rPr>
                    <w:t xml:space="preserve">163</w:t>
                  </w:r>
                </w:p>
              </w:tc>
              <w:tc>
                <w:tcPr/>
                <w:p w:rsidR="00000000" w:rsidDel="00000000" w:rsidP="00000000" w:rsidRDefault="00000000" w:rsidRPr="00000000" w14:paraId="00000183">
                  <w:pPr>
                    <w:spacing w:line="360" w:lineRule="auto"/>
                    <w:rPr/>
                  </w:pPr>
                  <w:r w:rsidDel="00000000" w:rsidR="00000000" w:rsidRPr="00000000">
                    <w:rPr>
                      <w:rtl w:val="0"/>
                    </w:rPr>
                    <w:t xml:space="preserve">163</w:t>
                  </w:r>
                </w:p>
              </w:tc>
              <w:tc>
                <w:tcPr/>
                <w:p w:rsidR="00000000" w:rsidDel="00000000" w:rsidP="00000000" w:rsidRDefault="00000000" w:rsidRPr="00000000" w14:paraId="00000184">
                  <w:pPr>
                    <w:spacing w:line="360" w:lineRule="auto"/>
                    <w:rPr/>
                  </w:pPr>
                  <w:r w:rsidDel="00000000" w:rsidR="00000000" w:rsidRPr="00000000">
                    <w:rPr>
                      <w:rtl w:val="0"/>
                    </w:rPr>
                    <w:t xml:space="preserve">163</w:t>
                  </w:r>
                </w:p>
              </w:tc>
              <w:tc>
                <w:tcPr/>
                <w:p w:rsidR="00000000" w:rsidDel="00000000" w:rsidP="00000000" w:rsidRDefault="00000000" w:rsidRPr="00000000" w14:paraId="00000185">
                  <w:pPr>
                    <w:spacing w:line="360" w:lineRule="auto"/>
                    <w:rPr/>
                  </w:pPr>
                  <w:r w:rsidDel="00000000" w:rsidR="00000000" w:rsidRPr="00000000">
                    <w:rPr>
                      <w:rtl w:val="0"/>
                    </w:rPr>
                    <w:t xml:space="preserve">163</w:t>
                  </w:r>
                </w:p>
              </w:tc>
            </w:tr>
            <w:tr>
              <w:trPr>
                <w:cantSplit w:val="0"/>
                <w:tblHeader w:val="0"/>
              </w:trPr>
              <w:tc>
                <w:tcPr/>
                <w:p w:rsidR="00000000" w:rsidDel="00000000" w:rsidP="00000000" w:rsidRDefault="00000000" w:rsidRPr="00000000" w14:paraId="00000186">
                  <w:pPr>
                    <w:spacing w:line="360" w:lineRule="auto"/>
                    <w:rPr/>
                  </w:pPr>
                  <w:r w:rsidDel="00000000" w:rsidR="00000000" w:rsidRPr="00000000">
                    <w:rPr>
                      <w:rtl w:val="0"/>
                    </w:rPr>
                    <w:t xml:space="preserve">163</w:t>
                  </w:r>
                </w:p>
              </w:tc>
              <w:tc>
                <w:tcPr/>
                <w:p w:rsidR="00000000" w:rsidDel="00000000" w:rsidP="00000000" w:rsidRDefault="00000000" w:rsidRPr="00000000" w14:paraId="00000187">
                  <w:pPr>
                    <w:spacing w:line="360" w:lineRule="auto"/>
                    <w:rPr/>
                  </w:pPr>
                  <w:r w:rsidDel="00000000" w:rsidR="00000000" w:rsidRPr="00000000">
                    <w:rPr>
                      <w:rtl w:val="0"/>
                    </w:rPr>
                    <w:t xml:space="preserve">193</w:t>
                  </w:r>
                </w:p>
              </w:tc>
              <w:tc>
                <w:tcPr/>
                <w:p w:rsidR="00000000" w:rsidDel="00000000" w:rsidP="00000000" w:rsidRDefault="00000000" w:rsidRPr="00000000" w14:paraId="00000188">
                  <w:pPr>
                    <w:spacing w:line="360" w:lineRule="auto"/>
                    <w:rPr/>
                  </w:pPr>
                  <w:r w:rsidDel="00000000" w:rsidR="00000000" w:rsidRPr="00000000">
                    <w:rPr>
                      <w:rtl w:val="0"/>
                    </w:rPr>
                    <w:t xml:space="preserve">193</w:t>
                  </w:r>
                </w:p>
              </w:tc>
              <w:tc>
                <w:tcPr/>
                <w:p w:rsidR="00000000" w:rsidDel="00000000" w:rsidP="00000000" w:rsidRDefault="00000000" w:rsidRPr="00000000" w14:paraId="00000189">
                  <w:pPr>
                    <w:spacing w:line="360" w:lineRule="auto"/>
                    <w:rPr/>
                  </w:pPr>
                  <w:r w:rsidDel="00000000" w:rsidR="00000000" w:rsidRPr="00000000">
                    <w:rPr>
                      <w:rtl w:val="0"/>
                    </w:rPr>
                    <w:t xml:space="preserve">193</w:t>
                  </w:r>
                </w:p>
              </w:tc>
              <w:tc>
                <w:tcPr/>
                <w:p w:rsidR="00000000" w:rsidDel="00000000" w:rsidP="00000000" w:rsidRDefault="00000000" w:rsidRPr="00000000" w14:paraId="0000018A">
                  <w:pPr>
                    <w:spacing w:line="360" w:lineRule="auto"/>
                    <w:rPr/>
                  </w:pPr>
                  <w:r w:rsidDel="00000000" w:rsidR="00000000" w:rsidRPr="00000000">
                    <w:rPr>
                      <w:rtl w:val="0"/>
                    </w:rPr>
                    <w:t xml:space="preserve">224</w:t>
                  </w:r>
                </w:p>
              </w:tc>
            </w:tr>
            <w:tr>
              <w:trPr>
                <w:cantSplit w:val="0"/>
                <w:tblHeader w:val="0"/>
              </w:trPr>
              <w:tc>
                <w:tcPr/>
                <w:p w:rsidR="00000000" w:rsidDel="00000000" w:rsidP="00000000" w:rsidRDefault="00000000" w:rsidRPr="00000000" w14:paraId="0000018B">
                  <w:pPr>
                    <w:spacing w:line="360" w:lineRule="auto"/>
                    <w:rPr/>
                  </w:pPr>
                  <w:r w:rsidDel="00000000" w:rsidR="00000000" w:rsidRPr="00000000">
                    <w:rPr>
                      <w:rtl w:val="0"/>
                    </w:rPr>
                    <w:t xml:space="preserve">224</w:t>
                  </w:r>
                </w:p>
              </w:tc>
              <w:tc>
                <w:tcPr/>
                <w:p w:rsidR="00000000" w:rsidDel="00000000" w:rsidP="00000000" w:rsidRDefault="00000000" w:rsidRPr="00000000" w14:paraId="0000018C">
                  <w:pPr>
                    <w:spacing w:line="360" w:lineRule="auto"/>
                    <w:rPr/>
                  </w:pPr>
                  <w:r w:rsidDel="00000000" w:rsidR="00000000" w:rsidRPr="00000000">
                    <w:rPr>
                      <w:rtl w:val="0"/>
                    </w:rPr>
                    <w:t xml:space="preserve">224</w:t>
                  </w:r>
                </w:p>
              </w:tc>
              <w:tc>
                <w:tcPr/>
                <w:p w:rsidR="00000000" w:rsidDel="00000000" w:rsidP="00000000" w:rsidRDefault="00000000" w:rsidRPr="00000000" w14:paraId="0000018D">
                  <w:pPr>
                    <w:spacing w:line="360" w:lineRule="auto"/>
                    <w:rPr/>
                  </w:pPr>
                  <w:r w:rsidDel="00000000" w:rsidR="00000000" w:rsidRPr="00000000">
                    <w:rPr>
                      <w:rtl w:val="0"/>
                    </w:rPr>
                    <w:t xml:space="preserve">234</w:t>
                  </w:r>
                </w:p>
              </w:tc>
              <w:tc>
                <w:tcPr/>
                <w:p w:rsidR="00000000" w:rsidDel="00000000" w:rsidP="00000000" w:rsidRDefault="00000000" w:rsidRPr="00000000" w14:paraId="0000018E">
                  <w:pPr>
                    <w:spacing w:line="360" w:lineRule="auto"/>
                    <w:rPr/>
                  </w:pPr>
                  <w:r w:rsidDel="00000000" w:rsidR="00000000" w:rsidRPr="00000000">
                    <w:rPr>
                      <w:rtl w:val="0"/>
                    </w:rPr>
                    <w:t xml:space="preserve">255</w:t>
                  </w:r>
                </w:p>
              </w:tc>
              <w:tc>
                <w:tcPr/>
                <w:p w:rsidR="00000000" w:rsidDel="00000000" w:rsidP="00000000" w:rsidRDefault="00000000" w:rsidRPr="00000000" w14:paraId="0000018F">
                  <w:pPr>
                    <w:spacing w:line="360" w:lineRule="auto"/>
                    <w:rPr/>
                  </w:pPr>
                  <w:r w:rsidDel="00000000" w:rsidR="00000000" w:rsidRPr="00000000">
                    <w:rPr>
                      <w:rtl w:val="0"/>
                    </w:rPr>
                    <w:t xml:space="preserve">255</w:t>
                  </w:r>
                </w:p>
              </w:tc>
            </w:tr>
          </w:tbl>
          <w:p w:rsidR="00000000" w:rsidDel="00000000" w:rsidP="00000000" w:rsidRDefault="00000000" w:rsidRPr="00000000" w14:paraId="00000190">
            <w:pPr>
              <w:keepNext w:val="1"/>
              <w:spacing w:line="360" w:lineRule="auto"/>
              <w:jc w:val="center"/>
              <w:rPr/>
            </w:pPr>
            <w:r w:rsidDel="00000000" w:rsidR="00000000" w:rsidRPr="00000000">
              <w:rPr>
                <w:rtl w:val="0"/>
              </w:rPr>
            </w:r>
          </w:p>
        </w:tc>
      </w:tr>
    </w:tbl>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Quá trình cân bằng biểu đồ tần số</w:t>
      </w:r>
    </w:p>
    <w:p w:rsidR="00000000" w:rsidDel="00000000" w:rsidP="00000000" w:rsidRDefault="00000000" w:rsidRPr="00000000" w14:paraId="00000192">
      <w:pPr>
        <w:rPr/>
      </w:pPr>
      <w:r w:rsidDel="00000000" w:rsidR="00000000" w:rsidRPr="00000000">
        <w:rPr>
          <w:rtl w:val="0"/>
        </w:rPr>
        <w:tab/>
        <w:t xml:space="preserve">Hình dưới trình bày ảnh gốc (hình bên trái) và ảnh biểu đồ tần số đã được làm mượt (hình bên phải). </w:t>
      </w:r>
    </w:p>
    <w:p w:rsidR="00000000" w:rsidDel="00000000" w:rsidP="00000000" w:rsidRDefault="00000000" w:rsidRPr="00000000" w14:paraId="00000193">
      <w:pPr>
        <w:keepNext w:val="1"/>
        <w:spacing w:line="360" w:lineRule="auto"/>
        <w:jc w:val="center"/>
        <w:rPr/>
      </w:pPr>
      <w:r w:rsidDel="00000000" w:rsidR="00000000" w:rsidRPr="00000000">
        <w:rPr/>
        <w:drawing>
          <wp:inline distB="0" distT="0" distL="0" distR="0">
            <wp:extent cx="5066411" cy="1424648"/>
            <wp:effectExtent b="0" l="0" r="0" t="0"/>
            <wp:docPr id="198189739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66411" cy="142464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Ảnh biểu đồ tần số được làm mượt</w:t>
      </w:r>
    </w:p>
    <w:p w:rsidR="00000000" w:rsidDel="00000000" w:rsidP="00000000" w:rsidRDefault="00000000" w:rsidRPr="00000000" w14:paraId="00000195">
      <w:pPr>
        <w:pStyle w:val="Heading3"/>
        <w:numPr>
          <w:ilvl w:val="2"/>
          <w:numId w:val="6"/>
        </w:numPr>
        <w:spacing w:after="0" w:before="0" w:line="360" w:lineRule="auto"/>
        <w:ind w:left="0" w:firstLine="0"/>
        <w:jc w:val="both"/>
        <w:rPr/>
      </w:pPr>
      <w:bookmarkStart w:colFirst="0" w:colLast="0" w:name="_heading=h.19c6y18" w:id="44"/>
      <w:bookmarkEnd w:id="44"/>
      <w:r w:rsidDel="00000000" w:rsidR="00000000" w:rsidRPr="00000000">
        <w:rPr>
          <w:rtl w:val="0"/>
        </w:rPr>
        <w:t xml:space="preserve">Phân đoạn ảnh dùng ngưỡng</w:t>
      </w:r>
    </w:p>
    <w:p w:rsidR="00000000" w:rsidDel="00000000" w:rsidP="00000000" w:rsidRDefault="00000000" w:rsidRPr="00000000" w14:paraId="00000196">
      <w:pPr>
        <w:spacing w:line="360" w:lineRule="auto"/>
        <w:ind w:firstLine="567"/>
        <w:jc w:val="both"/>
        <w:rPr/>
      </w:pPr>
      <w:r w:rsidDel="00000000" w:rsidR="00000000" w:rsidRPr="00000000">
        <w:rPr>
          <w:rtl w:val="0"/>
        </w:rPr>
        <w:t xml:space="preserve">Lấy ngưỡng hay chọn ngưỡng là phương pháp biến đổi một ảnh mức xám thành một ảnh nhị phân sao cho các đối tượng quan tâm được tách biệt khỏi nền ảnh. Để việc chọn ngưỡng hiệu quả trong việc phân cách nền và đối tượng thì nền và đối tượng có đủ độ tương phản và chúng ta phải biết mức cường độ sáng hoặc là của nền hoặc là của đối tượng. Trong một số kỹ thuật lấy ngưỡng cố định, các đặc trưng cường độ này xác định giá trị của ngưỡng.</w:t>
      </w:r>
    </w:p>
    <w:p w:rsidR="00000000" w:rsidDel="00000000" w:rsidP="00000000" w:rsidRDefault="00000000" w:rsidRPr="00000000" w14:paraId="00000197">
      <w:pPr>
        <w:spacing w:line="360" w:lineRule="auto"/>
        <w:ind w:firstLine="567"/>
        <w:jc w:val="both"/>
        <w:rPr/>
      </w:pPr>
      <w:r w:rsidDel="00000000" w:rsidR="00000000" w:rsidRPr="00000000">
        <w:rPr>
          <w:rtl w:val="0"/>
        </w:rPr>
        <w:t xml:space="preserve">Giả sử rằng một ảnh nhị phân B[i,j] giống như một ảnh xám đã được lấy ngưỡng G</w:t>
      </w:r>
      <w:r w:rsidDel="00000000" w:rsidR="00000000" w:rsidRPr="00000000">
        <w:rPr>
          <w:vertAlign w:val="subscript"/>
          <w:rtl w:val="0"/>
        </w:rPr>
        <w:t xml:space="preserve">T</w:t>
      </w:r>
      <w:r w:rsidDel="00000000" w:rsidR="00000000" w:rsidRPr="00000000">
        <w:rPr>
          <w:rtl w:val="0"/>
        </w:rPr>
        <w:t xml:space="preserve">[i,j] bằng cách dùng một ngưỡng T cho ảnh xám gốc G[i,j]. Như vậy ta có công thức: </w:t>
      </w:r>
    </w:p>
    <w:p w:rsidR="00000000" w:rsidDel="00000000" w:rsidP="00000000" w:rsidRDefault="00000000" w:rsidRPr="00000000" w14:paraId="00000198">
      <w:pPr>
        <w:spacing w:line="360" w:lineRule="auto"/>
        <w:ind w:firstLine="567"/>
        <w:jc w:val="both"/>
        <w:rPr/>
      </w:pPr>
      <w:r w:rsidDel="00000000" w:rsidR="00000000" w:rsidRPr="00000000">
        <w:rPr>
          <w:rtl w:val="0"/>
        </w:rPr>
        <w:t xml:space="preserve">B[i,j] = G</w:t>
      </w:r>
      <w:r w:rsidDel="00000000" w:rsidR="00000000" w:rsidRPr="00000000">
        <w:rPr>
          <w:vertAlign w:val="subscript"/>
          <w:rtl w:val="0"/>
        </w:rPr>
        <w:t xml:space="preserve">T</w:t>
      </w:r>
      <w:r w:rsidDel="00000000" w:rsidR="00000000" w:rsidRPr="00000000">
        <w:rPr>
          <w:rtl w:val="0"/>
        </w:rPr>
        <w:t xml:space="preserve">[i,j]</w:t>
      </w:r>
    </w:p>
    <w:p w:rsidR="00000000" w:rsidDel="00000000" w:rsidP="00000000" w:rsidRDefault="00000000" w:rsidRPr="00000000" w14:paraId="00000199">
      <w:pPr>
        <w:spacing w:line="360" w:lineRule="auto"/>
        <w:ind w:firstLine="567"/>
        <w:jc w:val="both"/>
        <w:rPr/>
      </w:pPr>
      <w:r w:rsidDel="00000000" w:rsidR="00000000" w:rsidRPr="00000000">
        <w:rPr>
          <w:rtl w:val="0"/>
        </w:rPr>
        <w:t xml:space="preserve">Trong đó, đối tượng có màu tối hơn trên một nền có màu sáng hơn, và khi đó ta có thể biểu diễn bằng công thức:</w:t>
      </w:r>
    </w:p>
    <w:p w:rsidR="00000000" w:rsidDel="00000000" w:rsidP="00000000" w:rsidRDefault="00000000" w:rsidRPr="00000000" w14:paraId="0000019A">
      <w:pPr>
        <w:spacing w:line="360" w:lineRule="auto"/>
        <w:ind w:firstLine="567"/>
        <w:jc w:val="both"/>
        <w:rPr/>
      </w:pPr>
      <w:r w:rsidDel="00000000" w:rsidR="00000000" w:rsidRPr="00000000">
        <w:rPr>
          <w:rtl w:val="0"/>
        </w:rPr>
        <w:t xml:space="preserve">G</w:t>
      </w:r>
      <w:r w:rsidDel="00000000" w:rsidR="00000000" w:rsidRPr="00000000">
        <w:rPr>
          <w:vertAlign w:val="subscript"/>
          <w:rtl w:val="0"/>
        </w:rPr>
        <w:t xml:space="preserve">T</w:t>
      </w:r>
      <w:r w:rsidDel="00000000" w:rsidR="00000000" w:rsidRPr="00000000">
        <w:rPr>
          <w:rtl w:val="0"/>
        </w:rPr>
        <w:t xml:space="preserve">[i,j] </w:t>
      </w:r>
      <w:r w:rsidDel="00000000" w:rsidR="00000000" w:rsidRPr="00000000">
        <w:rPr>
          <w:sz w:val="30"/>
          <w:szCs w:val="30"/>
          <w:rtl w:val="0"/>
        </w:rPr>
        <w:t xml:space="preserve">= </w:t>
      </w:r>
      <m:oMath>
        <m:sSubSup>
          <m:sSubSupPr>
            <m:ctrlPr>
              <w:rPr>
                <w:rFonts w:ascii="Cambria Math" w:cs="Cambria Math" w:eastAsia="Cambria Math" w:hAnsi="Cambria Math"/>
                <w:sz w:val="30"/>
                <w:szCs w:val="30"/>
              </w:rPr>
            </m:ctrlPr>
          </m:sSubSupPr>
          <m:e>
            <m:r>
              <w:rPr>
                <w:rFonts w:ascii="Cambria Math" w:cs="Cambria Math" w:eastAsia="Cambria Math" w:hAnsi="Cambria Math"/>
                <w:sz w:val="30"/>
                <w:szCs w:val="30"/>
              </w:rPr>
              <m:t xml:space="preserve">{</m:t>
            </m:r>
          </m:e>
          <m:sub>
            <m:r>
              <w:rPr>
                <w:rFonts w:ascii="Cambria Math" w:cs="Cambria Math" w:eastAsia="Cambria Math" w:hAnsi="Cambria Math"/>
                <w:sz w:val="30"/>
                <w:szCs w:val="30"/>
              </w:rPr>
              <m:t xml:space="preserve">0,   ngược lại</m:t>
            </m:r>
          </m:sub>
          <m:sup>
            <m:r>
              <w:rPr>
                <w:rFonts w:ascii="Cambria Math" w:cs="Cambria Math" w:eastAsia="Cambria Math" w:hAnsi="Cambria Math"/>
                <w:sz w:val="30"/>
                <w:szCs w:val="30"/>
              </w:rPr>
              <m:t xml:space="preserve">1,   nếu G[i,j]≤T</m:t>
            </m:r>
          </m:sup>
        </m:sSubSup>
      </m:oMath>
      <w:r w:rsidDel="00000000" w:rsidR="00000000" w:rsidRPr="00000000">
        <w:rPr>
          <w:rtl w:val="0"/>
        </w:rPr>
      </w:r>
    </w:p>
    <w:p w:rsidR="00000000" w:rsidDel="00000000" w:rsidP="00000000" w:rsidRDefault="00000000" w:rsidRPr="00000000" w14:paraId="0000019B">
      <w:pPr>
        <w:spacing w:line="360" w:lineRule="auto"/>
        <w:ind w:firstLine="567"/>
        <w:jc w:val="both"/>
        <w:rPr/>
      </w:pPr>
      <w:r w:rsidDel="00000000" w:rsidR="00000000" w:rsidRPr="00000000">
        <w:rPr>
          <w:rtl w:val="0"/>
        </w:rPr>
        <w:t xml:space="preserve">Nếu các giá trị cường độ của đối tượng nằm trong dãy [T</w:t>
      </w:r>
      <w:r w:rsidDel="00000000" w:rsidR="00000000" w:rsidRPr="00000000">
        <w:rPr>
          <w:vertAlign w:val="subscript"/>
          <w:rtl w:val="0"/>
        </w:rPr>
        <w:t xml:space="preserve">1</w:t>
      </w:r>
      <w:r w:rsidDel="00000000" w:rsidR="00000000" w:rsidRPr="00000000">
        <w:rPr>
          <w:rtl w:val="0"/>
        </w:rPr>
        <w:t xml:space="preserve">,T</w:t>
      </w:r>
      <w:r w:rsidDel="00000000" w:rsidR="00000000" w:rsidRPr="00000000">
        <w:rPr>
          <w:vertAlign w:val="subscript"/>
          <w:rtl w:val="0"/>
        </w:rPr>
        <w:t xml:space="preserve">2</w:t>
      </w:r>
      <w:r w:rsidDel="00000000" w:rsidR="00000000" w:rsidRPr="00000000">
        <w:rPr>
          <w:rtl w:val="0"/>
        </w:rPr>
        <w:t xml:space="preserve">] thì chúng ta có thể dùng công thức:</w:t>
      </w:r>
    </w:p>
    <w:p w:rsidR="00000000" w:rsidDel="00000000" w:rsidP="00000000" w:rsidRDefault="00000000" w:rsidRPr="00000000" w14:paraId="0000019C">
      <w:pPr>
        <w:spacing w:line="360" w:lineRule="auto"/>
        <w:ind w:firstLine="567"/>
        <w:jc w:val="both"/>
        <w:rPr/>
      </w:pPr>
      <w:r w:rsidDel="00000000" w:rsidR="00000000" w:rsidRPr="00000000">
        <w:rPr>
          <w:rtl w:val="0"/>
        </w:rPr>
        <w:t xml:space="preserve">G</w:t>
      </w:r>
      <w:r w:rsidDel="00000000" w:rsidR="00000000" w:rsidRPr="00000000">
        <w:rPr>
          <w:vertAlign w:val="subscript"/>
          <w:rtl w:val="0"/>
        </w:rPr>
        <w:t xml:space="preserve">T</w:t>
      </w:r>
      <w:r w:rsidDel="00000000" w:rsidR="00000000" w:rsidRPr="00000000">
        <w:rPr>
          <w:rtl w:val="0"/>
        </w:rPr>
        <w:t xml:space="preserve">[i,j] = </w:t>
      </w:r>
      <m:oMath>
        <m:sSubSup>
          <m:sSubSupPr>
            <m:ctrlPr>
              <w:rPr>
                <w:rFonts w:ascii="Cambria Math" w:cs="Cambria Math" w:eastAsia="Cambria Math" w:hAnsi="Cambria Math"/>
                <w:sz w:val="30"/>
                <w:szCs w:val="30"/>
              </w:rPr>
            </m:ctrlPr>
          </m:sSubSupPr>
          <m:e>
            <m:r>
              <w:rPr>
                <w:rFonts w:ascii="Cambria Math" w:cs="Cambria Math" w:eastAsia="Cambria Math" w:hAnsi="Cambria Math"/>
                <w:sz w:val="30"/>
                <w:szCs w:val="30"/>
              </w:rPr>
              <m:t xml:space="preserve">{</m:t>
            </m:r>
          </m:e>
          <m:sub>
            <m:r>
              <w:rPr>
                <w:rFonts w:ascii="Cambria Math" w:cs="Cambria Math" w:eastAsia="Cambria Math" w:hAnsi="Cambria Math"/>
                <w:sz w:val="30"/>
                <w:szCs w:val="30"/>
              </w:rPr>
              <m:t xml:space="preserve">0,   ngược lại</m:t>
            </m:r>
          </m:sub>
          <m:sup>
            <m:r>
              <w:rPr>
                <w:rFonts w:ascii="Cambria Math" w:cs="Cambria Math" w:eastAsia="Cambria Math" w:hAnsi="Cambria Math"/>
                <w:sz w:val="30"/>
                <w:szCs w:val="30"/>
              </w:rPr>
              <m:t xml:space="preserve">1,   nếu </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T</m:t>
                </m:r>
              </m:e>
              <m:sub>
                <m:r>
                  <w:rPr>
                    <w:rFonts w:ascii="Cambria Math" w:cs="Cambria Math" w:eastAsia="Cambria Math" w:hAnsi="Cambria Math"/>
                    <w:sz w:val="30"/>
                    <w:szCs w:val="30"/>
                  </w:rPr>
                  <m:t xml:space="preserve">1</m:t>
                </m:r>
              </m:sub>
            </m:sSub>
            <m:r>
              <w:rPr>
                <w:rFonts w:ascii="Cambria Math" w:cs="Cambria Math" w:eastAsia="Cambria Math" w:hAnsi="Cambria Math"/>
                <w:sz w:val="30"/>
                <w:szCs w:val="30"/>
              </w:rPr>
              <m:t xml:space="preserve">≤G[i,j]≤</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T</m:t>
                </m:r>
              </m:e>
              <m:sub>
                <m:r>
                  <w:rPr>
                    <w:rFonts w:ascii="Cambria Math" w:cs="Cambria Math" w:eastAsia="Cambria Math" w:hAnsi="Cambria Math"/>
                    <w:sz w:val="30"/>
                    <w:szCs w:val="30"/>
                  </w:rPr>
                  <m:t xml:space="preserve">2</m:t>
                </m:r>
              </m:sub>
            </m:sSub>
          </m:sup>
        </m:sSubSup>
      </m:oMath>
      <w:r w:rsidDel="00000000" w:rsidR="00000000" w:rsidRPr="00000000">
        <w:rPr>
          <w:rtl w:val="0"/>
        </w:rPr>
      </w:r>
    </w:p>
    <w:p w:rsidR="00000000" w:rsidDel="00000000" w:rsidP="00000000" w:rsidRDefault="00000000" w:rsidRPr="00000000" w14:paraId="0000019D">
      <w:pPr>
        <w:spacing w:line="360" w:lineRule="auto"/>
        <w:ind w:firstLine="567"/>
        <w:jc w:val="both"/>
        <w:rPr/>
      </w:pPr>
      <w:r w:rsidDel="00000000" w:rsidR="00000000" w:rsidRPr="00000000">
        <w:rPr>
          <w:rtl w:val="0"/>
        </w:rPr>
        <w:t xml:space="preserve">Kỹ thuật lấy ngưỡng tổng quát trong đó các mức cường độ cho một đối tượng có thể gồm một vài khoảng rời nhau được biểu diễn như công thức:</w:t>
      </w:r>
    </w:p>
    <w:p w:rsidR="00000000" w:rsidDel="00000000" w:rsidP="00000000" w:rsidRDefault="00000000" w:rsidRPr="00000000" w14:paraId="0000019E">
      <w:pPr>
        <w:spacing w:line="360" w:lineRule="auto"/>
        <w:ind w:firstLine="567"/>
        <w:jc w:val="both"/>
        <w:rPr/>
      </w:pPr>
      <w:r w:rsidDel="00000000" w:rsidR="00000000" w:rsidRPr="00000000">
        <w:rPr>
          <w:rtl w:val="0"/>
        </w:rPr>
        <w:t xml:space="preserve">G</w:t>
      </w:r>
      <w:r w:rsidDel="00000000" w:rsidR="00000000" w:rsidRPr="00000000">
        <w:rPr>
          <w:vertAlign w:val="subscript"/>
          <w:rtl w:val="0"/>
        </w:rPr>
        <w:t xml:space="preserve">T</w:t>
      </w:r>
      <w:r w:rsidDel="00000000" w:rsidR="00000000" w:rsidRPr="00000000">
        <w:rPr>
          <w:rtl w:val="0"/>
        </w:rPr>
        <w:t xml:space="preserve">[i,j] = </w:t>
      </w:r>
      <m:oMath>
        <m:sSubSup>
          <m:sSubSupPr>
            <m:ctrlPr>
              <w:rPr>
                <w:rFonts w:ascii="Cambria Math" w:cs="Cambria Math" w:eastAsia="Cambria Math" w:hAnsi="Cambria Math"/>
                <w:sz w:val="30"/>
                <w:szCs w:val="30"/>
              </w:rPr>
            </m:ctrlPr>
          </m:sSubSupPr>
          <m:e>
            <m:r>
              <w:rPr>
                <w:rFonts w:ascii="Cambria Math" w:cs="Cambria Math" w:eastAsia="Cambria Math" w:hAnsi="Cambria Math"/>
                <w:sz w:val="30"/>
                <w:szCs w:val="30"/>
              </w:rPr>
              <m:t xml:space="preserve">{</m:t>
            </m:r>
          </m:e>
          <m:sub>
            <m:r>
              <w:rPr>
                <w:rFonts w:ascii="Cambria Math" w:cs="Cambria Math" w:eastAsia="Cambria Math" w:hAnsi="Cambria Math"/>
                <w:sz w:val="30"/>
                <w:szCs w:val="30"/>
              </w:rPr>
              <m:t xml:space="preserve">0,   ngược lại</m:t>
            </m:r>
          </m:sub>
          <m:sup>
            <m:r>
              <w:rPr>
                <w:rFonts w:ascii="Cambria Math" w:cs="Cambria Math" w:eastAsia="Cambria Math" w:hAnsi="Cambria Math"/>
                <w:sz w:val="30"/>
                <w:szCs w:val="30"/>
              </w:rPr>
              <m:t xml:space="preserve">1,   nếu G</m:t>
            </m:r>
            <m:d>
              <m:dPr>
                <m:begChr m:val="["/>
                <m:endChr m:val="]"/>
                <m:ctrlPr>
                  <w:rPr>
                    <w:rFonts w:ascii="Cambria Math" w:cs="Cambria Math" w:eastAsia="Cambria Math" w:hAnsi="Cambria Math"/>
                    <w:sz w:val="30"/>
                    <w:szCs w:val="30"/>
                  </w:rPr>
                </m:ctrlPr>
              </m:dPr>
              <m:e>
                <m:r>
                  <w:rPr>
                    <w:rFonts w:ascii="Cambria Math" w:cs="Cambria Math" w:eastAsia="Cambria Math" w:hAnsi="Cambria Math"/>
                    <w:sz w:val="30"/>
                    <w:szCs w:val="30"/>
                  </w:rPr>
                  <m:t xml:space="preserve">i,j</m:t>
                </m:r>
              </m:e>
            </m:d>
            <m:r>
              <w:rPr>
                <w:rFonts w:ascii="Cambria Math" w:cs="Cambria Math" w:eastAsia="Cambria Math" w:hAnsi="Cambria Math"/>
                <w:sz w:val="30"/>
                <w:szCs w:val="30"/>
              </w:rPr>
              <m:t xml:space="preserve">∈Z</m:t>
            </m:r>
          </m:sup>
        </m:sSubSup>
      </m:oMath>
      <w:r w:rsidDel="00000000" w:rsidR="00000000" w:rsidRPr="00000000">
        <w:rPr>
          <w:rtl w:val="0"/>
        </w:rPr>
      </w:r>
    </w:p>
    <w:p w:rsidR="00000000" w:rsidDel="00000000" w:rsidP="00000000" w:rsidRDefault="00000000" w:rsidRPr="00000000" w14:paraId="0000019F">
      <w:pPr>
        <w:spacing w:line="360" w:lineRule="auto"/>
        <w:ind w:firstLine="567"/>
        <w:jc w:val="both"/>
        <w:rPr/>
      </w:pPr>
      <w:r w:rsidDel="00000000" w:rsidR="00000000" w:rsidRPr="00000000">
        <w:rPr>
          <w:rtl w:val="0"/>
        </w:rPr>
        <w:t xml:space="preserve">Trong đó, Z là một tập các giá trị cho các thành phần đối tượng.</w:t>
      </w:r>
    </w:p>
    <w:p w:rsidR="00000000" w:rsidDel="00000000" w:rsidP="00000000" w:rsidRDefault="00000000" w:rsidRPr="00000000" w14:paraId="000001A0">
      <w:pPr>
        <w:pStyle w:val="Heading2"/>
        <w:numPr>
          <w:ilvl w:val="1"/>
          <w:numId w:val="6"/>
        </w:numPr>
        <w:spacing w:before="0" w:line="360" w:lineRule="auto"/>
        <w:ind w:left="0" w:firstLine="0"/>
        <w:rPr/>
      </w:pPr>
      <w:bookmarkStart w:colFirst="0" w:colLast="0" w:name="_heading=h.3tbugp1" w:id="45"/>
      <w:bookmarkEnd w:id="45"/>
      <w:r w:rsidDel="00000000" w:rsidR="00000000" w:rsidRPr="00000000">
        <w:rPr>
          <w:rtl w:val="0"/>
        </w:rPr>
        <w:t xml:space="preserve">Nhận diện đối tượng sử dụng thuật toán Harr cascade</w:t>
      </w:r>
    </w:p>
    <w:p w:rsidR="00000000" w:rsidDel="00000000" w:rsidP="00000000" w:rsidRDefault="00000000" w:rsidRPr="00000000" w14:paraId="000001A1">
      <w:pPr>
        <w:pStyle w:val="Heading3"/>
        <w:numPr>
          <w:ilvl w:val="2"/>
          <w:numId w:val="6"/>
        </w:numPr>
        <w:spacing w:after="0" w:before="0" w:line="360" w:lineRule="auto"/>
        <w:ind w:left="0" w:firstLine="0"/>
        <w:rPr/>
      </w:pPr>
      <w:bookmarkStart w:colFirst="0" w:colLast="0" w:name="_heading=h.28h4qwu" w:id="46"/>
      <w:bookmarkEnd w:id="46"/>
      <w:r w:rsidDel="00000000" w:rsidR="00000000" w:rsidRPr="00000000">
        <w:rPr>
          <w:rtl w:val="0"/>
        </w:rPr>
        <w:t xml:space="preserve">Nhận diện đối tượng</w:t>
      </w:r>
    </w:p>
    <w:p w:rsidR="00000000" w:rsidDel="00000000" w:rsidP="00000000" w:rsidRDefault="00000000" w:rsidRPr="00000000" w14:paraId="000001A2">
      <w:pPr>
        <w:spacing w:line="360" w:lineRule="auto"/>
        <w:ind w:firstLine="567"/>
        <w:jc w:val="both"/>
        <w:rPr/>
      </w:pPr>
      <w:r w:rsidDel="00000000" w:rsidR="00000000" w:rsidRPr="00000000">
        <w:rPr>
          <w:rtl w:val="0"/>
        </w:rPr>
        <w:t xml:space="preserve">Nhận dạng đối tượng trong thị giác máy tính là tác vụ tìm hoặc nhận biết các đối tượng trong một ảnh hoặc một chuỗi video. Con người nhận ra vô số đối tượng trong ảnh khá dễ dàng, mặc dù ảnh của các đối tượng có thể biến đổi theo các điểm quan sát khác nhau, với nhiều kích thước và tỉ lệ khác nhau, thậm chí chúng được tịnh tiến hoặc quay với các góc khác nhau. Các đối tượng này còn có thể được nhận biết ngay cả khi chúng bị che khuất một phần từ góc nhìn hay độ sáng của ảnh bị biến đổi theo môi trường xung quanh. Tuy nhiên đối với các hệ thống thị giác máy tính, tác vụ nhận dạng đối tượng vẫn là một thất thức lớn. Lý do mà việc nhận dạng đối tượng rất khó khăn là do hình dạng của vật thể sẽ thay đổi tùy theo góc của camera và vị trí của vật thể. Và nó cũng có thể là do giá trị độ sáng thay đổi tùy thuộc vào ánh sáng của môi trường xung quanh.</w:t>
      </w:r>
    </w:p>
    <w:p w:rsidR="00000000" w:rsidDel="00000000" w:rsidP="00000000" w:rsidRDefault="00000000" w:rsidRPr="00000000" w14:paraId="000001A3">
      <w:pPr>
        <w:spacing w:line="360" w:lineRule="auto"/>
        <w:ind w:firstLine="567"/>
        <w:jc w:val="both"/>
        <w:rPr/>
      </w:pPr>
      <w:r w:rsidDel="00000000" w:rsidR="00000000" w:rsidRPr="00000000">
        <w:rPr>
          <w:rtl w:val="0"/>
        </w:rPr>
        <w:t xml:space="preserve">Tiến trình nhận dạng đối tượng nói chung được thực hiện theo ba bước. Trước hết là phát hiện đối tượng trong ảnh. Sau đó rút trích đặc trưng vùng đối tượng đã phát hiện. Cuối cùng là so sánh đặc trưng đã rút trích với mô hình có sẵn, tức là bước này được thực hiện thông qua tiến trình đối sánh với các mô hình đã có để xác định đối tượng hay vật thể.</w:t>
      </w:r>
    </w:p>
    <w:p w:rsidR="00000000" w:rsidDel="00000000" w:rsidP="00000000" w:rsidRDefault="00000000" w:rsidRPr="00000000" w14:paraId="000001A4">
      <w:pPr>
        <w:pStyle w:val="Heading3"/>
        <w:numPr>
          <w:ilvl w:val="2"/>
          <w:numId w:val="6"/>
        </w:numPr>
        <w:spacing w:after="0" w:before="0" w:line="360" w:lineRule="auto"/>
        <w:ind w:left="0" w:firstLine="0"/>
        <w:rPr/>
      </w:pPr>
      <w:bookmarkStart w:colFirst="0" w:colLast="0" w:name="_heading=h.nmf14n" w:id="47"/>
      <w:bookmarkEnd w:id="47"/>
      <w:r w:rsidDel="00000000" w:rsidR="00000000" w:rsidRPr="00000000">
        <w:rPr>
          <w:rtl w:val="0"/>
        </w:rPr>
        <w:t xml:space="preserve">Adaboost với đặc trưng Harr-like</w:t>
      </w:r>
    </w:p>
    <w:p w:rsidR="00000000" w:rsidDel="00000000" w:rsidP="00000000" w:rsidRDefault="00000000" w:rsidRPr="00000000" w14:paraId="000001A5">
      <w:pPr>
        <w:spacing w:line="360" w:lineRule="auto"/>
        <w:ind w:firstLine="567"/>
        <w:jc w:val="both"/>
        <w:rPr/>
      </w:pPr>
      <w:r w:rsidDel="00000000" w:rsidR="00000000" w:rsidRPr="00000000">
        <w:rPr>
          <w:rtl w:val="0"/>
        </w:rPr>
        <w:t xml:space="preserve">Adaboots là phương pháp máy học (machine learning) giúp tăng cường khả năng học. Tức là kết hợp các bộ phân lớp yếu (weak classifier) để tạo thành các bộ phân lớp mạnh (strong classifier), một phân lớp sẽ nhận them trọng số hợp lý vào dữ liệu (data) để phân lớp khác có thể được phân lớp những dữ liệu đã bị phân lớp sai một cách chính xác. Đồng thời phương pháp Adaboots nhân trọng số phù hợp vào mỗi bộ phân lớp để tạo thành bộ phân lớp mạnh khi kết hợp các bộ phân lớp yếu. Nói tóm lại, trọng tâm của thuật toán Adaboots chính là quá trình học trọng số nhân vào trong dữ liệu.</w:t>
      </w:r>
    </w:p>
    <w:p w:rsidR="00000000" w:rsidDel="00000000" w:rsidP="00000000" w:rsidRDefault="00000000" w:rsidRPr="00000000" w14:paraId="000001A6">
      <w:pPr>
        <w:keepNext w:val="1"/>
        <w:spacing w:line="360" w:lineRule="auto"/>
        <w:jc w:val="center"/>
        <w:rPr/>
      </w:pPr>
      <w:r w:rsidDel="00000000" w:rsidR="00000000" w:rsidRPr="00000000">
        <w:rPr/>
        <w:drawing>
          <wp:inline distB="0" distT="0" distL="0" distR="0">
            <wp:extent cx="4071245" cy="738548"/>
            <wp:effectExtent b="0" l="0" r="0" t="0"/>
            <wp:docPr id="198189739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71245" cy="73854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Đặc trưng Harr-like cơ bản</w:t>
      </w:r>
    </w:p>
    <w:p w:rsidR="00000000" w:rsidDel="00000000" w:rsidP="00000000" w:rsidRDefault="00000000" w:rsidRPr="00000000" w14:paraId="000001A8">
      <w:pPr>
        <w:spacing w:line="360" w:lineRule="auto"/>
        <w:ind w:firstLine="567"/>
        <w:jc w:val="both"/>
        <w:rPr/>
      </w:pPr>
      <w:r w:rsidDel="00000000" w:rsidR="00000000" w:rsidRPr="00000000">
        <w:rPr>
          <w:rtl w:val="0"/>
        </w:rPr>
        <w:t xml:space="preserve">Đặc trưng Harr-like do Viola và Jones đề xuất được sử dụng để xác định khuôn mặt người. Các đặc trưng cơ bản này được mở rộng thành các tập đặc trưng cạnh (edge features), đặc trưng đường (line features) và đặc trưng quanh tâm (center-surround features) đặc thể hiện ở hình bên dưới.</w:t>
      </w:r>
    </w:p>
    <w:p w:rsidR="00000000" w:rsidDel="00000000" w:rsidP="00000000" w:rsidRDefault="00000000" w:rsidRPr="00000000" w14:paraId="000001A9">
      <w:pPr>
        <w:keepNext w:val="1"/>
        <w:spacing w:line="360" w:lineRule="auto"/>
        <w:jc w:val="center"/>
        <w:rPr/>
      </w:pPr>
      <w:r w:rsidDel="00000000" w:rsidR="00000000" w:rsidRPr="00000000">
        <w:rPr/>
        <w:drawing>
          <wp:inline distB="0" distT="0" distL="0" distR="0">
            <wp:extent cx="4345223" cy="3087395"/>
            <wp:effectExtent b="0" l="0" r="0" t="0"/>
            <wp:docPr descr="Haar Cascade là gì? Luận về một kỹ thuật chuyên dùng để nhận biết các khuôn  mặt trong ảnh." id="1981897404" name="image3.png"/>
            <a:graphic>
              <a:graphicData uri="http://schemas.openxmlformats.org/drawingml/2006/picture">
                <pic:pic>
                  <pic:nvPicPr>
                    <pic:cNvPr descr="Haar Cascade là gì? Luận về một kỹ thuật chuyên dùng để nhận biết các khuôn  mặt trong ảnh." id="0" name="image3.png"/>
                    <pic:cNvPicPr preferRelativeResize="0"/>
                  </pic:nvPicPr>
                  <pic:blipFill>
                    <a:blip r:embed="rId18"/>
                    <a:srcRect b="0" l="0" r="0" t="0"/>
                    <a:stretch>
                      <a:fillRect/>
                    </a:stretch>
                  </pic:blipFill>
                  <pic:spPr>
                    <a:xfrm>
                      <a:off x="0" y="0"/>
                      <a:ext cx="4345223" cy="308739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Đặc trưng Harr-like mở rộng</w:t>
      </w:r>
    </w:p>
    <w:p w:rsidR="00000000" w:rsidDel="00000000" w:rsidP="00000000" w:rsidRDefault="00000000" w:rsidRPr="00000000" w14:paraId="000001AB">
      <w:pPr>
        <w:spacing w:line="360" w:lineRule="auto"/>
        <w:ind w:firstLine="567"/>
        <w:jc w:val="both"/>
        <w:rPr/>
      </w:pPr>
      <w:r w:rsidDel="00000000" w:rsidR="00000000" w:rsidRPr="00000000">
        <w:rPr>
          <w:rtl w:val="0"/>
        </w:rPr>
        <w:t xml:space="preserve">Phương pháp được thực hiện như sau. Trước hết là sắp đặt các mặt nạ được cấu tạo từ vùng màu đen và vùng màu trắng trong đối tượng. Giá trị tương ứng của các điểm ảnh thuộc vào vùng mặt nạ sẽ được tính bằng cách lấy tổng giá trị của các điểm ảnh thuộc vào vùng màu trắng trừ đi tổng các giá trị điểm ảnh thuộc vùng màu đen của mỗi mặt nạ. Giá trị đó là giá trị đặc trưng của mỗi mặt nạ và nếu giá trị này vượt quá một giá trị ngưỡng nhất định thì nó sẽ trở thành vùng khuôn mặt. Phân loại mỗi mặt nạ thuộc vào trong phân lớp yếu đẻ tạo nên phân lớp mạnh. Quá trình này được biểu thị như trong công thức sau:</w:t>
      </w:r>
    </w:p>
    <w:p w:rsidR="00000000" w:rsidDel="00000000" w:rsidP="00000000" w:rsidRDefault="00000000" w:rsidRPr="00000000" w14:paraId="000001AC">
      <w:pPr>
        <w:spacing w:line="360" w:lineRule="auto"/>
        <w:ind w:firstLine="567"/>
        <w:jc w:val="both"/>
        <w:rPr/>
      </w:pPr>
      <w:r w:rsidDel="00000000" w:rsidR="00000000" w:rsidRPr="00000000">
        <w:rPr>
          <w:rtl w:val="0"/>
        </w:rPr>
        <w:t xml:space="preserve">F(x) = α</w:t>
      </w:r>
      <w:r w:rsidDel="00000000" w:rsidR="00000000" w:rsidRPr="00000000">
        <w:rPr>
          <w:vertAlign w:val="subscript"/>
          <w:rtl w:val="0"/>
        </w:rPr>
        <w:t xml:space="preserve">1</w:t>
      </w:r>
      <w:r w:rsidDel="00000000" w:rsidR="00000000" w:rsidRPr="00000000">
        <w:rPr>
          <w:rtl w:val="0"/>
        </w:rPr>
        <w:t xml:space="preserve">f</w:t>
      </w:r>
      <w:r w:rsidDel="00000000" w:rsidR="00000000" w:rsidRPr="00000000">
        <w:rPr>
          <w:vertAlign w:val="subscript"/>
          <w:rtl w:val="0"/>
        </w:rPr>
        <w:t xml:space="preserve">1</w:t>
      </w:r>
      <w:r w:rsidDel="00000000" w:rsidR="00000000" w:rsidRPr="00000000">
        <w:rPr>
          <w:rtl w:val="0"/>
        </w:rPr>
        <w:t xml:space="preserve">(x) + α</w:t>
      </w:r>
      <w:r w:rsidDel="00000000" w:rsidR="00000000" w:rsidRPr="00000000">
        <w:rPr>
          <w:vertAlign w:val="subscript"/>
          <w:rtl w:val="0"/>
        </w:rPr>
        <w:t xml:space="preserve">2</w:t>
      </w:r>
      <w:r w:rsidDel="00000000" w:rsidR="00000000" w:rsidRPr="00000000">
        <w:rPr>
          <w:rtl w:val="0"/>
        </w:rPr>
        <w:t xml:space="preserve">f</w:t>
      </w:r>
      <w:r w:rsidDel="00000000" w:rsidR="00000000" w:rsidRPr="00000000">
        <w:rPr>
          <w:vertAlign w:val="subscript"/>
          <w:rtl w:val="0"/>
        </w:rPr>
        <w:t xml:space="preserve">2</w:t>
      </w:r>
      <w:r w:rsidDel="00000000" w:rsidR="00000000" w:rsidRPr="00000000">
        <w:rPr>
          <w:rtl w:val="0"/>
        </w:rPr>
        <w:t xml:space="preserve">(x) + …</w:t>
      </w:r>
    </w:p>
    <w:p w:rsidR="00000000" w:rsidDel="00000000" w:rsidP="00000000" w:rsidRDefault="00000000" w:rsidRPr="00000000" w14:paraId="000001AD">
      <w:pPr>
        <w:spacing w:line="360" w:lineRule="auto"/>
        <w:ind w:firstLine="567"/>
        <w:jc w:val="both"/>
        <w:rPr>
          <w:sz w:val="30"/>
          <w:szCs w:val="30"/>
        </w:rPr>
      </w:pPr>
      <w:r w:rsidDel="00000000" w:rsidR="00000000" w:rsidRPr="00000000">
        <w:rPr>
          <w:rtl w:val="0"/>
        </w:rPr>
        <w:t xml:space="preserve">f</w:t>
      </w:r>
      <w:r w:rsidDel="00000000" w:rsidR="00000000" w:rsidRPr="00000000">
        <w:rPr>
          <w:vertAlign w:val="subscript"/>
          <w:rtl w:val="0"/>
        </w:rPr>
        <w:t xml:space="preserve">i</w:t>
      </w:r>
      <w:r w:rsidDel="00000000" w:rsidR="00000000" w:rsidRPr="00000000">
        <w:rPr>
          <w:rtl w:val="0"/>
        </w:rPr>
        <w:t xml:space="preserve">(x) = </w:t>
      </w:r>
      <m:oMath>
        <m:sSubSup>
          <m:sSubSupPr>
            <m:ctrlPr>
              <w:rPr>
                <w:rFonts w:ascii="Cambria Math" w:cs="Cambria Math" w:eastAsia="Cambria Math" w:hAnsi="Cambria Math"/>
                <w:sz w:val="30"/>
                <w:szCs w:val="30"/>
              </w:rPr>
            </m:ctrlPr>
          </m:sSubSupPr>
          <m:e>
            <m:r>
              <w:rPr>
                <w:rFonts w:ascii="Cambria Math" w:cs="Cambria Math" w:eastAsia="Cambria Math" w:hAnsi="Cambria Math"/>
                <w:sz w:val="30"/>
                <w:szCs w:val="30"/>
              </w:rPr>
              <m:t xml:space="preserve">{</m:t>
            </m:r>
          </m:e>
          <m:sub>
            <m:r>
              <w:rPr>
                <w:rFonts w:ascii="Cambria Math" w:cs="Cambria Math" w:eastAsia="Cambria Math" w:hAnsi="Cambria Math"/>
                <w:sz w:val="30"/>
                <w:szCs w:val="30"/>
              </w:rPr>
              <m:t xml:space="preserve">-1 ngược lại</m:t>
            </m:r>
          </m:sub>
          <m:sup>
            <m:r>
              <w:rPr>
                <w:rFonts w:ascii="Cambria Math" w:cs="Cambria Math" w:eastAsia="Cambria Math" w:hAnsi="Cambria Math"/>
                <w:sz w:val="30"/>
                <w:szCs w:val="30"/>
              </w:rPr>
              <m:t xml:space="preserve">1 nếu </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g</m:t>
                </m:r>
              </m:e>
              <m:sub>
                <m:r>
                  <w:rPr>
                    <w:rFonts w:ascii="Cambria Math" w:cs="Cambria Math" w:eastAsia="Cambria Math" w:hAnsi="Cambria Math"/>
                    <w:sz w:val="30"/>
                    <w:szCs w:val="30"/>
                  </w:rPr>
                  <m:t xml:space="preserve">i</m:t>
                </m:r>
              </m:sub>
            </m:sSub>
            <m:d>
              <m:dPr>
                <m:begChr m:val="("/>
                <m:endChr m:val=")"/>
                <m:ctrlPr>
                  <w:rPr>
                    <w:rFonts w:ascii="Cambria Math" w:cs="Cambria Math" w:eastAsia="Cambria Math" w:hAnsi="Cambria Math"/>
                    <w:sz w:val="30"/>
                    <w:szCs w:val="30"/>
                  </w:rPr>
                </m:ctrlPr>
              </m:dPr>
              <m:e>
                <m:r>
                  <w:rPr>
                    <w:rFonts w:ascii="Cambria Math" w:cs="Cambria Math" w:eastAsia="Cambria Math" w:hAnsi="Cambria Math"/>
                    <w:sz w:val="30"/>
                    <w:szCs w:val="30"/>
                  </w:rPr>
                  <m:t xml:space="preserve">x</m:t>
                </m:r>
              </m:e>
            </m:d>
            <m:r>
              <w:rPr>
                <w:rFonts w:ascii="Cambria Math" w:cs="Cambria Math" w:eastAsia="Cambria Math" w:hAnsi="Cambria Math"/>
                <w:sz w:val="30"/>
                <w:szCs w:val="30"/>
              </w:rPr>
              <m:t>≥</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θ</m:t>
                </m:r>
              </m:e>
              <m:sub>
                <m:r>
                  <w:rPr>
                    <w:rFonts w:ascii="Cambria Math" w:cs="Cambria Math" w:eastAsia="Cambria Math" w:hAnsi="Cambria Math"/>
                    <w:sz w:val="30"/>
                    <w:szCs w:val="30"/>
                  </w:rPr>
                  <m:t xml:space="preserve">i</m:t>
                </m:r>
              </m:sub>
            </m:sSub>
          </m:sup>
        </m:sSubSup>
      </m:oMath>
      <w:r w:rsidDel="00000000" w:rsidR="00000000" w:rsidRPr="00000000">
        <w:rPr>
          <w:rtl w:val="0"/>
        </w:rPr>
      </w:r>
    </w:p>
    <w:p w:rsidR="00000000" w:rsidDel="00000000" w:rsidP="00000000" w:rsidRDefault="00000000" w:rsidRPr="00000000" w14:paraId="000001AE">
      <w:pPr>
        <w:spacing w:line="360" w:lineRule="auto"/>
        <w:ind w:firstLine="567"/>
        <w:jc w:val="both"/>
        <w:rPr/>
      </w:pPr>
      <w:r w:rsidDel="00000000" w:rsidR="00000000" w:rsidRPr="00000000">
        <w:rPr>
          <w:rtl w:val="0"/>
        </w:rPr>
        <w:t xml:space="preserve">Trong đó f</w:t>
      </w:r>
      <w:r w:rsidDel="00000000" w:rsidR="00000000" w:rsidRPr="00000000">
        <w:rPr>
          <w:vertAlign w:val="subscript"/>
          <w:rtl w:val="0"/>
        </w:rPr>
        <w:t xml:space="preserve">i</w:t>
      </w:r>
      <w:r w:rsidDel="00000000" w:rsidR="00000000" w:rsidRPr="00000000">
        <w:rPr>
          <w:rtl w:val="0"/>
        </w:rPr>
        <w:t xml:space="preserve">(x) chỉ ra phân lớp yếu của lần thứ i; g</w:t>
      </w:r>
      <w:r w:rsidDel="00000000" w:rsidR="00000000" w:rsidRPr="00000000">
        <w:rPr>
          <w:vertAlign w:val="subscript"/>
          <w:rtl w:val="0"/>
        </w:rPr>
        <w:t xml:space="preserve">i</w:t>
      </w:r>
      <w:r w:rsidDel="00000000" w:rsidR="00000000" w:rsidRPr="00000000">
        <w:rPr>
          <w:rtl w:val="0"/>
        </w:rPr>
        <w:t xml:space="preserve">(x) chỉ giá trị của mặt nạ lần thứ i. Tức là khi giá trị của mặt nạ lần thứ i vượt lên giá trị ngưỡng nhất định thì phân lớp yếu lần thứ I sẽ phán đoán vùng hiện hành là vùng khuôn mặt. Giá trị phân lớp mạnh F(x) tổng hợp các phân lớp yếu, nếu giá trị dương thì vùng hiện hành được phán đoán là vùng khuôn mặt.</w:t>
      </w:r>
    </w:p>
    <w:p w:rsidR="00000000" w:rsidDel="00000000" w:rsidP="00000000" w:rsidRDefault="00000000" w:rsidRPr="00000000" w14:paraId="000001AF">
      <w:pPr>
        <w:spacing w:line="360" w:lineRule="auto"/>
        <w:ind w:firstLine="567"/>
        <w:jc w:val="both"/>
        <w:rPr/>
      </w:pPr>
      <w:r w:rsidDel="00000000" w:rsidR="00000000" w:rsidRPr="00000000">
        <w:rPr>
          <w:rtl w:val="0"/>
        </w:rPr>
        <w:t xml:space="preserve">Để tạo nên bộ phân lớp mạnh thì cần phải học giá trị ngưỡng θ</w:t>
      </w:r>
      <w:r w:rsidDel="00000000" w:rsidR="00000000" w:rsidRPr="00000000">
        <w:rPr>
          <w:vertAlign w:val="subscript"/>
          <w:rtl w:val="0"/>
        </w:rPr>
        <w:t xml:space="preserve">i</w:t>
      </w:r>
      <w:r w:rsidDel="00000000" w:rsidR="00000000" w:rsidRPr="00000000">
        <w:rPr>
          <w:rtl w:val="0"/>
        </w:rPr>
        <w:t xml:space="preserve"> của mỗi bộ phân lớp yếu và học trọng số α</w:t>
      </w:r>
      <w:r w:rsidDel="00000000" w:rsidR="00000000" w:rsidRPr="00000000">
        <w:rPr>
          <w:vertAlign w:val="subscript"/>
          <w:rtl w:val="0"/>
        </w:rPr>
        <w:t xml:space="preserve">i</w:t>
      </w:r>
      <w:r w:rsidDel="00000000" w:rsidR="00000000" w:rsidRPr="00000000">
        <w:rPr>
          <w:rtl w:val="0"/>
        </w:rPr>
        <w:t xml:space="preserve"> để kết hợp các bộ phân lớp yếu. Có thể sử dụng ảnh tích lũy (integral image) giống như phía dưới đây để tính toán giá trị g</w:t>
      </w:r>
      <w:r w:rsidDel="00000000" w:rsidR="00000000" w:rsidRPr="00000000">
        <w:rPr>
          <w:vertAlign w:val="subscript"/>
          <w:rtl w:val="0"/>
        </w:rPr>
        <w:t xml:space="preserve">i</w:t>
      </w:r>
      <w:r w:rsidDel="00000000" w:rsidR="00000000" w:rsidRPr="00000000">
        <w:rPr>
          <w:rtl w:val="0"/>
        </w:rPr>
        <w:t xml:space="preserve"> của mỗi mặt nạ trong quá trình tìm ra vùng khuôn mặt. Giá trị điểm ảnh của ảnh tích lũy (x,y) là tổng các giá trị của điểm ảnh gốc nằm ở bên trái và bên phải của tọa độ (x,y). Khi có ảnh tích lũy rồi thì tổng giá trị điểm ảnh nằm trong hình chữ nhật ABCD được tính như sau:</w:t>
      </w:r>
    </w:p>
    <w:p w:rsidR="00000000" w:rsidDel="00000000" w:rsidP="00000000" w:rsidRDefault="00000000" w:rsidRPr="00000000" w14:paraId="000001B0">
      <w:pPr>
        <w:spacing w:line="360" w:lineRule="auto"/>
        <w:ind w:firstLine="567"/>
        <w:jc w:val="both"/>
        <w:rPr/>
      </w:pPr>
      <w:r w:rsidDel="00000000" w:rsidR="00000000" w:rsidRPr="00000000">
        <w:rPr>
          <w:rtl w:val="0"/>
        </w:rPr>
        <w:t xml:space="preserve">sum = A – B – C + D</w:t>
      </w:r>
    </w:p>
    <w:tbl>
      <w:tblPr>
        <w:tblStyle w:val="Table9"/>
        <w:tblW w:w="42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1843"/>
        <w:gridCol w:w="1559"/>
        <w:tblGridChange w:id="0">
          <w:tblGrid>
            <w:gridCol w:w="817"/>
            <w:gridCol w:w="1843"/>
            <w:gridCol w:w="1559"/>
          </w:tblGrid>
        </w:tblGridChange>
      </w:tblGrid>
      <w:tr>
        <w:trPr>
          <w:cantSplit w:val="0"/>
          <w:trHeight w:val="773" w:hRule="atLeast"/>
          <w:tblHeader w:val="0"/>
        </w:trPr>
        <w:tc>
          <w:tcPr>
            <w:vAlign w:val="bottom"/>
          </w:tcPr>
          <w:p w:rsidR="00000000" w:rsidDel="00000000" w:rsidP="00000000" w:rsidRDefault="00000000" w:rsidRPr="00000000" w14:paraId="000001B1">
            <w:pPr>
              <w:spacing w:line="360" w:lineRule="auto"/>
              <w:jc w:val="right"/>
              <w:rPr>
                <w:b w:val="1"/>
              </w:rPr>
            </w:pPr>
            <w:r w:rsidDel="00000000" w:rsidR="00000000" w:rsidRPr="00000000">
              <w:rPr>
                <w:b w:val="1"/>
                <w:rtl w:val="0"/>
              </w:rPr>
              <w:t xml:space="preserve">D</w:t>
            </w:r>
          </w:p>
        </w:tc>
        <w:tc>
          <w:tcPr>
            <w:vAlign w:val="bottom"/>
          </w:tcPr>
          <w:p w:rsidR="00000000" w:rsidDel="00000000" w:rsidP="00000000" w:rsidRDefault="00000000" w:rsidRPr="00000000" w14:paraId="000001B2">
            <w:pPr>
              <w:spacing w:line="360" w:lineRule="auto"/>
              <w:jc w:val="right"/>
              <w:rPr>
                <w:b w:val="1"/>
              </w:rPr>
            </w:pPr>
            <w:r w:rsidDel="00000000" w:rsidR="00000000" w:rsidRPr="00000000">
              <w:rPr>
                <w:b w:val="1"/>
                <w:rtl w:val="0"/>
              </w:rPr>
              <w:t xml:space="preserve">B</w:t>
            </w:r>
          </w:p>
        </w:tc>
        <w:tc>
          <w:tcPr>
            <w:tcBorders>
              <w:bottom w:color="000000" w:space="0" w:sz="0" w:val="nil"/>
            </w:tcBorders>
          </w:tcPr>
          <w:p w:rsidR="00000000" w:rsidDel="00000000" w:rsidP="00000000" w:rsidRDefault="00000000" w:rsidRPr="00000000" w14:paraId="000001B3">
            <w:pPr>
              <w:spacing w:line="360" w:lineRule="auto"/>
              <w:jc w:val="both"/>
              <w:rPr/>
            </w:pPr>
            <w:r w:rsidDel="00000000" w:rsidR="00000000" w:rsidRPr="00000000">
              <w:rPr>
                <w:rtl w:val="0"/>
              </w:rPr>
            </w:r>
          </w:p>
        </w:tc>
      </w:tr>
      <w:tr>
        <w:trPr>
          <w:cantSplit w:val="0"/>
          <w:trHeight w:val="1021" w:hRule="atLeast"/>
          <w:tblHeader w:val="0"/>
        </w:trPr>
        <w:tc>
          <w:tcPr>
            <w:tcBorders>
              <w:bottom w:color="000000" w:space="0" w:sz="4" w:val="single"/>
            </w:tcBorders>
            <w:vAlign w:val="bottom"/>
          </w:tcPr>
          <w:p w:rsidR="00000000" w:rsidDel="00000000" w:rsidP="00000000" w:rsidRDefault="00000000" w:rsidRPr="00000000" w14:paraId="000001B4">
            <w:pPr>
              <w:spacing w:line="360" w:lineRule="auto"/>
              <w:jc w:val="right"/>
              <w:rPr>
                <w:b w:val="1"/>
              </w:rPr>
            </w:pPr>
            <w:r w:rsidDel="00000000" w:rsidR="00000000" w:rsidRPr="00000000">
              <w:rPr>
                <w:b w:val="1"/>
                <w:rtl w:val="0"/>
              </w:rPr>
              <w:t xml:space="preserve">C</w:t>
            </w:r>
          </w:p>
        </w:tc>
        <w:tc>
          <w:tcPr>
            <w:tcBorders>
              <w:bottom w:color="000000" w:space="0" w:sz="4" w:val="single"/>
            </w:tcBorders>
            <w:shd w:fill="808080" w:val="clear"/>
            <w:vAlign w:val="bottom"/>
          </w:tcPr>
          <w:p w:rsidR="00000000" w:rsidDel="00000000" w:rsidP="00000000" w:rsidRDefault="00000000" w:rsidRPr="00000000" w14:paraId="000001B5">
            <w:pPr>
              <w:spacing w:line="360" w:lineRule="auto"/>
              <w:jc w:val="right"/>
              <w:rPr>
                <w:b w:val="1"/>
              </w:rPr>
            </w:pPr>
            <w:r w:rsidDel="00000000" w:rsidR="00000000" w:rsidRPr="00000000">
              <w:rPr>
                <w:b w:val="1"/>
                <w:rtl w:val="0"/>
              </w:rPr>
              <w:t xml:space="preserve">A</w:t>
            </w:r>
          </w:p>
        </w:tc>
        <w:tc>
          <w:tcPr>
            <w:tcBorders>
              <w:top w:color="000000" w:space="0" w:sz="0" w:val="nil"/>
              <w:bottom w:color="000000" w:space="0" w:sz="0" w:val="nil"/>
            </w:tcBorders>
          </w:tcPr>
          <w:p w:rsidR="00000000" w:rsidDel="00000000" w:rsidP="00000000" w:rsidRDefault="00000000" w:rsidRPr="00000000" w14:paraId="000001B6">
            <w:pPr>
              <w:spacing w:line="360" w:lineRule="auto"/>
              <w:jc w:val="both"/>
              <w:rPr/>
            </w:pPr>
            <w:r w:rsidDel="00000000" w:rsidR="00000000" w:rsidRPr="00000000">
              <w:rPr>
                <w:rtl w:val="0"/>
              </w:rPr>
            </w:r>
          </w:p>
        </w:tc>
      </w:tr>
      <w:tr>
        <w:trPr>
          <w:cantSplit w:val="0"/>
          <w:trHeight w:val="695" w:hRule="atLeast"/>
          <w:tblHeader w:val="0"/>
        </w:trPr>
        <w:tc>
          <w:tcPr>
            <w:tcBorders>
              <w:right w:color="000000" w:space="0" w:sz="0" w:val="nil"/>
            </w:tcBorders>
          </w:tcPr>
          <w:p w:rsidR="00000000" w:rsidDel="00000000" w:rsidP="00000000" w:rsidRDefault="00000000" w:rsidRPr="00000000" w14:paraId="000001B7">
            <w:pPr>
              <w:spacing w:line="360" w:lineRule="auto"/>
              <w:jc w:val="both"/>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1B8">
            <w:pPr>
              <w:spacing w:line="360" w:lineRule="auto"/>
              <w:jc w:val="both"/>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01B9">
            <w:pPr>
              <w:keepNext w:val="1"/>
              <w:spacing w:line="360" w:lineRule="auto"/>
              <w:jc w:val="both"/>
              <w:rPr/>
            </w:pPr>
            <w:r w:rsidDel="00000000" w:rsidR="00000000" w:rsidRPr="00000000">
              <w:rPr>
                <w:rtl w:val="0"/>
              </w:rPr>
            </w:r>
          </w:p>
        </w:tc>
      </w:tr>
    </w:tb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Tìm tổng giá trị điểm ảnh ABCD bằng cách sử dụng ảnh tích lũy</w:t>
      </w:r>
    </w:p>
    <w:p w:rsidR="00000000" w:rsidDel="00000000" w:rsidP="00000000" w:rsidRDefault="00000000" w:rsidRPr="00000000" w14:paraId="000001BB">
      <w:pPr>
        <w:spacing w:line="360" w:lineRule="auto"/>
        <w:ind w:firstLine="567"/>
        <w:jc w:val="both"/>
        <w:rPr/>
      </w:pPr>
      <w:r w:rsidDel="00000000" w:rsidR="00000000" w:rsidRPr="00000000">
        <w:rPr>
          <w:rtl w:val="0"/>
        </w:rPr>
        <w:t xml:space="preserve">Quá trình tìm ra tổng các giá trị điểm ảnh nằm trong hình tứ giác sẽ trở nên đơn giản hơn khi sử dụng các ảnh tích lũy này. Do thuật toán Adaboots là thuật toán máy học nên nó cần có dữ liệu huấn luyện (training data) nhằm học giá trị θ</w:t>
      </w:r>
      <w:r w:rsidDel="00000000" w:rsidR="00000000" w:rsidRPr="00000000">
        <w:rPr>
          <w:vertAlign w:val="subscript"/>
          <w:rtl w:val="0"/>
        </w:rPr>
        <w:t xml:space="preserve">i</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 Dữ liệu học được biểu thị là (x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với x</w:t>
      </w:r>
      <w:r w:rsidDel="00000000" w:rsidR="00000000" w:rsidRPr="00000000">
        <w:rPr>
          <w:vertAlign w:val="subscript"/>
          <w:rtl w:val="0"/>
        </w:rPr>
        <w:t xml:space="preserve">i</w:t>
      </w:r>
      <w:r w:rsidDel="00000000" w:rsidR="00000000" w:rsidRPr="00000000">
        <w:rPr>
          <w:rtl w:val="0"/>
        </w:rPr>
        <w:t xml:space="preserve"> chỉ ảnh học, và y</w:t>
      </w:r>
      <w:r w:rsidDel="00000000" w:rsidR="00000000" w:rsidRPr="00000000">
        <w:rPr>
          <w:vertAlign w:val="subscript"/>
          <w:rtl w:val="0"/>
        </w:rPr>
        <w:t xml:space="preserve">i</w:t>
      </w:r>
      <w:r w:rsidDel="00000000" w:rsidR="00000000" w:rsidRPr="00000000">
        <w:rPr>
          <w:rtl w:val="0"/>
        </w:rPr>
        <w:t xml:space="preserve"> có giá trị là 1 hoặc -1, mang ý nghĩa ảnh học là ảnh đối tượng hoặc không phải là ảnh đối tượng.</w:t>
      </w:r>
    </w:p>
    <w:p w:rsidR="00000000" w:rsidDel="00000000" w:rsidP="00000000" w:rsidRDefault="00000000" w:rsidRPr="00000000" w14:paraId="000001BC">
      <w:pPr>
        <w:spacing w:line="360" w:lineRule="auto"/>
        <w:ind w:firstLine="567"/>
        <w:jc w:val="both"/>
        <w:rPr/>
      </w:pPr>
      <w:r w:rsidDel="00000000" w:rsidR="00000000" w:rsidRPr="00000000">
        <w:rPr>
          <w:rtl w:val="0"/>
        </w:rPr>
        <w:t xml:space="preserve">Với mỗi lần “thúc đẩy”, chúng ta:</w:t>
      </w:r>
    </w:p>
    <w:p w:rsidR="00000000" w:rsidDel="00000000" w:rsidP="00000000" w:rsidRDefault="00000000" w:rsidRPr="00000000" w14:paraId="000001BD">
      <w:pPr>
        <w:spacing w:line="360" w:lineRule="auto"/>
        <w:ind w:firstLine="567"/>
        <w:jc w:val="both"/>
        <w:rPr/>
      </w:pPr>
      <w:r w:rsidDel="00000000" w:rsidR="00000000" w:rsidRPr="00000000">
        <w:rPr>
          <w:rtl w:val="0"/>
        </w:rPr>
        <w:t xml:space="preserve">+ Đánh giá từng mặt nạ hình chữ nhật trên từng dữ liệu huấn luyện (tính g(x)).</w:t>
      </w:r>
    </w:p>
    <w:p w:rsidR="00000000" w:rsidDel="00000000" w:rsidP="00000000" w:rsidRDefault="00000000" w:rsidRPr="00000000" w14:paraId="000001BE">
      <w:pPr>
        <w:spacing w:line="360" w:lineRule="auto"/>
        <w:ind w:firstLine="567"/>
        <w:jc w:val="both"/>
        <w:rPr/>
      </w:pPr>
      <w:r w:rsidDel="00000000" w:rsidR="00000000" w:rsidRPr="00000000">
        <w:rPr>
          <w:rtl w:val="0"/>
        </w:rPr>
        <w:t xml:space="preserve">+ Sắp xếp dữ liệu huấn luyện theo giá trị các mặt nạ.</w:t>
      </w:r>
    </w:p>
    <w:p w:rsidR="00000000" w:rsidDel="00000000" w:rsidP="00000000" w:rsidRDefault="00000000" w:rsidRPr="00000000" w14:paraId="000001BF">
      <w:pPr>
        <w:spacing w:line="360" w:lineRule="auto"/>
        <w:ind w:firstLine="567"/>
        <w:jc w:val="both"/>
        <w:rPr/>
      </w:pPr>
      <w:r w:rsidDel="00000000" w:rsidR="00000000" w:rsidRPr="00000000">
        <w:rPr>
          <w:rtl w:val="0"/>
        </w:rPr>
        <w:t xml:space="preserve">+ Chọn ngưỡng tốt nhất với mỗi mặt nạ (nghĩa là chọn trường hợp ít lỗi nhất).</w:t>
      </w:r>
    </w:p>
    <w:p w:rsidR="00000000" w:rsidDel="00000000" w:rsidP="00000000" w:rsidRDefault="00000000" w:rsidRPr="00000000" w14:paraId="000001C0">
      <w:pPr>
        <w:spacing w:line="360" w:lineRule="auto"/>
        <w:ind w:firstLine="567"/>
        <w:jc w:val="both"/>
        <w:rPr/>
      </w:pPr>
      <w:r w:rsidDel="00000000" w:rsidR="00000000" w:rsidRPr="00000000">
        <w:rPr>
          <w:rtl w:val="0"/>
        </w:rPr>
        <w:t xml:space="preserve">+ Chọn sự kết hợp mặt nạ/ngưỡng tốt nhất với tất cả mặt nạ ứng viên.</w:t>
      </w:r>
    </w:p>
    <w:p w:rsidR="00000000" w:rsidDel="00000000" w:rsidP="00000000" w:rsidRDefault="00000000" w:rsidRPr="00000000" w14:paraId="000001C1">
      <w:pPr>
        <w:spacing w:line="360" w:lineRule="auto"/>
        <w:ind w:firstLine="567"/>
        <w:jc w:val="both"/>
        <w:rPr/>
      </w:pPr>
      <w:r w:rsidDel="00000000" w:rsidR="00000000" w:rsidRPr="00000000">
        <w:rPr>
          <w:rtl w:val="0"/>
        </w:rPr>
        <w:t xml:space="preserve">+ Tính trọng số và kết hợp các bộ phân lớp yếu để tạo thành bộ phân lớp mạnh F(x) ← F(x) + αf(x).</w:t>
      </w:r>
    </w:p>
    <w:p w:rsidR="00000000" w:rsidDel="00000000" w:rsidP="00000000" w:rsidRDefault="00000000" w:rsidRPr="00000000" w14:paraId="000001C2">
      <w:pPr>
        <w:spacing w:line="360" w:lineRule="auto"/>
        <w:ind w:firstLine="567"/>
        <w:jc w:val="both"/>
        <w:rPr/>
      </w:pPr>
      <w:r w:rsidDel="00000000" w:rsidR="00000000" w:rsidRPr="00000000">
        <w:rPr>
          <w:rtl w:val="0"/>
        </w:rPr>
        <w:t xml:space="preserve">+ Cập nhật trọng số dữ liệu huấn luyện.</w:t>
      </w:r>
    </w:p>
    <w:p w:rsidR="00000000" w:rsidDel="00000000" w:rsidP="00000000" w:rsidRDefault="00000000" w:rsidRPr="00000000" w14:paraId="000001C3">
      <w:pPr>
        <w:spacing w:line="360" w:lineRule="auto"/>
        <w:ind w:firstLine="567"/>
        <w:jc w:val="both"/>
        <w:rPr/>
      </w:pPr>
      <w:r w:rsidDel="00000000" w:rsidR="00000000" w:rsidRPr="00000000">
        <w:rPr>
          <w:rtl w:val="0"/>
        </w:rPr>
        <w:t xml:space="preserve">Thuật toán Adaboots thêm trọng số phù hợp vào trong dữ liệu huấn luyện trong quá trình học các bộ phân lớp mạnh và đóng góp vào việc hoàn thiện các điểm còn thiếu sót của bộ phân lớp yếu. Mỗi giai đoạn của việc học này sẽ được giải tích như sau:</w:t>
      </w:r>
    </w:p>
    <w:p w:rsidR="00000000" w:rsidDel="00000000" w:rsidP="00000000" w:rsidRDefault="00000000" w:rsidRPr="00000000" w14:paraId="000001C4">
      <w:pPr>
        <w:spacing w:line="360" w:lineRule="auto"/>
        <w:ind w:firstLine="567"/>
        <w:jc w:val="both"/>
        <w:rPr/>
      </w:pPr>
      <w:r w:rsidDel="00000000" w:rsidR="00000000" w:rsidRPr="00000000">
        <w:rPr>
          <w:rtl w:val="0"/>
        </w:rPr>
        <w:t xml:space="preserve">Với m bộ dữ liệu huấn luyện (x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trong đó:</w:t>
      </w:r>
    </w:p>
    <w:p w:rsidR="00000000" w:rsidDel="00000000" w:rsidP="00000000" w:rsidRDefault="00000000" w:rsidRPr="00000000" w14:paraId="000001C5">
      <w:pPr>
        <w:spacing w:line="360" w:lineRule="auto"/>
        <w:ind w:firstLine="567"/>
        <w:jc w:val="both"/>
        <w:rPr/>
      </w:pPr>
      <w:r w:rsidDel="00000000" w:rsidR="00000000" w:rsidRPr="00000000">
        <w:rPr>
          <w:rtl w:val="0"/>
        </w:rPr>
        <w:t xml:space="preserve">+ x</w:t>
      </w:r>
      <w:r w:rsidDel="00000000" w:rsidR="00000000" w:rsidRPr="00000000">
        <w:rPr>
          <w:vertAlign w:val="subscript"/>
          <w:rtl w:val="0"/>
        </w:rPr>
        <w:t xml:space="preserve">i</w:t>
      </w:r>
      <w:r w:rsidDel="00000000" w:rsidR="00000000" w:rsidRPr="00000000">
        <w:rPr>
          <w:rtl w:val="0"/>
        </w:rPr>
        <w:t xml:space="preserve"> là ảnh dữ liệu</w:t>
      </w:r>
    </w:p>
    <w:p w:rsidR="00000000" w:rsidDel="00000000" w:rsidP="00000000" w:rsidRDefault="00000000" w:rsidRPr="00000000" w14:paraId="000001C6">
      <w:pPr>
        <w:spacing w:line="360" w:lineRule="auto"/>
        <w:ind w:firstLine="567"/>
        <w:jc w:val="both"/>
        <w:rPr/>
      </w:pPr>
      <w:r w:rsidDel="00000000" w:rsidR="00000000" w:rsidRPr="00000000">
        <w:rPr>
          <w:rtl w:val="0"/>
        </w:rPr>
        <w:t xml:space="preserve">+ y</w:t>
      </w:r>
      <w:r w:rsidDel="00000000" w:rsidR="00000000" w:rsidRPr="00000000">
        <w:rPr>
          <w:vertAlign w:val="subscript"/>
          <w:rtl w:val="0"/>
        </w:rPr>
        <w:t xml:space="preserve">i </w:t>
      </w:r>
      <w:r w:rsidDel="00000000" w:rsidR="00000000" w:rsidRPr="00000000">
        <w:rPr>
          <w:rtl w:val="0"/>
        </w:rPr>
        <w:t xml:space="preserve">= {+1,-1}</w:t>
      </w:r>
    </w:p>
    <w:p w:rsidR="00000000" w:rsidDel="00000000" w:rsidP="00000000" w:rsidRDefault="00000000" w:rsidRPr="00000000" w14:paraId="000001C7">
      <w:pPr>
        <w:spacing w:line="360" w:lineRule="auto"/>
        <w:ind w:firstLine="567"/>
        <w:jc w:val="both"/>
        <w:rPr/>
      </w:pPr>
      <w:r w:rsidDel="00000000" w:rsidR="00000000" w:rsidRPr="00000000">
        <w:rPr>
          <w:rtl w:val="0"/>
        </w:rPr>
        <w:t xml:space="preserve">Khởi tạo D</w:t>
      </w:r>
      <w:r w:rsidDel="00000000" w:rsidR="00000000" w:rsidRPr="00000000">
        <w:rPr>
          <w:vertAlign w:val="subscript"/>
          <w:rtl w:val="0"/>
        </w:rPr>
        <w:t xml:space="preserve">1</w:t>
      </w:r>
      <w:r w:rsidDel="00000000" w:rsidR="00000000" w:rsidRPr="00000000">
        <w:rPr>
          <w:rtl w:val="0"/>
        </w:rPr>
        <w:t xml:space="preserve">(i) = 1/m với mọi i</w:t>
      </w:r>
    </w:p>
    <w:p w:rsidR="00000000" w:rsidDel="00000000" w:rsidP="00000000" w:rsidRDefault="00000000" w:rsidRPr="00000000" w14:paraId="000001C8">
      <w:pPr>
        <w:spacing w:line="360" w:lineRule="auto"/>
        <w:ind w:firstLine="567"/>
        <w:jc w:val="both"/>
        <w:rPr>
          <w:b w:val="1"/>
        </w:rPr>
      </w:pPr>
      <w:r w:rsidDel="00000000" w:rsidR="00000000" w:rsidRPr="00000000">
        <w:rPr>
          <w:b w:val="1"/>
          <w:rtl w:val="0"/>
        </w:rPr>
        <w:t xml:space="preserve">for t=1 to T</w:t>
      </w:r>
    </w:p>
    <w:p w:rsidR="00000000" w:rsidDel="00000000" w:rsidP="00000000" w:rsidRDefault="00000000" w:rsidRPr="00000000" w14:paraId="000001C9">
      <w:pPr>
        <w:spacing w:line="360" w:lineRule="auto"/>
        <w:jc w:val="both"/>
        <w:rPr/>
      </w:pPr>
      <w:r w:rsidDel="00000000" w:rsidR="00000000" w:rsidRPr="00000000">
        <w:rPr>
          <w:rtl w:val="0"/>
        </w:rPr>
        <w:tab/>
        <w:t xml:space="preserve">Phân lớp dữ liệu huấn luyện f</w:t>
      </w:r>
      <w:r w:rsidDel="00000000" w:rsidR="00000000" w:rsidRPr="00000000">
        <w:rPr>
          <w:vertAlign w:val="subscript"/>
          <w:rtl w:val="0"/>
        </w:rPr>
        <w:t xml:space="preserve">t</w:t>
      </w:r>
      <w:r w:rsidDel="00000000" w:rsidR="00000000" w:rsidRPr="00000000">
        <w:rPr>
          <w:rtl w:val="0"/>
        </w:rPr>
        <w:t xml:space="preserve"> với giá trị lỗi tối thiểu (minimum error) là ε</w:t>
      </w:r>
      <w:r w:rsidDel="00000000" w:rsidR="00000000" w:rsidRPr="00000000">
        <w:rPr>
          <w:vertAlign w:val="subscript"/>
          <w:rtl w:val="0"/>
        </w:rPr>
        <w:t xml:space="preserve">t</w:t>
      </w:r>
      <w:r w:rsidDel="00000000" w:rsidR="00000000" w:rsidRPr="00000000">
        <w:rPr>
          <w:rtl w:val="0"/>
        </w:rPr>
        <w:t xml:space="preserve"> = P</w:t>
      </w:r>
      <w:r w:rsidDel="00000000" w:rsidR="00000000" w:rsidRPr="00000000">
        <w:rPr>
          <w:vertAlign w:val="subscript"/>
          <w:rtl w:val="0"/>
        </w:rPr>
        <w:t xml:space="preserve">Dt</w:t>
      </w:r>
      <w:r w:rsidDel="00000000" w:rsidR="00000000" w:rsidRPr="00000000">
        <w:rPr>
          <w:rtl w:val="0"/>
        </w:rPr>
        <w:t xml:space="preserve">(f</w:t>
      </w:r>
      <w:r w:rsidDel="00000000" w:rsidR="00000000" w:rsidRPr="00000000">
        <w:rPr>
          <w:vertAlign w:val="subscript"/>
          <w:rtl w:val="0"/>
        </w:rPr>
        <w:t xml:space="preserve">t</w:t>
      </w:r>
      <w:r w:rsidDel="00000000" w:rsidR="00000000" w:rsidRPr="00000000">
        <w:rPr>
          <w:rtl w:val="0"/>
        </w:rPr>
        <w:t xml:space="preserve">(x</w:t>
      </w:r>
      <w:r w:rsidDel="00000000" w:rsidR="00000000" w:rsidRPr="00000000">
        <w:rPr>
          <w:vertAlign w:val="subscript"/>
          <w:rtl w:val="0"/>
        </w:rPr>
        <w:t xml:space="preserve">i</w:t>
      </w:r>
      <w:sdt>
        <w:sdtPr>
          <w:tag w:val="goog_rdk_29"/>
        </w:sdtPr>
        <w:sdtContent>
          <w:r w:rsidDel="00000000" w:rsidR="00000000" w:rsidRPr="00000000">
            <w:rPr>
              <w:rFonts w:ascii="Gungsuh" w:cs="Gungsuh" w:eastAsia="Gungsuh" w:hAnsi="Gungsuh"/>
              <w:rtl w:val="0"/>
            </w:rPr>
            <w:t xml:space="preserve">) ≠ y</w:t>
          </w:r>
        </w:sdtContent>
      </w:sdt>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1CA">
      <w:pPr>
        <w:spacing w:line="360" w:lineRule="auto"/>
        <w:jc w:val="both"/>
        <w:rPr/>
      </w:pPr>
      <w:r w:rsidDel="00000000" w:rsidR="00000000" w:rsidRPr="00000000">
        <w:rPr>
          <w:rtl w:val="0"/>
        </w:rPr>
        <w:tab/>
        <w:t xml:space="preserve">Xác định ngưỡng tốt nhất θ</w:t>
      </w:r>
      <w:r w:rsidDel="00000000" w:rsidR="00000000" w:rsidRPr="00000000">
        <w:rPr>
          <w:vertAlign w:val="subscript"/>
          <w:rtl w:val="0"/>
        </w:rPr>
        <w:t xml:space="preserve">i</w:t>
      </w:r>
      <w:r w:rsidDel="00000000" w:rsidR="00000000" w:rsidRPr="00000000">
        <w:rPr>
          <w:rtl w:val="0"/>
        </w:rPr>
        <w:t xml:space="preserve"> </w:t>
      </w:r>
    </w:p>
    <w:p w:rsidR="00000000" w:rsidDel="00000000" w:rsidP="00000000" w:rsidRDefault="00000000" w:rsidRPr="00000000" w14:paraId="000001CB">
      <w:pPr>
        <w:spacing w:line="360" w:lineRule="auto"/>
        <w:jc w:val="both"/>
        <w:rPr>
          <w:vertAlign w:val="subscript"/>
        </w:rPr>
      </w:pPr>
      <w:r w:rsidDel="00000000" w:rsidR="00000000" w:rsidRPr="00000000">
        <w:rPr>
          <w:rtl w:val="0"/>
        </w:rPr>
        <w:tab/>
        <w:t xml:space="preserve">Tính trọng số α</w:t>
      </w:r>
      <w:r w:rsidDel="00000000" w:rsidR="00000000" w:rsidRPr="00000000">
        <w:rPr>
          <w:vertAlign w:val="subscript"/>
          <w:rtl w:val="0"/>
        </w:rPr>
        <w:t xml:space="preserve">i</w:t>
      </w:r>
      <w:r w:rsidDel="00000000" w:rsidR="00000000" w:rsidRPr="00000000">
        <w:rPr>
          <w:rtl w:val="0"/>
        </w:rPr>
        <w:t xml:space="preserve"> = </w:t>
      </w:r>
      <m:oMath>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1</m:t>
            </m:r>
          </m:num>
          <m:den>
            <m:r>
              <w:rPr>
                <w:rFonts w:ascii="Cambria Math" w:cs="Cambria Math" w:eastAsia="Cambria Math" w:hAnsi="Cambria Math"/>
                <w:sz w:val="30"/>
                <w:szCs w:val="30"/>
              </w:rPr>
              <m:t xml:space="preserve">2</m:t>
            </m:r>
          </m:den>
        </m:f>
        <m:box>
          <m:boxPr>
            <m:opEmu m:val="1"/>
            <m:ctrlPr>
              <w:rPr>
                <w:rFonts w:ascii="Cambria Math" w:cs="Cambria Math" w:eastAsia="Cambria Math" w:hAnsi="Cambria Math"/>
                <w:sz w:val="30"/>
                <w:szCs w:val="30"/>
              </w:rPr>
            </m:ctrlPr>
          </m:boxPr>
          <m:e>
            <m:r>
              <w:rPr>
                <w:rFonts w:ascii="Cambria Math" w:cs="Cambria Math" w:eastAsia="Cambria Math" w:hAnsi="Cambria Math"/>
                <w:sz w:val="30"/>
                <w:szCs w:val="30"/>
              </w:rPr>
              <m:t>ln</m:t>
            </m:r>
          </m:e>
        </m:box>
        <m:r>
          <w:rPr>
            <w:rFonts w:ascii="Cambria Math" w:cs="Cambria Math" w:eastAsia="Cambria Math" w:hAnsi="Cambria Math"/>
            <w:sz w:val="30"/>
            <w:szCs w:val="30"/>
          </w:rPr>
          <m:t xml:space="preserve">ln</m:t>
        </m:r>
        <m:r>
          <w:rPr/>
          <m:t xml:space="preserve"> </m:t>
        </m:r>
        <m:d>
          <m:dPr>
            <m:begChr m:val="("/>
            <m:endChr m:val=")"/>
            <m:ctrlPr>
              <w:rPr/>
            </m:ctrlPr>
          </m:dPr>
          <m:e>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1-</m:t>
                </m:r>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ε</m:t>
                    </m:r>
                  </m:e>
                  <m:sub>
                    <m:r>
                      <w:rPr>
                        <w:rFonts w:ascii="Cambria Math" w:cs="Cambria Math" w:eastAsia="Cambria Math" w:hAnsi="Cambria Math"/>
                        <w:sz w:val="30"/>
                        <w:szCs w:val="30"/>
                      </w:rPr>
                      <m:t xml:space="preserve">t</m:t>
                    </m:r>
                  </m:sub>
                </m:sSub>
              </m:num>
              <m:den>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ε</m:t>
                    </m:r>
                  </m:e>
                  <m:sub>
                    <m:r>
                      <w:rPr>
                        <w:rFonts w:ascii="Cambria Math" w:cs="Cambria Math" w:eastAsia="Cambria Math" w:hAnsi="Cambria Math"/>
                        <w:sz w:val="30"/>
                        <w:szCs w:val="30"/>
                      </w:rPr>
                      <m:t xml:space="preserve">t</m:t>
                    </m:r>
                  </m:sub>
                </m:sSub>
              </m:den>
            </m:f>
          </m:e>
        </m:d>
        <m:r>
          <w:rPr/>
          <m:t xml:space="preserve"> </m:t>
        </m:r>
      </m:oMath>
      <w:r w:rsidDel="00000000" w:rsidR="00000000" w:rsidRPr="00000000">
        <w:rPr>
          <w:vertAlign w:val="subscript"/>
          <w:rtl w:val="0"/>
        </w:rPr>
        <w:t xml:space="preserve"> </w:t>
      </w:r>
    </w:p>
    <w:p w:rsidR="00000000" w:rsidDel="00000000" w:rsidP="00000000" w:rsidRDefault="00000000" w:rsidRPr="00000000" w14:paraId="000001CC">
      <w:pPr>
        <w:spacing w:line="360" w:lineRule="auto"/>
        <w:jc w:val="both"/>
        <w:rPr/>
      </w:pPr>
      <w:r w:rsidDel="00000000" w:rsidR="00000000" w:rsidRPr="00000000">
        <w:rPr>
          <w:vertAlign w:val="subscript"/>
          <w:rtl w:val="0"/>
        </w:rPr>
        <w:tab/>
      </w:r>
      <w:r w:rsidDel="00000000" w:rsidR="00000000" w:rsidRPr="00000000">
        <w:rPr>
          <w:rtl w:val="0"/>
        </w:rPr>
        <w:t xml:space="preserve">Với mỗi dữ liệu huấn luyện i = 1 to m</w:t>
      </w:r>
    </w:p>
    <w:p w:rsidR="00000000" w:rsidDel="00000000" w:rsidP="00000000" w:rsidRDefault="00000000" w:rsidRPr="00000000" w14:paraId="000001CD">
      <w:pPr>
        <w:spacing w:line="360" w:lineRule="auto"/>
        <w:jc w:val="both"/>
        <w:rPr/>
      </w:pPr>
      <w:r w:rsidDel="00000000" w:rsidR="00000000" w:rsidRPr="00000000">
        <w:rPr>
          <w:rtl w:val="0"/>
        </w:rPr>
        <w:tab/>
        <w:tab/>
        <w:t xml:space="preserve">D</w:t>
      </w:r>
      <w:r w:rsidDel="00000000" w:rsidR="00000000" w:rsidRPr="00000000">
        <w:rPr>
          <w:vertAlign w:val="subscript"/>
          <w:rtl w:val="0"/>
        </w:rPr>
        <w:t xml:space="preserve">t+1</w:t>
      </w:r>
      <w:r w:rsidDel="00000000" w:rsidR="00000000" w:rsidRPr="00000000">
        <w:rPr>
          <w:rtl w:val="0"/>
        </w:rPr>
        <w:t xml:space="preserve">(i) = </w:t>
      </w: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t</m:t>
                </m:r>
              </m:sub>
            </m:sSub>
            <m:r>
              <w:rPr>
                <w:rFonts w:ascii="Cambria Math" w:cs="Cambria Math" w:eastAsia="Cambria Math" w:hAnsi="Cambria Math"/>
              </w:rPr>
              <m:t xml:space="preserve">(i)</m:t>
            </m:r>
          </m:num>
          <m:den>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den>
        </m:f>
        <m:r>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e</m:t>
            </m:r>
          </m:e>
          <m:sup>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sup>
        </m:sSup>
        <m:r>
          <w:rPr>
            <w:rFonts w:ascii="Cambria Math" w:cs="Cambria Math" w:eastAsia="Cambria Math" w:hAnsi="Cambria Math"/>
          </w:rPr>
          <m:t xml:space="preserve"> nếu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e</m:t>
            </m:r>
          </m:e>
          <m:sup>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sup>
        </m:sSup>
        <m:r>
          <w:rPr>
            <w:rFonts w:ascii="Cambria Math" w:cs="Cambria Math" w:eastAsia="Cambria Math" w:hAnsi="Cambria Math"/>
          </w:rPr>
          <m:t xml:space="preserve"> nếu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m:t xml:space="preserve"> </m:t>
        </m:r>
      </m:oMath>
      <w:r w:rsidDel="00000000" w:rsidR="00000000" w:rsidRPr="00000000">
        <w:rPr>
          <w:rtl w:val="0"/>
        </w:rPr>
      </w:r>
    </w:p>
    <w:p w:rsidR="00000000" w:rsidDel="00000000" w:rsidP="00000000" w:rsidRDefault="00000000" w:rsidRPr="00000000" w14:paraId="000001CE">
      <w:pPr>
        <w:spacing w:line="360" w:lineRule="auto"/>
        <w:ind w:firstLine="567"/>
        <w:jc w:val="both"/>
        <w:rPr>
          <w:b w:val="1"/>
        </w:rPr>
      </w:pPr>
      <w:r w:rsidDel="00000000" w:rsidR="00000000" w:rsidRPr="00000000">
        <w:rPr>
          <w:b w:val="1"/>
          <w:rtl w:val="0"/>
        </w:rPr>
        <w:t xml:space="preserve">Output</w:t>
      </w:r>
    </w:p>
    <w:p w:rsidR="00000000" w:rsidDel="00000000" w:rsidP="00000000" w:rsidRDefault="00000000" w:rsidRPr="00000000" w14:paraId="000001CF">
      <w:pPr>
        <w:spacing w:line="360" w:lineRule="auto"/>
        <w:ind w:left="567" w:firstLine="567"/>
        <w:jc w:val="both"/>
        <w:rPr>
          <w:sz w:val="30"/>
          <w:szCs w:val="30"/>
        </w:rPr>
      </w:pPr>
      <w:r w:rsidDel="00000000" w:rsidR="00000000" w:rsidRPr="00000000">
        <w:rPr>
          <w:rtl w:val="0"/>
        </w:rPr>
        <w:t xml:space="preserve">F(x) = sign</w:t>
      </w:r>
      <m:oMath>
        <m:d>
          <m:dPr>
            <m:begChr m:val="("/>
            <m:endChr m:val=")"/>
            <m:ctrlPr>
              <w:rPr>
                <w:rFonts w:ascii="Cambria Math" w:cs="Cambria Math" w:eastAsia="Cambria Math" w:hAnsi="Cambria Math"/>
                <w:sz w:val="30"/>
                <w:szCs w:val="30"/>
              </w:rPr>
            </m:ctrlPr>
          </m:dPr>
          <m:e>
            <m:nary>
              <m:naryPr>
                <m:chr m:val="∑"/>
                <m:ctrlPr>
                  <w:rPr>
                    <w:rFonts w:ascii="Cambria Math" w:cs="Cambria Math" w:eastAsia="Cambria Math" w:hAnsi="Cambria Math"/>
                    <w:sz w:val="30"/>
                    <w:szCs w:val="30"/>
                  </w:rPr>
                </m:ctrlPr>
              </m:naryPr>
              <m:sub>
                <m:r>
                  <w:rPr>
                    <w:rFonts w:ascii="Cambria Math" w:cs="Cambria Math" w:eastAsia="Cambria Math" w:hAnsi="Cambria Math"/>
                    <w:sz w:val="30"/>
                    <w:szCs w:val="30"/>
                  </w:rPr>
                  <m:t xml:space="preserve">t=1</m:t>
                </m:r>
              </m:sub>
              <m:sup>
                <m:r>
                  <w:rPr>
                    <w:rFonts w:ascii="Cambria Math" w:cs="Cambria Math" w:eastAsia="Cambria Math" w:hAnsi="Cambria Math"/>
                    <w:sz w:val="30"/>
                    <w:szCs w:val="30"/>
                  </w:rPr>
                  <m:t xml:space="preserve">T</m:t>
                </m:r>
              </m:sup>
            </m:nary>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α</m:t>
                </m:r>
              </m:e>
              <m:sub>
                <m:r>
                  <w:rPr>
                    <w:rFonts w:ascii="Cambria Math" w:cs="Cambria Math" w:eastAsia="Cambria Math" w:hAnsi="Cambria Math"/>
                    <w:sz w:val="30"/>
                    <w:szCs w:val="30"/>
                  </w:rPr>
                  <m:t xml:space="preserve">t</m:t>
                </m:r>
              </m:sub>
            </m:sSub>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f</m:t>
                </m:r>
              </m:e>
              <m:sub>
                <m:r>
                  <w:rPr>
                    <w:rFonts w:ascii="Cambria Math" w:cs="Cambria Math" w:eastAsia="Cambria Math" w:hAnsi="Cambria Math"/>
                    <w:sz w:val="30"/>
                    <w:szCs w:val="30"/>
                  </w:rPr>
                  <m:t xml:space="preserve">t</m:t>
                </m:r>
              </m:sub>
            </m:sSub>
            <m:r>
              <w:rPr>
                <w:rFonts w:ascii="Cambria Math" w:cs="Cambria Math" w:eastAsia="Cambria Math" w:hAnsi="Cambria Math"/>
                <w:sz w:val="30"/>
                <w:szCs w:val="30"/>
              </w:rPr>
              <m:t xml:space="preserve">(x)</m:t>
            </m:r>
          </m:e>
        </m:d>
      </m:oMath>
      <w:r w:rsidDel="00000000" w:rsidR="00000000" w:rsidRPr="00000000">
        <w:rPr>
          <w:rtl w:val="0"/>
        </w:rPr>
      </w:r>
    </w:p>
    <w:p w:rsidR="00000000" w:rsidDel="00000000" w:rsidP="00000000" w:rsidRDefault="00000000" w:rsidRPr="00000000" w14:paraId="000001D0">
      <w:pPr>
        <w:pStyle w:val="Heading3"/>
        <w:numPr>
          <w:ilvl w:val="2"/>
          <w:numId w:val="6"/>
        </w:numPr>
        <w:spacing w:line="360" w:lineRule="auto"/>
        <w:ind w:left="0" w:firstLine="0"/>
        <w:jc w:val="both"/>
        <w:rPr/>
      </w:pPr>
      <w:bookmarkStart w:colFirst="0" w:colLast="0" w:name="_heading=h.2lwamvv" w:id="51"/>
      <w:bookmarkEnd w:id="51"/>
      <w:r w:rsidDel="00000000" w:rsidR="00000000" w:rsidRPr="00000000">
        <w:rPr>
          <w:rtl w:val="0"/>
        </w:rPr>
        <w:t xml:space="preserve">Cascade of Classifiers:</w:t>
      </w:r>
    </w:p>
    <w:p w:rsidR="00000000" w:rsidDel="00000000" w:rsidP="00000000" w:rsidRDefault="00000000" w:rsidRPr="00000000" w14:paraId="000001D1">
      <w:pPr>
        <w:spacing w:line="360" w:lineRule="auto"/>
        <w:jc w:val="both"/>
        <w:rPr/>
      </w:pPr>
      <w:r w:rsidDel="00000000" w:rsidR="00000000" w:rsidRPr="00000000">
        <w:rPr>
          <w:rtl w:val="0"/>
        </w:rPr>
        <w:tab/>
        <w:t xml:space="preserve">Ta thấy quá trình huấn luyện, bộ phân loại phải duyệt qua tất cả các đặc trưng của các mẫu trong tập training. Việc này tốn rất nhiều thời gian. Tuy nhiên, trong các mẫu đưa vào, không phải mẫu nào cũng thuộc loại khó nhận dạng, có những mẫu background rất dễ nhận ra (ta gọi đây là những mẫu background đơn giản). Đối với những mẫu này, ta chỉ cần xét một hay vài đặc trưng đơn giản là có thể nhận diện được chứ không cần xét tất cả các đặc trưng. Nhưng đối với các bộ phân loại thông thường thì cho dù mẫu cần nhận dạng là dễ hay khó thì nó vẫn sẽ xét tất cả các đặc trưng mà nó rút ra được trong quá trình học. Do đó, chúng tốn thời gian xử lý một cách không cần thiết.  </w:t>
      </w:r>
    </w:p>
    <w:p w:rsidR="00000000" w:rsidDel="00000000" w:rsidP="00000000" w:rsidRDefault="00000000" w:rsidRPr="00000000" w14:paraId="000001D2">
      <w:pPr>
        <w:spacing w:line="360" w:lineRule="auto"/>
        <w:jc w:val="both"/>
        <w:rPr/>
      </w:pPr>
      <w:r w:rsidDel="00000000" w:rsidR="00000000" w:rsidRPr="00000000">
        <w:rPr>
          <w:rtl w:val="0"/>
        </w:rPr>
        <w:tab/>
        <w:t xml:space="preserve">Cascade of Classifiers được xây dựng chính là nhằm rút ngắn thời gian xử lý, giảm thiểu false alarm cho bộ phân loại. Cascade tree gồm nhiều stage (hay còn gọi là layer), mỗi stage của cây sẽ là một stage classifier. Một mẫu để được phân loại là đối tượng thì nó cần phải đi qua hết tất cả các stages của cây. Các stage classifiers ở stage sau được huấn luyện bằng những mẫu negative mà stage classifier trước nó nhận dạng sai, tức là nó sẽ tập trung học từ các mẫu background khó hơn, do đó sự kết hợp các stage classifiers này lại sẽ giúp bộ phân loại có false alarm thấp. Với cấu trúc này, những mẫu background dễ nhận diện sẽ bị loại ngay từ những stages đầu tiên, giúp đáp ứng tốt nhất đối với độ phức tạp gia tăng của các mẫu đưa vào, đồng thời giúp rút ngắn thời gian xử lý.</w:t>
      </w:r>
    </w:p>
    <w:p w:rsidR="00000000" w:rsidDel="00000000" w:rsidP="00000000" w:rsidRDefault="00000000" w:rsidRPr="00000000" w14:paraId="000001D3">
      <w:pPr>
        <w:spacing w:line="360" w:lineRule="auto"/>
        <w:jc w:val="both"/>
        <w:rPr/>
      </w:pPr>
      <w:r w:rsidDel="00000000" w:rsidR="00000000" w:rsidRPr="00000000">
        <w:rPr>
          <w:rtl w:val="0"/>
        </w:rPr>
        <w:tab/>
        <w:t xml:space="preserve">Thuật toán Cascade training:</w:t>
      </w:r>
    </w:p>
    <w:p w:rsidR="00000000" w:rsidDel="00000000" w:rsidP="00000000" w:rsidRDefault="00000000" w:rsidRPr="00000000" w14:paraId="000001D4">
      <w:pPr>
        <w:numPr>
          <w:ilvl w:val="0"/>
          <w:numId w:val="11"/>
        </w:numPr>
        <w:spacing w:line="360" w:lineRule="auto"/>
        <w:ind w:left="720" w:hanging="360"/>
        <w:jc w:val="both"/>
        <w:rPr/>
      </w:pPr>
      <w:r w:rsidDel="00000000" w:rsidR="00000000" w:rsidRPr="00000000">
        <w:rPr>
          <w:rtl w:val="0"/>
        </w:rPr>
        <w:t xml:space="preserve">Gọi: </w:t>
      </w:r>
    </w:p>
    <w:p w:rsidR="00000000" w:rsidDel="00000000" w:rsidP="00000000" w:rsidRDefault="00000000" w:rsidRPr="00000000" w14:paraId="000001D5">
      <w:pPr>
        <w:spacing w:line="360" w:lineRule="auto"/>
        <w:ind w:firstLine="567"/>
        <w:jc w:val="both"/>
        <w:rPr/>
      </w:pPr>
      <w:r w:rsidDel="00000000" w:rsidR="00000000" w:rsidRPr="00000000">
        <w:rPr>
          <w:b w:val="1"/>
          <w:i w:val="1"/>
          <w:rtl w:val="0"/>
        </w:rPr>
        <w:t xml:space="preserve">F</w:t>
      </w:r>
      <w:r w:rsidDel="00000000" w:rsidR="00000000" w:rsidRPr="00000000">
        <w:rPr>
          <w:b w:val="1"/>
          <w:rtl w:val="0"/>
        </w:rPr>
        <w:t xml:space="preserve">:</w:t>
      </w:r>
      <w:r w:rsidDel="00000000" w:rsidR="00000000" w:rsidRPr="00000000">
        <w:rPr>
          <w:rtl w:val="0"/>
        </w:rPr>
        <w:t xml:space="preserve"> là giá trị </w:t>
      </w:r>
      <w:r w:rsidDel="00000000" w:rsidR="00000000" w:rsidRPr="00000000">
        <w:rPr>
          <w:i w:val="1"/>
          <w:rtl w:val="0"/>
        </w:rPr>
        <w:t xml:space="preserve">false</w:t>
      </w:r>
      <w:r w:rsidDel="00000000" w:rsidR="00000000" w:rsidRPr="00000000">
        <w:rPr>
          <w:rtl w:val="0"/>
        </w:rPr>
        <w:t xml:space="preserve"> alarm và </w:t>
      </w:r>
      <w:r w:rsidDel="00000000" w:rsidR="00000000" w:rsidRPr="00000000">
        <w:rPr>
          <w:b w:val="1"/>
          <w:i w:val="1"/>
          <w:rtl w:val="0"/>
        </w:rPr>
        <w:t xml:space="preserve">d</w:t>
      </w:r>
      <w:r w:rsidDel="00000000" w:rsidR="00000000" w:rsidRPr="00000000">
        <w:rPr>
          <w:rtl w:val="0"/>
        </w:rPr>
        <w:t xml:space="preserve"> là độ chính xác của weak classifier ở mỗi stage</w:t>
      </w:r>
    </w:p>
    <w:p w:rsidR="00000000" w:rsidDel="00000000" w:rsidP="00000000" w:rsidRDefault="00000000" w:rsidRPr="00000000" w14:paraId="000001D6">
      <w:pPr>
        <w:spacing w:line="360" w:lineRule="auto"/>
        <w:jc w:val="both"/>
        <w:rPr/>
      </w:pPr>
      <w:r w:rsidDel="00000000" w:rsidR="00000000" w:rsidRPr="00000000">
        <w:rPr>
          <w:rtl w:val="0"/>
        </w:rPr>
        <w:tab/>
      </w:r>
      <w:r w:rsidDel="00000000" w:rsidR="00000000" w:rsidRPr="00000000">
        <w:rPr>
          <w:b w:val="1"/>
          <w:i w:val="1"/>
          <w:rtl w:val="0"/>
        </w:rPr>
        <w:t xml:space="preserve">F</w:t>
      </w:r>
      <w:r w:rsidDel="00000000" w:rsidR="00000000" w:rsidRPr="00000000">
        <w:rPr>
          <w:b w:val="1"/>
          <w:i w:val="1"/>
          <w:vertAlign w:val="subscript"/>
          <w:rtl w:val="0"/>
        </w:rPr>
        <w:t xml:space="preserve">target</w:t>
      </w:r>
      <w:r w:rsidDel="00000000" w:rsidR="00000000" w:rsidRPr="00000000">
        <w:rPr>
          <w:b w:val="1"/>
          <w:rtl w:val="0"/>
        </w:rPr>
        <w:t xml:space="preserve">:</w:t>
      </w:r>
      <w:r w:rsidDel="00000000" w:rsidR="00000000" w:rsidRPr="00000000">
        <w:rPr>
          <w:rtl w:val="0"/>
        </w:rPr>
        <w:t xml:space="preserve"> Giá trị max false alarm.  </w:t>
      </w:r>
    </w:p>
    <w:p w:rsidR="00000000" w:rsidDel="00000000" w:rsidP="00000000" w:rsidRDefault="00000000" w:rsidRPr="00000000" w14:paraId="000001D7">
      <w:pPr>
        <w:spacing w:line="360" w:lineRule="auto"/>
        <w:jc w:val="both"/>
        <w:rPr/>
      </w:pPr>
      <w:r w:rsidDel="00000000" w:rsidR="00000000" w:rsidRPr="00000000">
        <w:rPr>
          <w:rtl w:val="0"/>
        </w:rPr>
        <w:tab/>
      </w:r>
      <w:r w:rsidDel="00000000" w:rsidR="00000000" w:rsidRPr="00000000">
        <w:rPr>
          <w:b w:val="1"/>
          <w:i w:val="1"/>
          <w:rtl w:val="0"/>
        </w:rPr>
        <w:t xml:space="preserve">P, N</w:t>
      </w:r>
      <w:r w:rsidDel="00000000" w:rsidR="00000000" w:rsidRPr="00000000">
        <w:rPr>
          <w:b w:val="1"/>
          <w:rtl w:val="0"/>
        </w:rPr>
        <w:t xml:space="preserve">:</w:t>
      </w:r>
      <w:r w:rsidDel="00000000" w:rsidR="00000000" w:rsidRPr="00000000">
        <w:rPr>
          <w:rtl w:val="0"/>
        </w:rPr>
        <w:t xml:space="preserve"> là số lượng mẫu positive và negative. </w:t>
        <w:tab/>
      </w:r>
    </w:p>
    <w:p w:rsidR="00000000" w:rsidDel="00000000" w:rsidP="00000000" w:rsidRDefault="00000000" w:rsidRPr="00000000" w14:paraId="000001D8">
      <w:pPr>
        <w:spacing w:line="360" w:lineRule="auto"/>
        <w:jc w:val="both"/>
        <w:rPr/>
      </w:pPr>
      <w:r w:rsidDel="00000000" w:rsidR="00000000" w:rsidRPr="00000000">
        <w:rPr>
          <w:rtl w:val="0"/>
        </w:rPr>
        <w:tab/>
      </w:r>
      <w:r w:rsidDel="00000000" w:rsidR="00000000" w:rsidRPr="00000000">
        <w:rPr>
          <w:b w:val="1"/>
          <w:i w:val="1"/>
          <w:rtl w:val="0"/>
        </w:rPr>
        <w:t xml:space="preserve">Pi, Ni</w:t>
      </w:r>
      <w:r w:rsidDel="00000000" w:rsidR="00000000" w:rsidRPr="00000000">
        <w:rPr>
          <w:b w:val="1"/>
          <w:rtl w:val="0"/>
        </w:rPr>
        <w:t xml:space="preserve">:</w:t>
      </w:r>
      <w:r w:rsidDel="00000000" w:rsidR="00000000" w:rsidRPr="00000000">
        <w:rPr>
          <w:rtl w:val="0"/>
        </w:rPr>
        <w:t xml:space="preserve"> là tập positive và negative cho bộ phân lớp ở tầng thứ </w:t>
      </w:r>
      <w:r w:rsidDel="00000000" w:rsidR="00000000" w:rsidRPr="00000000">
        <w:rPr>
          <w:b w:val="1"/>
          <w:i w:val="1"/>
          <w:rtl w:val="0"/>
        </w:rPr>
        <w:t xml:space="preserve">i</w:t>
      </w:r>
      <w:r w:rsidDel="00000000" w:rsidR="00000000" w:rsidRPr="00000000">
        <w:rPr>
          <w:rtl w:val="0"/>
        </w:rPr>
        <w:t xml:space="preserve">. </w:t>
      </w:r>
    </w:p>
    <w:p w:rsidR="00000000" w:rsidDel="00000000" w:rsidP="00000000" w:rsidRDefault="00000000" w:rsidRPr="00000000" w14:paraId="000001D9">
      <w:pPr>
        <w:spacing w:line="360" w:lineRule="auto"/>
        <w:jc w:val="both"/>
        <w:rPr/>
      </w:pPr>
      <w:r w:rsidDel="00000000" w:rsidR="00000000" w:rsidRPr="00000000">
        <w:rPr>
          <w:rtl w:val="0"/>
        </w:rPr>
        <w:tab/>
      </w:r>
      <w:r w:rsidDel="00000000" w:rsidR="00000000" w:rsidRPr="00000000">
        <w:rPr>
          <w:b w:val="1"/>
          <w:i w:val="1"/>
          <w:rtl w:val="0"/>
        </w:rPr>
        <w:t xml:space="preserve">Fi, Di</w:t>
      </w:r>
      <w:r w:rsidDel="00000000" w:rsidR="00000000" w:rsidRPr="00000000">
        <w:rPr>
          <w:b w:val="1"/>
          <w:rtl w:val="0"/>
        </w:rPr>
        <w:t xml:space="preserve">:</w:t>
      </w:r>
      <w:r w:rsidDel="00000000" w:rsidR="00000000" w:rsidRPr="00000000">
        <w:rPr>
          <w:rtl w:val="0"/>
        </w:rPr>
        <w:t xml:space="preserve"> Giá trị false alarm và độ chính xác của cascade trước khi đến tầng thứ </w:t>
      </w:r>
      <w:r w:rsidDel="00000000" w:rsidR="00000000" w:rsidRPr="00000000">
        <w:rPr>
          <w:b w:val="1"/>
          <w:i w:val="1"/>
          <w:rtl w:val="0"/>
        </w:rPr>
        <w:t xml:space="preserve">i</w:t>
      </w:r>
      <w:r w:rsidDel="00000000" w:rsidR="00000000" w:rsidRPr="00000000">
        <w:rPr>
          <w:rtl w:val="0"/>
        </w:rPr>
        <w:t xml:space="preserve">. </w:t>
      </w:r>
    </w:p>
    <w:p w:rsidR="00000000" w:rsidDel="00000000" w:rsidP="00000000" w:rsidRDefault="00000000" w:rsidRPr="00000000" w14:paraId="000001DA">
      <w:pPr>
        <w:numPr>
          <w:ilvl w:val="0"/>
          <w:numId w:val="11"/>
        </w:numPr>
        <w:spacing w:line="360" w:lineRule="auto"/>
        <w:ind w:left="720" w:hanging="360"/>
        <w:jc w:val="both"/>
        <w:rPr/>
      </w:pPr>
      <w:r w:rsidDel="00000000" w:rsidR="00000000" w:rsidRPr="00000000">
        <w:rPr>
          <w:rtl w:val="0"/>
        </w:rPr>
        <w:t xml:space="preserve">Khởi tạo i=0; F</w:t>
      </w:r>
      <w:r w:rsidDel="00000000" w:rsidR="00000000" w:rsidRPr="00000000">
        <w:rPr>
          <w:vertAlign w:val="subscript"/>
          <w:rtl w:val="0"/>
        </w:rPr>
        <w:t xml:space="preserve">0</w:t>
      </w:r>
      <w:r w:rsidDel="00000000" w:rsidR="00000000" w:rsidRPr="00000000">
        <w:rPr>
          <w:rtl w:val="0"/>
        </w:rPr>
        <w:t xml:space="preserve">=1.0; D</w:t>
      </w:r>
      <w:r w:rsidDel="00000000" w:rsidR="00000000" w:rsidRPr="00000000">
        <w:rPr>
          <w:vertAlign w:val="subscript"/>
          <w:rtl w:val="0"/>
        </w:rPr>
        <w:t xml:space="preserve">0</w:t>
      </w:r>
      <w:r w:rsidDel="00000000" w:rsidR="00000000" w:rsidRPr="00000000">
        <w:rPr>
          <w:rtl w:val="0"/>
        </w:rPr>
        <w:t xml:space="preserve"> = 1.0</w:t>
      </w:r>
    </w:p>
    <w:p w:rsidR="00000000" w:rsidDel="00000000" w:rsidP="00000000" w:rsidRDefault="00000000" w:rsidRPr="00000000" w14:paraId="000001DB">
      <w:pPr>
        <w:numPr>
          <w:ilvl w:val="0"/>
          <w:numId w:val="11"/>
        </w:numPr>
        <w:spacing w:line="360" w:lineRule="auto"/>
        <w:ind w:left="720" w:hanging="360"/>
        <w:jc w:val="both"/>
        <w:rPr/>
      </w:pPr>
      <w:r w:rsidDel="00000000" w:rsidR="00000000" w:rsidRPr="00000000">
        <w:rPr>
          <w:rtl w:val="0"/>
        </w:rPr>
        <w:t xml:space="preserve">Lặp: while </w:t>
      </w:r>
      <w:r w:rsidDel="00000000" w:rsidR="00000000" w:rsidRPr="00000000">
        <w:rPr>
          <w:b w:val="1"/>
          <w:i w:val="1"/>
          <w:rtl w:val="0"/>
        </w:rPr>
        <w:t xml:space="preserve">Fi</w:t>
      </w:r>
      <w:r w:rsidDel="00000000" w:rsidR="00000000" w:rsidRPr="00000000">
        <w:rPr>
          <w:b w:val="1"/>
          <w:rtl w:val="0"/>
        </w:rPr>
        <w:t xml:space="preserve"> &gt; </w:t>
      </w:r>
      <w:r w:rsidDel="00000000" w:rsidR="00000000" w:rsidRPr="00000000">
        <w:rPr>
          <w:b w:val="1"/>
          <w:i w:val="1"/>
          <w:rtl w:val="0"/>
        </w:rPr>
        <w:t xml:space="preserve">F</w:t>
      </w:r>
      <w:r w:rsidDel="00000000" w:rsidR="00000000" w:rsidRPr="00000000">
        <w:rPr>
          <w:b w:val="1"/>
          <w:i w:val="1"/>
          <w:vertAlign w:val="subscript"/>
          <w:rtl w:val="0"/>
        </w:rPr>
        <w:t xml:space="preserve">target</w:t>
      </w:r>
      <w:r w:rsidDel="00000000" w:rsidR="00000000" w:rsidRPr="00000000">
        <w:rPr>
          <w:rtl w:val="0"/>
        </w:rPr>
        <w:t xml:space="preserve">  </w:t>
      </w:r>
    </w:p>
    <w:p w:rsidR="00000000" w:rsidDel="00000000" w:rsidP="00000000" w:rsidRDefault="00000000" w:rsidRPr="00000000" w14:paraId="000001DC">
      <w:pPr>
        <w:numPr>
          <w:ilvl w:val="0"/>
          <w:numId w:val="8"/>
        </w:numPr>
        <w:spacing w:line="360" w:lineRule="auto"/>
        <w:ind w:left="1440" w:hanging="360"/>
        <w:jc w:val="both"/>
        <w:rPr>
          <w:b w:val="1"/>
          <w:i w:val="1"/>
        </w:rPr>
      </w:pPr>
      <w:r w:rsidDel="00000000" w:rsidR="00000000" w:rsidRPr="00000000">
        <w:rPr>
          <w:b w:val="1"/>
          <w:i w:val="1"/>
          <w:rtl w:val="0"/>
        </w:rPr>
        <w:t xml:space="preserve">i = i+1; </w:t>
      </w:r>
    </w:p>
    <w:p w:rsidR="00000000" w:rsidDel="00000000" w:rsidP="00000000" w:rsidRDefault="00000000" w:rsidRPr="00000000" w14:paraId="000001DD">
      <w:pPr>
        <w:numPr>
          <w:ilvl w:val="0"/>
          <w:numId w:val="8"/>
        </w:numPr>
        <w:spacing w:line="360" w:lineRule="auto"/>
        <w:ind w:left="1440" w:hanging="360"/>
        <w:jc w:val="both"/>
        <w:rPr/>
      </w:pPr>
      <w:r w:rsidDel="00000000" w:rsidR="00000000" w:rsidRPr="00000000">
        <w:rPr>
          <w:rtl w:val="0"/>
        </w:rPr>
        <w:t xml:space="preserve">Huấn luyện bộ phân loại </w:t>
      </w:r>
      <w:r w:rsidDel="00000000" w:rsidR="00000000" w:rsidRPr="00000000">
        <w:rPr>
          <w:b w:val="1"/>
          <w:i w:val="1"/>
          <w:rtl w:val="0"/>
        </w:rPr>
        <w:t xml:space="preserve">hi</w:t>
      </w:r>
      <w:r w:rsidDel="00000000" w:rsidR="00000000" w:rsidRPr="00000000">
        <w:rPr>
          <w:rtl w:val="0"/>
        </w:rPr>
        <w:t xml:space="preserve"> từ tập </w:t>
      </w:r>
      <w:r w:rsidDel="00000000" w:rsidR="00000000" w:rsidRPr="00000000">
        <w:rPr>
          <w:b w:val="1"/>
          <w:i w:val="1"/>
          <w:rtl w:val="0"/>
        </w:rPr>
        <w:t xml:space="preserve">Pi</w:t>
      </w:r>
      <w:r w:rsidDel="00000000" w:rsidR="00000000" w:rsidRPr="00000000">
        <w:rPr>
          <w:rtl w:val="0"/>
        </w:rPr>
        <w:t xml:space="preserve"> và </w:t>
      </w:r>
      <w:r w:rsidDel="00000000" w:rsidR="00000000" w:rsidRPr="00000000">
        <w:rPr>
          <w:b w:val="1"/>
          <w:i w:val="1"/>
          <w:rtl w:val="0"/>
        </w:rPr>
        <w:t xml:space="preserve">Ni</w:t>
      </w:r>
      <w:r w:rsidDel="00000000" w:rsidR="00000000" w:rsidRPr="00000000">
        <w:rPr>
          <w:rtl w:val="0"/>
        </w:rPr>
        <w:t xml:space="preserve"> với detection rate </w:t>
      </w:r>
      <w:r w:rsidDel="00000000" w:rsidR="00000000" w:rsidRPr="00000000">
        <w:rPr>
          <w:b w:val="1"/>
          <w:i w:val="1"/>
          <w:rtl w:val="0"/>
        </w:rPr>
        <w:t xml:space="preserve">d</w:t>
      </w:r>
      <w:r w:rsidDel="00000000" w:rsidR="00000000" w:rsidRPr="00000000">
        <w:rPr>
          <w:rtl w:val="0"/>
        </w:rPr>
        <w:t xml:space="preserve"> và max false alarm </w:t>
      </w:r>
      <w:r w:rsidDel="00000000" w:rsidR="00000000" w:rsidRPr="00000000">
        <w:rPr>
          <w:b w:val="1"/>
          <w:i w:val="1"/>
          <w:rtl w:val="0"/>
        </w:rPr>
        <w:t xml:space="preserve">f</w:t>
      </w:r>
      <w:r w:rsidDel="00000000" w:rsidR="00000000" w:rsidRPr="00000000">
        <w:rPr>
          <w:rtl w:val="0"/>
        </w:rPr>
        <w:t xml:space="preserve">. Thêm </w:t>
      </w:r>
      <w:r w:rsidDel="00000000" w:rsidR="00000000" w:rsidRPr="00000000">
        <w:rPr>
          <w:b w:val="1"/>
          <w:i w:val="1"/>
          <w:rtl w:val="0"/>
        </w:rPr>
        <w:t xml:space="preserve">hi</w:t>
      </w:r>
      <w:r w:rsidDel="00000000" w:rsidR="00000000" w:rsidRPr="00000000">
        <w:rPr>
          <w:rtl w:val="0"/>
        </w:rPr>
        <w:t xml:space="preserve"> vào cây phân lớp. </w:t>
      </w:r>
    </w:p>
    <w:p w:rsidR="00000000" w:rsidDel="00000000" w:rsidP="00000000" w:rsidRDefault="00000000" w:rsidRPr="00000000" w14:paraId="000001DE">
      <w:pPr>
        <w:spacing w:line="360" w:lineRule="auto"/>
        <w:ind w:firstLine="567"/>
        <w:jc w:val="both"/>
        <w:rPr/>
      </w:pPr>
      <w:r w:rsidDel="00000000" w:rsidR="00000000" w:rsidRPr="00000000">
        <w:rPr>
          <w:rtl w:val="0"/>
        </w:rPr>
        <w:t xml:space="preserve">Dùng cây phân lớp hiện có để tính </w:t>
      </w:r>
      <w:r w:rsidDel="00000000" w:rsidR="00000000" w:rsidRPr="00000000">
        <w:rPr>
          <w:b w:val="1"/>
          <w:i w:val="1"/>
          <w:rtl w:val="0"/>
        </w:rPr>
        <w:t xml:space="preserve">Fi</w:t>
      </w:r>
      <w:r w:rsidDel="00000000" w:rsidR="00000000" w:rsidRPr="00000000">
        <w:rPr>
          <w:rtl w:val="0"/>
        </w:rPr>
        <w:t xml:space="preserve">: Duyệt qua </w:t>
      </w:r>
      <w:r w:rsidDel="00000000" w:rsidR="00000000" w:rsidRPr="00000000">
        <w:rPr>
          <w:b w:val="1"/>
          <w:i w:val="1"/>
          <w:rtl w:val="0"/>
        </w:rPr>
        <w:t xml:space="preserve">N</w:t>
      </w:r>
      <w:r w:rsidDel="00000000" w:rsidR="00000000" w:rsidRPr="00000000">
        <w:rPr>
          <w:rtl w:val="0"/>
        </w:rPr>
        <w:t xml:space="preserve"> mẫu negative cho đến khi nào tìm đủ </w:t>
      </w:r>
      <w:r w:rsidDel="00000000" w:rsidR="00000000" w:rsidRPr="00000000">
        <w:rPr>
          <w:b w:val="1"/>
          <w:i w:val="1"/>
          <w:rtl w:val="0"/>
        </w:rPr>
        <w:t xml:space="preserve">n</w:t>
      </w:r>
      <w:r w:rsidDel="00000000" w:rsidR="00000000" w:rsidRPr="00000000">
        <w:rPr>
          <w:rtl w:val="0"/>
        </w:rPr>
        <w:t xml:space="preserve"> mẫu mà cây phân lớp hiện có phân loại sai. </w:t>
      </w:r>
    </w:p>
    <w:p w:rsidR="00000000" w:rsidDel="00000000" w:rsidP="00000000" w:rsidRDefault="00000000" w:rsidRPr="00000000" w14:paraId="000001DF">
      <w:pPr>
        <w:numPr>
          <w:ilvl w:val="0"/>
          <w:numId w:val="10"/>
        </w:numPr>
        <w:spacing w:line="360" w:lineRule="auto"/>
        <w:ind w:left="1443" w:hanging="360"/>
        <w:jc w:val="both"/>
        <w:rPr>
          <w:rFonts w:ascii="Calibri" w:cs="Calibri" w:eastAsia="Calibri" w:hAnsi="Calibri"/>
        </w:rPr>
      </w:pPr>
      <w:r w:rsidDel="00000000" w:rsidR="00000000" w:rsidRPr="00000000">
        <w:rPr>
          <w:rtl w:val="0"/>
        </w:rPr>
        <w:t xml:space="preserve">N := </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E0">
      <w:pPr>
        <w:numPr>
          <w:ilvl w:val="0"/>
          <w:numId w:val="8"/>
        </w:numPr>
        <w:spacing w:line="360" w:lineRule="auto"/>
        <w:ind w:left="1440" w:hanging="360"/>
        <w:jc w:val="both"/>
        <w:rPr/>
      </w:pPr>
      <w:r w:rsidDel="00000000" w:rsidR="00000000" w:rsidRPr="00000000">
        <w:rPr>
          <w:rtl w:val="0"/>
        </w:rPr>
        <w:t xml:space="preserve">Nếu Fi &gt;Ftarget  </w:t>
      </w:r>
    </w:p>
    <w:p w:rsidR="00000000" w:rsidDel="00000000" w:rsidP="00000000" w:rsidRDefault="00000000" w:rsidRPr="00000000" w14:paraId="000001E1">
      <w:pPr>
        <w:spacing w:line="360" w:lineRule="auto"/>
        <w:ind w:left="720" w:firstLine="0"/>
        <w:jc w:val="both"/>
        <w:rPr/>
      </w:pPr>
      <w:r w:rsidDel="00000000" w:rsidR="00000000" w:rsidRPr="00000000">
        <w:rPr>
          <w:rtl w:val="0"/>
        </w:rPr>
        <w:tab/>
        <w:t xml:space="preserve">N = { số mẫu sai ở stage hiện tại phân loại sai }. </w:t>
      </w:r>
    </w:p>
    <w:p w:rsidR="00000000" w:rsidDel="00000000" w:rsidP="00000000" w:rsidRDefault="00000000" w:rsidRPr="00000000" w14:paraId="000001E2">
      <w:pPr>
        <w:spacing w:line="360" w:lineRule="auto"/>
        <w:ind w:left="720" w:firstLine="0"/>
        <w:jc w:val="both"/>
        <w:rPr/>
      </w:pPr>
      <w:r w:rsidDel="00000000" w:rsidR="00000000" w:rsidRPr="00000000">
        <w:rPr>
          <w:rtl w:val="0"/>
        </w:rPr>
        <w:tab/>
        <w:t xml:space="preserve">P = { số mẫu positive mà stage hiện tại phân loại dúng }</w:t>
      </w:r>
    </w:p>
    <w:p w:rsidR="00000000" w:rsidDel="00000000" w:rsidP="00000000" w:rsidRDefault="00000000" w:rsidRPr="00000000" w14:paraId="000001E3">
      <w:pPr>
        <w:spacing w:line="360" w:lineRule="auto"/>
        <w:rPr/>
      </w:pPr>
      <w:r w:rsidDel="00000000" w:rsidR="00000000" w:rsidRPr="00000000">
        <w:rPr>
          <w:rtl w:val="0"/>
        </w:rPr>
      </w:r>
    </w:p>
    <w:p w:rsidR="00000000" w:rsidDel="00000000" w:rsidP="00000000" w:rsidRDefault="00000000" w:rsidRPr="00000000" w14:paraId="000001E4">
      <w:pPr>
        <w:spacing w:line="360" w:lineRule="auto"/>
        <w:rPr/>
      </w:pPr>
      <w:r w:rsidDel="00000000" w:rsidR="00000000" w:rsidRPr="00000000">
        <w:rPr>
          <w:rtl w:val="0"/>
        </w:rPr>
      </w:r>
    </w:p>
    <w:p w:rsidR="00000000" w:rsidDel="00000000" w:rsidP="00000000" w:rsidRDefault="00000000" w:rsidRPr="00000000" w14:paraId="000001E5">
      <w:pPr>
        <w:spacing w:line="360" w:lineRule="auto"/>
        <w:rPr/>
      </w:pPr>
      <w:r w:rsidDel="00000000" w:rsidR="00000000" w:rsidRPr="00000000">
        <w:rPr>
          <w:rtl w:val="0"/>
        </w:rPr>
        <w:tab/>
        <w:t xml:space="preserve">Minh họa thuật toán Cascade training:</w:t>
      </w:r>
    </w:p>
    <w:p w:rsidR="00000000" w:rsidDel="00000000" w:rsidP="00000000" w:rsidRDefault="00000000" w:rsidRPr="00000000" w14:paraId="000001E6">
      <w:pPr>
        <w:keepNext w:val="1"/>
        <w:spacing w:line="360" w:lineRule="auto"/>
        <w:jc w:val="center"/>
        <w:rPr/>
      </w:pPr>
      <w:r w:rsidDel="00000000" w:rsidR="00000000" w:rsidRPr="00000000">
        <w:rPr/>
        <w:drawing>
          <wp:inline distB="0" distT="0" distL="0" distR="0">
            <wp:extent cx="5448300" cy="2141220"/>
            <wp:effectExtent b="0" l="0" r="0" t="0"/>
            <wp:docPr id="198189740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4830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Cascade of classifiers</w:t>
      </w:r>
    </w:p>
    <w:p w:rsidR="00000000" w:rsidDel="00000000" w:rsidP="00000000" w:rsidRDefault="00000000" w:rsidRPr="00000000" w14:paraId="000001E8">
      <w:pPr>
        <w:spacing w:line="360" w:lineRule="auto"/>
        <w:jc w:val="both"/>
        <w:rPr/>
      </w:pPr>
      <w:r w:rsidDel="00000000" w:rsidR="00000000" w:rsidRPr="00000000">
        <w:rPr>
          <w:rtl w:val="0"/>
        </w:rPr>
        <w:tab/>
        <w:t xml:space="preserve">Hình trên minh họa sự huấn luyện của một cascade gồm </w:t>
      </w:r>
      <w:r w:rsidDel="00000000" w:rsidR="00000000" w:rsidRPr="00000000">
        <w:rPr>
          <w:b w:val="1"/>
          <w:rtl w:val="0"/>
        </w:rPr>
        <w:t xml:space="preserve">N</w:t>
      </w:r>
      <w:r w:rsidDel="00000000" w:rsidR="00000000" w:rsidRPr="00000000">
        <w:rPr>
          <w:rtl w:val="0"/>
        </w:rPr>
        <w:t xml:space="preserve"> stages. Ở mỗi stage, weak classifier tương ứng sẽ được huấn luyện sao cho độ chính xác của nó là h và false alarm bằng f.</w:t>
      </w:r>
    </w:p>
    <w:p w:rsidR="00000000" w:rsidDel="00000000" w:rsidP="00000000" w:rsidRDefault="00000000" w:rsidRPr="00000000" w14:paraId="000001E9">
      <w:pPr>
        <w:pStyle w:val="Heading3"/>
        <w:numPr>
          <w:ilvl w:val="2"/>
          <w:numId w:val="6"/>
        </w:numPr>
        <w:spacing w:after="0" w:before="0" w:line="360" w:lineRule="auto"/>
        <w:ind w:left="0" w:firstLine="0"/>
        <w:rPr/>
      </w:pPr>
      <w:bookmarkStart w:colFirst="0" w:colLast="0" w:name="_heading=h.3l18frh" w:id="53"/>
      <w:bookmarkEnd w:id="53"/>
      <w:r w:rsidDel="00000000" w:rsidR="00000000" w:rsidRPr="00000000">
        <w:rPr>
          <w:rtl w:val="0"/>
        </w:rPr>
        <w:t xml:space="preserve">Cascade of boosting classifiers:</w:t>
      </w:r>
    </w:p>
    <w:p w:rsidR="00000000" w:rsidDel="00000000" w:rsidP="00000000" w:rsidRDefault="00000000" w:rsidRPr="00000000" w14:paraId="000001EA">
      <w:pPr>
        <w:spacing w:line="360" w:lineRule="auto"/>
        <w:jc w:val="both"/>
        <w:rPr/>
      </w:pPr>
      <w:r w:rsidDel="00000000" w:rsidR="00000000" w:rsidRPr="00000000">
        <w:rPr>
          <w:rtl w:val="0"/>
        </w:rPr>
        <w:tab/>
        <w:t xml:space="preserve">Cascade of boosting classifiers là mô hình cascade of classifiers với mỗi classifier được xây dựng bằng Adaboost sử dụng haar-like.</w:t>
      </w:r>
    </w:p>
    <w:p w:rsidR="00000000" w:rsidDel="00000000" w:rsidP="00000000" w:rsidRDefault="00000000" w:rsidRPr="00000000" w14:paraId="000001EB">
      <w:pPr>
        <w:spacing w:line="360" w:lineRule="auto"/>
        <w:jc w:val="both"/>
        <w:rPr/>
      </w:pPr>
      <w:r w:rsidDel="00000000" w:rsidR="00000000" w:rsidRPr="00000000">
        <w:rPr>
          <w:rtl w:val="0"/>
        </w:rPr>
      </w:r>
    </w:p>
    <w:p w:rsidR="00000000" w:rsidDel="00000000" w:rsidP="00000000" w:rsidRDefault="00000000" w:rsidRPr="00000000" w14:paraId="000001EC">
      <w:pPr>
        <w:keepNext w:val="1"/>
        <w:spacing w:line="360" w:lineRule="auto"/>
        <w:jc w:val="center"/>
        <w:rPr/>
      </w:pPr>
      <w:r w:rsidDel="00000000" w:rsidR="00000000" w:rsidRPr="00000000">
        <w:rPr/>
        <w:drawing>
          <wp:inline distB="0" distT="0" distL="0" distR="0">
            <wp:extent cx="5113020" cy="1592580"/>
            <wp:effectExtent b="0" l="0" r="0" t="0"/>
            <wp:docPr id="198189740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113020" cy="159258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2.10 Cascade of boosting classifiers</w:t>
      </w:r>
    </w:p>
    <w:p w:rsidR="00000000" w:rsidDel="00000000" w:rsidP="00000000" w:rsidRDefault="00000000" w:rsidRPr="00000000" w14:paraId="000001EE">
      <w:pPr>
        <w:spacing w:line="360" w:lineRule="auto"/>
        <w:jc w:val="both"/>
        <w:rPr/>
      </w:pPr>
      <w:r w:rsidDel="00000000" w:rsidR="00000000" w:rsidRPr="00000000">
        <w:rPr>
          <w:rtl w:val="0"/>
        </w:rPr>
        <w:tab/>
        <w:t xml:space="preserve">Viola và Jones đã sử dụng rất thành công cascade of boosting classifiers cho bài toán nhận dạng mặt người. Với tập huấn luyện gồm 4196 hình mặt người được đưa về ảnh grayscale kích thước 24x24 và 9500 hình background, hai ôngđã xây dựng cấu trúc cascade tree gồm 38 stage với tổng cộng 6060 đặc trưng haar-like. Thực nghiệm đã cho thấy classifier ở stage đầu tiên sử dụng 2 đặc trưng và loại được khoảng 50% mẫu background (không phải mặt người) và có độ chính xác là d = 100%. Classifier ở stage thứ 2 sử dụng 10 đặc trưng loại được 80% mẫu background với độ chính xác vẫn là 100%. Hệ thống này được so sánh với hệ thống của Rowley-Baluja-Kanade (sử dụng mạng neural), Schneiderman-Kanade (sử dụng phương pháp thống kê), và cho thấy tỉ lệ nhận dạng là ngang nhau, trong khi hệ thống của Viola và Jones chạy nhanh hơn đến 15 lần so với hệ thống của Rowley-Baluja-Kanade và nhanh hơn 600 lần hệ thống của Schneiderman-Kanade.</w:t>
      </w:r>
    </w:p>
    <w:p w:rsidR="00000000" w:rsidDel="00000000" w:rsidP="00000000" w:rsidRDefault="00000000" w:rsidRPr="00000000" w14:paraId="000001EF">
      <w:pPr>
        <w:spacing w:line="360" w:lineRule="auto"/>
        <w:jc w:val="both"/>
        <w:rPr/>
      </w:pPr>
      <w:r w:rsidDel="00000000" w:rsidR="00000000" w:rsidRPr="00000000">
        <w:rPr>
          <w:rtl w:val="0"/>
        </w:rPr>
        <w:tab/>
        <w:t xml:space="preserve">Lý do mà cấu trúc cascade đạt tốc độ nhận dạng nhanh chính là nhờ nó sớm loại bỏ được các mẫu background đơn giản (thường có số lượng lớn hơn nhiều so với các mẫu chứa object – các mẫu chưa khuôn mặt cần tiến hành nhận dạng). Bên cạnh đó, hệ thống của Viola và Jones cũng đạt được độ chính xác khá cao nhờ vào thuật toán cascade training, các bộ nhận dạng được huấn luyện bằng AdaBoost với đặc trưng Haar-like mô tả tốt thông tin đối tượng, cùng với cách Integral Image tính nhanh các đặc trưng, không làm giảm tốc độ nhận dạng của hệ thống. Như vậy, mô hình Cascade of Boosted Classifiers thật sự là một cách tiếp cận tốt cả về tốc độ lẫn khả năng nhận dạng, rất phù hợp với bài nhận dạng mặt người.</w:t>
      </w:r>
    </w:p>
    <w:p w:rsidR="00000000" w:rsidDel="00000000" w:rsidP="00000000" w:rsidRDefault="00000000" w:rsidRPr="00000000" w14:paraId="000001F0">
      <w:pPr>
        <w:spacing w:line="36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numPr>
          <w:ilvl w:val="0"/>
          <w:numId w:val="6"/>
        </w:numPr>
        <w:spacing w:line="312" w:lineRule="auto"/>
        <w:ind w:left="0" w:firstLine="0"/>
        <w:rPr>
          <w:i w:val="1"/>
        </w:rPr>
      </w:pPr>
      <w:bookmarkStart w:colFirst="0" w:colLast="0" w:name="_heading=h.4k668n3" w:id="55"/>
      <w:bookmarkEnd w:id="55"/>
      <w:r w:rsidDel="00000000" w:rsidR="00000000" w:rsidRPr="00000000">
        <w:rPr>
          <w:sz w:val="36"/>
          <w:szCs w:val="36"/>
          <w:rtl w:val="0"/>
        </w:rPr>
        <w:t xml:space="preserve">PHÂN TÍCH VÀ XÂY DỰNG HỆ THỐNG</w:t>
      </w:r>
      <w:r w:rsidDel="00000000" w:rsidR="00000000" w:rsidRPr="00000000">
        <w:rPr>
          <w:rtl w:val="0"/>
        </w:rPr>
      </w:r>
    </w:p>
    <w:p w:rsidR="00000000" w:rsidDel="00000000" w:rsidP="00000000" w:rsidRDefault="00000000" w:rsidRPr="00000000" w14:paraId="000001F2">
      <w:pPr>
        <w:pStyle w:val="Heading2"/>
        <w:numPr>
          <w:ilvl w:val="1"/>
          <w:numId w:val="6"/>
        </w:numPr>
        <w:spacing w:before="0" w:line="360" w:lineRule="auto"/>
        <w:ind w:left="0" w:firstLine="0"/>
        <w:rPr/>
      </w:pPr>
      <w:bookmarkStart w:colFirst="0" w:colLast="0" w:name="_heading=h.2zbgiuw" w:id="56"/>
      <w:bookmarkEnd w:id="56"/>
      <w:r w:rsidDel="00000000" w:rsidR="00000000" w:rsidRPr="00000000">
        <w:rPr>
          <w:rtl w:val="0"/>
        </w:rPr>
        <w:t xml:space="preserve">Tổng quan về openCV</w:t>
      </w:r>
    </w:p>
    <w:p w:rsidR="00000000" w:rsidDel="00000000" w:rsidP="00000000" w:rsidRDefault="00000000" w:rsidRPr="00000000" w14:paraId="000001F3">
      <w:pPr>
        <w:spacing w:line="360" w:lineRule="auto"/>
        <w:ind w:firstLine="567"/>
        <w:jc w:val="both"/>
        <w:rPr/>
      </w:pPr>
      <w:r w:rsidDel="00000000" w:rsidR="00000000" w:rsidRPr="00000000">
        <w:rPr>
          <w:rtl w:val="0"/>
        </w:rPr>
        <w:t xml:space="preserve">OpenCV là thư viện mã nguồn mở của intel về thị giác máy tính. Nó cung cấp một bộ mã nguồn bao gồm hàng trăm hàm, lớp dựa trên các thuật toán về xử lý ảnh cũng như Computer vision dùng ngôn ngữ Python/C++. Open CV thể hiện sự đa dạng của trí tuệ nhân tạo. Được ứng dụng nhiều trong các bài toán nhận dạng mặt, dò tìm mặt, phát hiện mặt, lọc Kalman, …  </w:t>
      </w:r>
    </w:p>
    <w:p w:rsidR="00000000" w:rsidDel="00000000" w:rsidP="00000000" w:rsidRDefault="00000000" w:rsidRPr="00000000" w14:paraId="000001F4">
      <w:pPr>
        <w:spacing w:line="360" w:lineRule="auto"/>
        <w:jc w:val="both"/>
        <w:rPr/>
      </w:pPr>
      <w:r w:rsidDel="00000000" w:rsidR="00000000" w:rsidRPr="00000000">
        <w:rPr>
          <w:rtl w:val="0"/>
        </w:rPr>
        <w:tab/>
        <w:t xml:space="preserve">Cấu trúc tổng quan của OpenCV bao gồm 5 phần chính. 4 trong 5 phần đó được chỉ ra trong hình vẽ dưới.  </w:t>
      </w:r>
    </w:p>
    <w:p w:rsidR="00000000" w:rsidDel="00000000" w:rsidP="00000000" w:rsidRDefault="00000000" w:rsidRPr="00000000" w14:paraId="000001F5">
      <w:pPr>
        <w:keepNext w:val="1"/>
        <w:spacing w:line="360" w:lineRule="auto"/>
        <w:jc w:val="center"/>
        <w:rPr/>
      </w:pPr>
      <w:r w:rsidDel="00000000" w:rsidR="00000000" w:rsidRPr="00000000">
        <w:rPr/>
        <w:drawing>
          <wp:inline distB="0" distT="0" distL="0" distR="0">
            <wp:extent cx="5448300" cy="2529840"/>
            <wp:effectExtent b="0" l="0" r="0" t="0"/>
            <wp:docPr id="198189740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48300" cy="252984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Cấu trúc cơ bản của OpenCV</w:t>
      </w:r>
    </w:p>
    <w:p w:rsidR="00000000" w:rsidDel="00000000" w:rsidP="00000000" w:rsidRDefault="00000000" w:rsidRPr="00000000" w14:paraId="000001F7">
      <w:pPr>
        <w:spacing w:line="360" w:lineRule="auto"/>
        <w:jc w:val="both"/>
        <w:rPr/>
      </w:pPr>
      <w:r w:rsidDel="00000000" w:rsidR="00000000" w:rsidRPr="00000000">
        <w:rPr>
          <w:rtl w:val="0"/>
        </w:rPr>
        <w:tab/>
        <w:t xml:space="preserve">Phần CV bao gồm các thư viện cơ bản về xử lý ảnh và các giải thuật về thị giác máy tính. ML là bộ thư viện về các thuật toán học máy, bao gồm rất nhiều bộ phân cụm và phân loại thống kê. HighGUI chứa đựng những thủ tục vào ra, các chức năng về lưu trữ cũng như đọc các file ảnh và video. Phần thứ 4, Cxcore chứa đựng các cấu trúc dữ liệu cơ bản ( ví dụ như cấu trúc XML, các cây dữ liệu …). Phần cuối cùng là CvAux, phần này bao gồm các thư viện cho việc phát hiện, theo dõi và nhận dạng đối tượng (khuôn mặt, mắt …).</w:t>
      </w:r>
    </w:p>
    <w:p w:rsidR="00000000" w:rsidDel="00000000" w:rsidP="00000000" w:rsidRDefault="00000000" w:rsidRPr="00000000" w14:paraId="000001F8">
      <w:pPr>
        <w:pStyle w:val="Heading2"/>
        <w:numPr>
          <w:ilvl w:val="1"/>
          <w:numId w:val="6"/>
        </w:numPr>
        <w:spacing w:before="0" w:line="360" w:lineRule="auto"/>
        <w:ind w:left="0" w:firstLine="0"/>
        <w:rPr/>
      </w:pPr>
      <w:bookmarkStart w:colFirst="0" w:colLast="0" w:name="_heading=h.3ygebqi" w:id="58"/>
      <w:bookmarkEnd w:id="58"/>
      <w:r w:rsidDel="00000000" w:rsidR="00000000" w:rsidRPr="00000000">
        <w:rPr>
          <w:rtl w:val="0"/>
        </w:rPr>
        <w:t xml:space="preserve">Phân tích</w:t>
      </w:r>
    </w:p>
    <w:p w:rsidR="00000000" w:rsidDel="00000000" w:rsidP="00000000" w:rsidRDefault="00000000" w:rsidRPr="00000000" w14:paraId="000001F9">
      <w:pPr>
        <w:pStyle w:val="Heading3"/>
        <w:numPr>
          <w:ilvl w:val="2"/>
          <w:numId w:val="6"/>
        </w:numPr>
        <w:spacing w:after="0" w:before="0" w:line="360" w:lineRule="auto"/>
        <w:ind w:left="0" w:firstLine="0"/>
        <w:rPr/>
      </w:pPr>
      <w:bookmarkStart w:colFirst="0" w:colLast="0" w:name="_heading=h.2dlolyb" w:id="59"/>
      <w:bookmarkEnd w:id="59"/>
      <w:r w:rsidDel="00000000" w:rsidR="00000000" w:rsidRPr="00000000">
        <w:rPr>
          <w:rtl w:val="0"/>
        </w:rPr>
        <w:t xml:space="preserve">Chức năng của hệ thông</w:t>
      </w:r>
    </w:p>
    <w:p w:rsidR="00000000" w:rsidDel="00000000" w:rsidP="00000000" w:rsidRDefault="00000000" w:rsidRPr="00000000" w14:paraId="000001FA">
      <w:pPr>
        <w:spacing w:line="360" w:lineRule="auto"/>
        <w:ind w:firstLine="567"/>
        <w:rPr/>
      </w:pPr>
      <w:r w:rsidDel="00000000" w:rsidR="00000000" w:rsidRPr="00000000">
        <w:rPr>
          <w:rtl w:val="0"/>
        </w:rPr>
        <w:t xml:space="preserve">Nhiệm vụ của chương trình đó là dò tìm đám cháy từ ảnh, video hay webcam, và đưa ra cảnh báo cho người dùng.</w:t>
      </w:r>
    </w:p>
    <w:p w:rsidR="00000000" w:rsidDel="00000000" w:rsidP="00000000" w:rsidRDefault="00000000" w:rsidRPr="00000000" w14:paraId="000001FB">
      <w:pPr>
        <w:keepNext w:val="1"/>
        <w:spacing w:line="360" w:lineRule="auto"/>
        <w:jc w:val="center"/>
        <w:rPr/>
      </w:pPr>
      <w:r w:rsidDel="00000000" w:rsidR="00000000" w:rsidRPr="00000000">
        <w:rPr/>
        <w:drawing>
          <wp:inline distB="0" distT="0" distL="0" distR="0">
            <wp:extent cx="5760720" cy="854710"/>
            <wp:effectExtent b="0" l="0" r="0" t="0"/>
            <wp:docPr id="198189740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60720" cy="85471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Sơ đồ khối hệ thống</w:t>
      </w:r>
    </w:p>
    <w:p w:rsidR="00000000" w:rsidDel="00000000" w:rsidP="00000000" w:rsidRDefault="00000000" w:rsidRPr="00000000" w14:paraId="000001FD">
      <w:pPr>
        <w:spacing w:line="360" w:lineRule="auto"/>
        <w:ind w:firstLine="567"/>
        <w:rPr/>
      </w:pPr>
      <w:r w:rsidDel="00000000" w:rsidR="00000000" w:rsidRPr="00000000">
        <w:rPr>
          <w:rtl w:val="0"/>
        </w:rPr>
        <w:t xml:space="preserve">Như vậy chức năng của chương trình bao gồm:</w:t>
      </w:r>
    </w:p>
    <w:p w:rsidR="00000000" w:rsidDel="00000000" w:rsidP="00000000" w:rsidRDefault="00000000" w:rsidRPr="00000000" w14:paraId="000001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webcam, lấy ảnh đầu vào</w:t>
      </w:r>
    </w:p>
    <w:p w:rsidR="00000000" w:rsidDel="00000000" w:rsidP="00000000" w:rsidRDefault="00000000" w:rsidRPr="00000000" w14:paraId="000001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hiện đám cháy</w:t>
      </w:r>
    </w:p>
    <w:p w:rsidR="00000000" w:rsidDel="00000000" w:rsidP="00000000" w:rsidRDefault="00000000" w:rsidRPr="00000000" w14:paraId="000002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Đưa ra cảnh báo cho người dùng</w:t>
      </w:r>
    </w:p>
    <w:p w:rsidR="00000000" w:rsidDel="00000000" w:rsidP="00000000" w:rsidRDefault="00000000" w:rsidRPr="00000000" w14:paraId="00000201">
      <w:pPr>
        <w:pStyle w:val="Heading3"/>
        <w:numPr>
          <w:ilvl w:val="2"/>
          <w:numId w:val="6"/>
        </w:numPr>
        <w:spacing w:after="0" w:before="0" w:line="360" w:lineRule="auto"/>
        <w:ind w:left="0" w:firstLine="0"/>
        <w:rPr/>
      </w:pPr>
      <w:bookmarkStart w:colFirst="0" w:colLast="0" w:name="_heading=h.3cqmetx" w:id="61"/>
      <w:bookmarkEnd w:id="61"/>
      <w:r w:rsidDel="00000000" w:rsidR="00000000" w:rsidRPr="00000000">
        <w:rPr>
          <w:rtl w:val="0"/>
        </w:rPr>
        <w:t xml:space="preserve">Cách thức hoạt động của hệ thống</w:t>
      </w:r>
    </w:p>
    <w:p w:rsidR="00000000" w:rsidDel="00000000" w:rsidP="00000000" w:rsidRDefault="00000000" w:rsidRPr="00000000" w14:paraId="00000202">
      <w:pPr>
        <w:spacing w:line="360" w:lineRule="auto"/>
        <w:ind w:firstLine="567"/>
        <w:jc w:val="both"/>
        <w:rPr/>
      </w:pPr>
      <w:r w:rsidDel="00000000" w:rsidR="00000000" w:rsidRPr="00000000">
        <w:rPr>
          <w:rtl w:val="0"/>
        </w:rPr>
        <w:t xml:space="preserve">Hệ thống sẽ sử dụng thuật toán Harr Cascade (ở phần cơ sở lý thuyết để nhận diện đám cháy). Tuy nhiên, thuật toán Harr Cascade có những nhược điểm là dễ bị nhận diện nhầm các đối tượng giả - phát hiện đám cháy nhưng không có đám cháy nào. Để khắc phục độ chính xác cho hệ thống, chúng em sử dụng phân vùng ảnh dựa trên trên ngưỡng.</w:t>
      </w:r>
    </w:p>
    <w:p w:rsidR="00000000" w:rsidDel="00000000" w:rsidP="00000000" w:rsidRDefault="00000000" w:rsidRPr="00000000" w14:paraId="00000203">
      <w:pPr>
        <w:spacing w:line="360" w:lineRule="auto"/>
        <w:jc w:val="both"/>
        <w:rPr/>
      </w:pPr>
      <w:r w:rsidDel="00000000" w:rsidR="00000000" w:rsidRPr="00000000">
        <w:rPr>
          <w:rtl w:val="0"/>
        </w:rPr>
        <w:tab/>
        <w:t xml:space="preserve">Đặc trưng thứ hai của màu sắc ngọn lửa được rút ra từ thực nghiệm. Đó là các giá trị trên các kênh RGB luôn nằm trong một ngưỡng nhất định: </w:t>
      </w:r>
    </w:p>
    <w:p w:rsidR="00000000" w:rsidDel="00000000" w:rsidP="00000000" w:rsidRDefault="00000000" w:rsidRPr="00000000" w14:paraId="00000204">
      <w:pPr>
        <w:spacing w:line="360" w:lineRule="auto"/>
        <w:jc w:val="both"/>
        <w:rPr/>
      </w:pPr>
      <w:r w:rsidDel="00000000" w:rsidR="00000000" w:rsidRPr="00000000">
        <w:rPr>
          <w:rtl w:val="0"/>
        </w:rPr>
        <w:t xml:space="preserve">P(x,y) = </w:t>
      </w:r>
      <m:oMath>
        <m:r>
          <w:rPr/>
          <m:t xml:space="preserve">{</m:t>
        </m:r>
        <m:r>
          <w:rPr>
            <w:rFonts w:ascii="Cambria Math" w:cs="Cambria Math" w:eastAsia="Cambria Math" w:hAnsi="Cambria Math"/>
          </w:rPr>
          <m:t xml:space="preserve">1,  nếu R</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&gt;190 và G</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&gt;100 và B</m:t>
        </m:r>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r>
          <w:rPr>
            <w:rFonts w:ascii="Cambria Math" w:cs="Cambria Math" w:eastAsia="Cambria Math" w:hAnsi="Cambria Math"/>
          </w:rPr>
          <m:t xml:space="preserve">&lt;140</m:t>
        </m:r>
        <m:r>
          <w:rPr/>
          <m:t xml:space="preserve"> </m:t>
        </m:r>
        <m:r>
          <w:rPr>
            <w:rFonts w:ascii="Cambria Math" w:cs="Cambria Math" w:eastAsia="Cambria Math" w:hAnsi="Cambria Math"/>
          </w:rPr>
          <m:t xml:space="preserve">0, trong các trường hợp khác</m:t>
        </m:r>
        <m:r>
          <w:rPr/>
          <m:t xml:space="preserve"> </m:t>
        </m:r>
      </m:oMath>
      <w:r w:rsidDel="00000000" w:rsidR="00000000" w:rsidRPr="00000000">
        <w:rPr>
          <w:rtl w:val="0"/>
        </w:rPr>
      </w:r>
    </w:p>
    <w:p w:rsidR="00000000" w:rsidDel="00000000" w:rsidP="00000000" w:rsidRDefault="00000000" w:rsidRPr="00000000" w14:paraId="00000205">
      <w:pPr>
        <w:spacing w:line="360" w:lineRule="auto"/>
        <w:ind w:firstLine="567"/>
        <w:jc w:val="both"/>
        <w:rPr>
          <w:sz w:val="28"/>
          <w:szCs w:val="28"/>
        </w:rPr>
      </w:pPr>
      <w:r w:rsidDel="00000000" w:rsidR="00000000" w:rsidRPr="00000000">
        <w:rPr>
          <w:rtl w:val="0"/>
        </w:rPr>
        <w:t xml:space="preserve">Trong đó, P(x,y) là điểm ảnh (x,y); R(x,y), G(x,y) và B(x,y) lần lượt là giá trị trên kênh R, kênh G và kênh B của điểm ảnh tại tọa độ (x,y). </w:t>
      </w:r>
      <w:r w:rsidDel="00000000" w:rsidR="00000000" w:rsidRPr="00000000">
        <w:rPr>
          <w:sz w:val="28"/>
          <w:szCs w:val="28"/>
          <w:rtl w:val="0"/>
        </w:rPr>
        <w:t xml:space="preserve">Dựa vào đặc trưng của lửa như ở trên để áp dụng phân vùng đám cháy.</w:t>
      </w:r>
    </w:p>
    <w:p w:rsidR="00000000" w:rsidDel="00000000" w:rsidP="00000000" w:rsidRDefault="00000000" w:rsidRPr="00000000" w14:paraId="00000206">
      <w:pPr>
        <w:spacing w:line="360" w:lineRule="auto"/>
        <w:ind w:firstLine="567"/>
        <w:jc w:val="both"/>
        <w:rPr>
          <w:sz w:val="28"/>
          <w:szCs w:val="28"/>
        </w:rPr>
      </w:pPr>
      <w:r w:rsidDel="00000000" w:rsidR="00000000" w:rsidRPr="00000000">
        <w:rPr>
          <w:sz w:val="28"/>
          <w:szCs w:val="28"/>
          <w:rtl w:val="0"/>
        </w:rPr>
        <w:t xml:space="preserve">Với cách thức trên, ta có chương trình hệ thống hoạt động như sau:</w:t>
      </w:r>
    </w:p>
    <w:p w:rsidR="00000000" w:rsidDel="00000000" w:rsidP="00000000" w:rsidRDefault="00000000" w:rsidRPr="00000000" w14:paraId="00000207">
      <w:pPr>
        <w:keepNext w:val="1"/>
        <w:ind w:firstLine="567"/>
        <w:jc w:val="center"/>
        <w:rPr/>
      </w:pPr>
      <w:r w:rsidDel="00000000" w:rsidR="00000000" w:rsidRPr="00000000">
        <w:rPr/>
        <w:drawing>
          <wp:inline distB="0" distT="0" distL="0" distR="0">
            <wp:extent cx="5322085" cy="2594751"/>
            <wp:effectExtent b="0" l="0" r="0" t="0"/>
            <wp:docPr id="198189740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322085" cy="2594751"/>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Khái quát quá trình thực hiện hệ thống</w:t>
      </w:r>
    </w:p>
    <w:p w:rsidR="00000000" w:rsidDel="00000000" w:rsidP="00000000" w:rsidRDefault="00000000" w:rsidRPr="00000000" w14:paraId="00000209">
      <w:pPr>
        <w:spacing w:line="360" w:lineRule="auto"/>
        <w:ind w:firstLine="567"/>
        <w:jc w:val="both"/>
        <w:rPr/>
      </w:pPr>
      <w:r w:rsidDel="00000000" w:rsidR="00000000" w:rsidRPr="00000000">
        <w:rPr>
          <w:rtl w:val="0"/>
        </w:rPr>
        <w:t xml:space="preserve">Đâu tiền hệ thống sẽ lấy ảnh vào từ webcam, sau đó tiến hành các bước tiền xử lý trước khi thực hiện thuật toán nhận diện nhằm nâng cấp ảnh. Các bước bao gồm biến đổi ảnh xám và thực hiện cân bằng xám. Tiếp theo sẽ thực hiện nhận diện đám cháy dựa trên thuật toán Harr Cascade cụ thể là sử dụng hàm </w:t>
      </w:r>
      <w:r w:rsidDel="00000000" w:rsidR="00000000" w:rsidRPr="00000000">
        <w:rPr>
          <w:b w:val="1"/>
          <w:rtl w:val="0"/>
        </w:rPr>
        <w:t xml:space="preserve">detectMultiScale() </w:t>
      </w:r>
      <w:r w:rsidDel="00000000" w:rsidR="00000000" w:rsidRPr="00000000">
        <w:rPr>
          <w:rtl w:val="0"/>
        </w:rPr>
        <w:t xml:space="preserve">thuộc lớp CascadeClassifier có sẵn trong OpenCV để nhận diện đối tượng dựa vào bộ phân lớp được lưu trong file .xml. Bởi vì độ chính xác của thuật toán Harr Cascade chưa cao  nên hệ thống cũng sẽ tiến hành phân vùng ảnh có màu sắc phù hợp với đặc trưng màu sắc của lửa. Bước cuối cùng sẽ tiến hành so khớp ảnh đã nhận diện với ảnh đã phân vùng, đưa ra cảnh báo cho người dùng nếu đúng là có hỏa hoạn.</w:t>
      </w:r>
    </w:p>
    <w:p w:rsidR="00000000" w:rsidDel="00000000" w:rsidP="00000000" w:rsidRDefault="00000000" w:rsidRPr="00000000" w14:paraId="0000020A">
      <w:pPr>
        <w:pStyle w:val="Heading2"/>
        <w:numPr>
          <w:ilvl w:val="1"/>
          <w:numId w:val="6"/>
        </w:numPr>
        <w:spacing w:before="0" w:line="360" w:lineRule="auto"/>
        <w:ind w:left="0" w:firstLine="0"/>
        <w:rPr/>
      </w:pPr>
      <w:bookmarkStart w:colFirst="0" w:colLast="0" w:name="_heading=h.4bvk7pj" w:id="63"/>
      <w:bookmarkEnd w:id="63"/>
      <w:r w:rsidDel="00000000" w:rsidR="00000000" w:rsidRPr="00000000">
        <w:rPr>
          <w:rtl w:val="0"/>
        </w:rPr>
        <w:t xml:space="preserve">Xây dựng hệ thống</w:t>
      </w:r>
    </w:p>
    <w:p w:rsidR="00000000" w:rsidDel="00000000" w:rsidP="00000000" w:rsidRDefault="00000000" w:rsidRPr="00000000" w14:paraId="0000020B">
      <w:pPr>
        <w:pStyle w:val="Heading3"/>
        <w:numPr>
          <w:ilvl w:val="2"/>
          <w:numId w:val="6"/>
        </w:numPr>
        <w:spacing w:after="0" w:before="0" w:line="360" w:lineRule="auto"/>
        <w:ind w:left="0" w:firstLine="0"/>
        <w:rPr/>
      </w:pPr>
      <w:bookmarkStart w:colFirst="0" w:colLast="0" w:name="_heading=h.2r0uhxc" w:id="64"/>
      <w:bookmarkEnd w:id="64"/>
      <w:r w:rsidDel="00000000" w:rsidR="00000000" w:rsidRPr="00000000">
        <w:rPr>
          <w:rtl w:val="0"/>
        </w:rPr>
        <w:t xml:space="preserve">Xây dựng tập tin để huấn luyện</w:t>
      </w:r>
    </w:p>
    <w:p w:rsidR="00000000" w:rsidDel="00000000" w:rsidP="00000000" w:rsidRDefault="00000000" w:rsidRPr="00000000" w14:paraId="0000020C">
      <w:pPr>
        <w:spacing w:line="360" w:lineRule="auto"/>
        <w:ind w:firstLine="567"/>
        <w:jc w:val="both"/>
        <w:rPr/>
      </w:pPr>
      <w:r w:rsidDel="00000000" w:rsidR="00000000" w:rsidRPr="00000000">
        <w:rPr>
          <w:rtl w:val="0"/>
        </w:rPr>
        <w:t xml:space="preserve">Chuẩn bị 2 bộ ảnh, một bộ ảnh có chứa đối tượng gọi là ảnh dương. Bộ còn lại là những ảnh bất kỳ không chứa đối tượng gọi là ảnh âm. Số lượng ảnh âm và dương càng nhiều thì độ chính xác càng cao và thời gian huấn luyện càng lâu. Khi training, chương trình sẽ rút ra đặc trưng rồi so sánh với các ảnh âm, nếu đặc trưng đó được tìm thấy trong ảnh âm thì đặc trưng đó không phù hợp. Cần phải chỉ định rõ vị trí hình chữ nhật chứa đối tượng cần tìm và lưu vào file chỉ mục.</w:t>
      </w:r>
    </w:p>
    <w:p w:rsidR="00000000" w:rsidDel="00000000" w:rsidP="00000000" w:rsidRDefault="00000000" w:rsidRPr="00000000" w14:paraId="0000020D">
      <w:pPr>
        <w:spacing w:line="360" w:lineRule="auto"/>
        <w:ind w:firstLine="567"/>
        <w:jc w:val="both"/>
        <w:rPr/>
      </w:pPr>
      <w:r w:rsidDel="00000000" w:rsidR="00000000" w:rsidRPr="00000000">
        <w:rPr>
          <w:rtl w:val="0"/>
        </w:rPr>
        <w:t xml:space="preserve">Sử dụng OpenCV để tạo tập tin XML bằng cách dùng lệnh create_samples của OpenCV để tạo các tệp mẫu.</w:t>
      </w:r>
    </w:p>
    <w:p w:rsidR="00000000" w:rsidDel="00000000" w:rsidP="00000000" w:rsidRDefault="00000000" w:rsidRPr="00000000" w14:paraId="0000020E">
      <w:pPr>
        <w:keepNext w:val="1"/>
        <w:spacing w:line="360" w:lineRule="auto"/>
        <w:jc w:val="center"/>
        <w:rPr/>
      </w:pPr>
      <w:r w:rsidDel="00000000" w:rsidR="00000000" w:rsidRPr="00000000">
        <w:rPr/>
        <w:drawing>
          <wp:inline distB="0" distT="0" distL="0" distR="0">
            <wp:extent cx="5760720" cy="2059305"/>
            <wp:effectExtent b="0" l="0" r="0" t="0"/>
            <wp:docPr id="19818974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60720"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3.4 Dữ liệu dùng để huấn luyện</w:t>
      </w:r>
    </w:p>
    <w:p w:rsidR="00000000" w:rsidDel="00000000" w:rsidP="00000000" w:rsidRDefault="00000000" w:rsidRPr="00000000" w14:paraId="00000210">
      <w:pPr>
        <w:pStyle w:val="Heading3"/>
        <w:numPr>
          <w:ilvl w:val="2"/>
          <w:numId w:val="6"/>
        </w:numPr>
        <w:spacing w:after="0" w:before="0" w:line="360" w:lineRule="auto"/>
        <w:ind w:left="0" w:firstLine="0"/>
        <w:rPr/>
      </w:pPr>
      <w:bookmarkStart w:colFirst="0" w:colLast="0" w:name="_heading=h.3q5sasy" w:id="66"/>
      <w:bookmarkEnd w:id="66"/>
      <w:r w:rsidDel="00000000" w:rsidR="00000000" w:rsidRPr="00000000">
        <w:rPr>
          <w:rtl w:val="0"/>
        </w:rPr>
        <w:t xml:space="preserve">Kết quả sau khi chạy chương trình</w:t>
      </w:r>
    </w:p>
    <w:p w:rsidR="00000000" w:rsidDel="00000000" w:rsidP="00000000" w:rsidRDefault="00000000" w:rsidRPr="00000000" w14:paraId="00000211">
      <w:pPr>
        <w:keepNext w:val="1"/>
        <w:spacing w:line="360" w:lineRule="auto"/>
        <w:jc w:val="center"/>
        <w:rPr/>
      </w:pPr>
      <w:r w:rsidDel="00000000" w:rsidR="00000000" w:rsidRPr="00000000">
        <w:rPr/>
        <w:drawing>
          <wp:inline distB="0" distT="0" distL="0" distR="0">
            <wp:extent cx="3200400" cy="1771650"/>
            <wp:effectExtent b="0" l="0" r="0" t="0"/>
            <wp:docPr id="19818974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2004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3.5 Lửa được nhận diện</w:t>
      </w:r>
    </w:p>
    <w:p w:rsidR="00000000" w:rsidDel="00000000" w:rsidP="00000000" w:rsidRDefault="00000000" w:rsidRPr="00000000" w14:paraId="00000213">
      <w:pPr>
        <w:keepNext w:val="1"/>
        <w:jc w:val="center"/>
        <w:rPr/>
      </w:pPr>
      <w:r w:rsidDel="00000000" w:rsidR="00000000" w:rsidRPr="00000000">
        <w:rPr/>
        <w:drawing>
          <wp:inline distB="0" distT="0" distL="0" distR="0">
            <wp:extent cx="4496330" cy="2788893"/>
            <wp:effectExtent b="0" l="0" r="0" t="0"/>
            <wp:docPr id="19818974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496330" cy="2788893"/>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3.6 Lửa được tách ra khi sử dùng phân vùng ảnh</w:t>
      </w:r>
    </w:p>
    <w:p w:rsidR="00000000" w:rsidDel="00000000" w:rsidP="00000000" w:rsidRDefault="00000000" w:rsidRPr="00000000" w14:paraId="00000215">
      <w:pPr>
        <w:keepNext w:val="1"/>
        <w:jc w:val="center"/>
        <w:rPr/>
      </w:pPr>
      <w:r w:rsidDel="00000000" w:rsidR="00000000" w:rsidRPr="00000000">
        <w:rPr/>
        <w:drawing>
          <wp:inline distB="0" distT="0" distL="0" distR="0">
            <wp:extent cx="4473291" cy="2745019"/>
            <wp:effectExtent b="0" l="0" r="0" t="0"/>
            <wp:docPr id="19818974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473291" cy="2745019"/>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3.7 Cảnh báo có đám cháy</w:t>
      </w:r>
    </w:p>
    <w:p w:rsidR="00000000" w:rsidDel="00000000" w:rsidP="00000000" w:rsidRDefault="00000000" w:rsidRPr="00000000" w14:paraId="00000217">
      <w:pPr>
        <w:rPr>
          <w:i w:val="1"/>
        </w:rPr>
      </w:pPr>
      <w:bookmarkStart w:colFirst="0" w:colLast="0" w:name="_heading=h.1jlao46" w:id="70"/>
      <w:bookmarkEnd w:id="70"/>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1"/>
        <w:spacing w:line="360" w:lineRule="auto"/>
        <w:rPr>
          <w:sz w:val="36"/>
          <w:szCs w:val="36"/>
        </w:rPr>
      </w:pPr>
      <w:bookmarkStart w:colFirst="0" w:colLast="0" w:name="_heading=h.43ky6rz" w:id="71"/>
      <w:bookmarkEnd w:id="71"/>
      <w:r w:rsidDel="00000000" w:rsidR="00000000" w:rsidRPr="00000000">
        <w:rPr>
          <w:sz w:val="36"/>
          <w:szCs w:val="36"/>
          <w:rtl w:val="0"/>
        </w:rPr>
        <w:t xml:space="preserve">KẾT LUẬN VÀ HƯỚNG NGHIÊN CỨU</w:t>
      </w:r>
    </w:p>
    <w:p w:rsidR="00000000" w:rsidDel="00000000" w:rsidP="00000000" w:rsidRDefault="00000000" w:rsidRPr="00000000" w14:paraId="000002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w:t>
      </w: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thành công thuật toán Harr Cascade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bài toán phát hiện đám cháy, nhận diện được real time camera.</w:t>
      </w:r>
    </w:p>
    <w:p w:rsidR="00000000" w:rsidDel="00000000" w:rsidP="00000000" w:rsidRDefault="00000000" w:rsidRPr="00000000" w14:paraId="000002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thêm về khái quát xử lý ảnh.</w:t>
      </w:r>
    </w:p>
    <w:p w:rsidR="00000000" w:rsidDel="00000000" w:rsidP="00000000" w:rsidRDefault="00000000" w:rsidRPr="00000000" w14:paraId="000002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thêm về bài toán xử lý nhận dạng đối tượng.</w:t>
      </w:r>
    </w:p>
    <w:p w:rsidR="00000000" w:rsidDel="00000000" w:rsidP="00000000" w:rsidRDefault="00000000" w:rsidRPr="00000000" w14:paraId="000002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hỏi thêm về ngôn ngữ lập trình Python và thư viện Opencv.</w:t>
      </w:r>
    </w:p>
    <w:p w:rsidR="00000000" w:rsidDel="00000000" w:rsidP="00000000" w:rsidRDefault="00000000" w:rsidRPr="00000000" w14:paraId="000002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nghiên cứu</w:t>
      </w:r>
      <w:r w:rsidDel="00000000" w:rsidR="00000000" w:rsidRPr="00000000">
        <w:rPr>
          <w:rtl w:val="0"/>
        </w:rPr>
      </w:r>
    </w:p>
    <w:p w:rsidR="00000000" w:rsidDel="00000000" w:rsidP="00000000" w:rsidRDefault="00000000" w:rsidRPr="00000000" w14:paraId="0000021F">
      <w:pPr>
        <w:spacing w:after="120" w:line="360" w:lineRule="auto"/>
        <w:ind w:firstLine="360"/>
        <w:jc w:val="both"/>
        <w:rPr/>
      </w:pPr>
      <w:r w:rsidDel="00000000" w:rsidR="00000000" w:rsidRPr="00000000">
        <w:rPr>
          <w:rtl w:val="0"/>
        </w:rPr>
        <w:t xml:space="preserve">Hoàn thiện về phần giao diện. Tối ưu hóa việc sử dụng của người dùng và ứng dụng. Sử dụng các phương pháp học dữ liệu nhận diện khuôn mặt này để áp dụng vào điểm danh ở các nơi công sở, trường học để thuận lợi cho việc quản lý nhân sự.</w:t>
      </w:r>
    </w:p>
    <w:p w:rsidR="00000000" w:rsidDel="00000000" w:rsidP="00000000" w:rsidRDefault="00000000" w:rsidRPr="00000000" w14:paraId="00000220">
      <w:pPr>
        <w:rPr>
          <w:i w:val="1"/>
        </w:rPr>
        <w:sectPr>
          <w:headerReference r:id="rId28" w:type="default"/>
          <w:footerReference r:id="rId29" w:type="default"/>
          <w:footerReference r:id="rId30" w:type="first"/>
          <w:type w:val="nextPage"/>
          <w:pgSz w:h="16840" w:w="11907" w:orient="portrait"/>
          <w:pgMar w:bottom="1134" w:top="1134" w:left="1701" w:right="1134" w:header="720" w:footer="720"/>
          <w:pgNumType w:start="1"/>
        </w:sectPr>
      </w:pPr>
      <w:r w:rsidDel="00000000" w:rsidR="00000000" w:rsidRPr="00000000">
        <w:rPr>
          <w:rtl w:val="0"/>
        </w:rPr>
        <w:tab/>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TÀI LIỆU THAM KHẢO</w:t>
      </w:r>
      <w:r w:rsidDel="00000000" w:rsidR="00000000" w:rsidRPr="00000000">
        <w:rPr>
          <w:rtl w:val="0"/>
        </w:rPr>
      </w:r>
    </w:p>
    <w:tbl>
      <w:tblPr>
        <w:tblStyle w:val="Table10"/>
        <w:tblW w:w="9162.0" w:type="dxa"/>
        <w:jc w:val="left"/>
        <w:tblInd w:w="-15.0" w:type="dxa"/>
        <w:tblLayout w:type="fixed"/>
        <w:tblLook w:val="0400"/>
      </w:tblPr>
      <w:tblGrid>
        <w:gridCol w:w="495"/>
        <w:gridCol w:w="8667"/>
        <w:tblGridChange w:id="0">
          <w:tblGrid>
            <w:gridCol w:w="495"/>
            <w:gridCol w:w="8667"/>
          </w:tblGrid>
        </w:tblGridChange>
      </w:tblGrid>
      <w:sdt>
        <w:sdtPr>
          <w:tag w:val="goog_rdk_31"/>
        </w:sdtPr>
        <w:sdtContent>
          <w:tr>
            <w:trPr>
              <w:cantSplit w:val="0"/>
              <w:tblHeader w:val="0"/>
              <w:ins w:author="ndhien@cit.udn.vn" w:id="15" w:date="2021-03-24T12:11:00Z"/>
            </w:trPr>
            <w:tc>
              <w:tcPr/>
              <w:sdt>
                <w:sdtPr>
                  <w:tag w:val="goog_rdk_33"/>
                </w:sdtPr>
                <w:sdtContent>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2"/>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tl w:val="0"/>
                            </w:rPr>
                          </w:r>
                        </w:ins>
                      </w:sdtContent>
                    </w:sdt>
                  </w:p>
                </w:sdtContent>
              </w:sdt>
            </w:tc>
            <w:tc>
              <w:tcPr/>
              <w:sdt>
                <w:sdtPr>
                  <w:tag w:val="goog_rdk_35"/>
                </w:sdtPr>
                <w:sdtContent>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4"/>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xuất bản truyền thông , "Thị giác máy tính"</w:t>
                          </w:r>
                        </w:ins>
                      </w:sdtContent>
                    </w:sdt>
                  </w:p>
                </w:sdtContent>
              </w:sdt>
            </w:tc>
          </w:tr>
        </w:sdtContent>
      </w:sdt>
      <w:sdt>
        <w:sdtPr>
          <w:tag w:val="goog_rdk_36"/>
        </w:sdtPr>
        <w:sdtContent>
          <w:tr>
            <w:trPr>
              <w:cantSplit w:val="0"/>
              <w:tblHeader w:val="0"/>
              <w:ins w:author="ndhien@cit.udn.vn" w:id="15" w:date="2021-03-24T12:11:00Z"/>
            </w:trPr>
            <w:tc>
              <w:tcPr/>
              <w:sdt>
                <w:sdtPr>
                  <w:tag w:val="goog_rdk_38"/>
                </w:sdtPr>
                <w:sdtContent>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7"/>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ins>
                      </w:sdtContent>
                    </w:sdt>
                  </w:p>
                </w:sdtContent>
              </w:sdt>
            </w:tc>
            <w:tc>
              <w:tcPr/>
              <w:sdt>
                <w:sdtPr>
                  <w:tag w:val="goog_rdk_40"/>
                </w:sdtPr>
                <w:sdtContent>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9"/>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Ngọc Pha , Nguyễn Trọng Hiếu , Nguyễn Việt Thắng , Nguyễn Trường Sơn , Quách Công Hoàng , Phạm Minh Triển, "THIẾT KẾ, CHẾ TẠO HỆ THỐNG CẢNH BÁO SỚM ĐÁM CHÁY TRONG TÒA NHÀ CAO TẦNG SỬ DỤNG CÔNG NGHỆ HỌC MÁY"</w:t>
                          </w:r>
                        </w:ins>
                      </w:sdtContent>
                    </w:sdt>
                  </w:p>
                </w:sdtContent>
              </w:sdt>
            </w:tc>
          </w:tr>
        </w:sdtContent>
      </w:sdt>
      <w:sdt>
        <w:sdtPr>
          <w:tag w:val="goog_rdk_41"/>
        </w:sdtPr>
        <w:sdtContent>
          <w:tr>
            <w:trPr>
              <w:cantSplit w:val="0"/>
              <w:tblHeader w:val="0"/>
              <w:ins w:author="ndhien@cit.udn.vn" w:id="15" w:date="2021-03-24T12:11:00Z"/>
            </w:trPr>
            <w:tc>
              <w:tcPr/>
              <w:sdt>
                <w:sdtPr>
                  <w:tag w:val="goog_rdk_43"/>
                </w:sdtPr>
                <w:sdtContent>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2"/>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ins>
                      </w:sdtContent>
                    </w:sdt>
                  </w:p>
                </w:sdtContent>
              </w:sdt>
            </w:tc>
            <w:tc>
              <w:tcPr/>
              <w:sdt>
                <w:sdtPr>
                  <w:tag w:val="goog_rdk_45"/>
                </w:sdtPr>
                <w:sdtContent>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4"/>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Hữu Phát, Trần Hoàng Vũ, "ĐỀ XUẤT MỘT THUẬT TOÁN PHÁT HIỆN CHÁY RỪNG DỰA TRÊN KHÓI/LỬA TRONG HÌNH ẢNH".</w:t>
                          </w:r>
                        </w:ins>
                      </w:sdtContent>
                    </w:sdt>
                  </w:p>
                </w:sdtContent>
              </w:sdt>
            </w:tc>
          </w:tr>
        </w:sdtContent>
      </w:sdt>
      <w:sdt>
        <w:sdtPr>
          <w:tag w:val="goog_rdk_46"/>
        </w:sdtPr>
        <w:sdtContent>
          <w:tr>
            <w:trPr>
              <w:cantSplit w:val="0"/>
              <w:tblHeader w:val="0"/>
              <w:ins w:author="ndhien@cit.udn.vn" w:id="15" w:date="2021-03-24T12:11:00Z"/>
            </w:trPr>
            <w:tc>
              <w:tcPr/>
              <w:sdt>
                <w:sdtPr>
                  <w:tag w:val="goog_rdk_48"/>
                </w:sdtPr>
                <w:sdtContent>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7"/>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ins>
                      </w:sdtContent>
                    </w:sdt>
                  </w:p>
                </w:sdtContent>
              </w:sdt>
            </w:tc>
            <w:tc>
              <w:tcPr/>
              <w:sdt>
                <w:sdtPr>
                  <w:tag w:val="goog_rdk_50"/>
                </w:sdtPr>
                <w:sdtContent>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ns w:author="ndhien@cit.udn.vn" w:id="15" w:date="2021-03-24T12:11: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49"/>
                      </w:sdtPr>
                      <w:sdtContent>
                        <w:ins w:author="ndhien@cit.udn.vn" w:id="15" w:date="2021-03-24T12:11:0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Celik, H. Demirel, H. Ozkaramanli, and M. Uyguroglu, “Fire detection using statistical color model in video sequences,” J. Visual Commun. and Image Representation, 2007. </w:t>
                          </w:r>
                        </w:ins>
                      </w:sdtContent>
                    </w:sdt>
                  </w:p>
                </w:sdtContent>
              </w:sdt>
            </w:tc>
          </w:tr>
        </w:sdtContent>
      </w:sdt>
    </w:tbl>
    <w:sdt>
      <w:sdtPr>
        <w:tag w:val="goog_rdk_53"/>
      </w:sdtPr>
      <w:sdtContent>
        <w:p w:rsidR="00000000" w:rsidDel="00000000" w:rsidP="00000000" w:rsidRDefault="00000000" w:rsidRPr="00000000" w14:paraId="0000022A">
          <w:pPr>
            <w:rPr>
              <w:ins w:author="ndhien@cit.udn.vn" w:id="16" w:date="2021-03-24T12:11:00Z"/>
            </w:rPr>
          </w:pPr>
          <w:sdt>
            <w:sdtPr>
              <w:tag w:val="goog_rdk_52"/>
            </w:sdtPr>
            <w:sdtContent>
              <w:ins w:author="ndhien@cit.udn.vn" w:id="16" w:date="2021-03-24T12:11:00Z">
                <w:r w:rsidDel="00000000" w:rsidR="00000000" w:rsidRPr="00000000">
                  <w:rPr>
                    <w:rtl w:val="0"/>
                  </w:rPr>
                </w:r>
              </w:ins>
            </w:sdtContent>
          </w:sdt>
        </w:p>
      </w:sdtContent>
    </w:sdt>
    <w:sdt>
      <w:sdtPr>
        <w:tag w:val="goog_rdk_56"/>
      </w:sdtPr>
      <w:sdtContent>
        <w:p w:rsidR="00000000" w:rsidDel="00000000" w:rsidP="00000000" w:rsidRDefault="00000000" w:rsidRPr="00000000" w14:paraId="000002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55"/>
            </w:sdtPr>
            <w:sdtContent>
              <w:del w:author="ndhien@cit.udn.vn" w:id="16" w:date="2021-03-24T12:11:00Z">
                <w:r w:rsidDel="00000000" w:rsidR="00000000" w:rsidRPr="00000000">
                  <w:rPr>
                    <w:rtl w:val="0"/>
                  </w:rPr>
                </w:r>
              </w:del>
            </w:sdtContent>
          </w:sdt>
        </w:p>
      </w:sdtContent>
    </w:sdt>
    <w:sdt>
      <w:sdtPr>
        <w:tag w:val="goog_rdk_58"/>
      </w:sdtPr>
      <w:sdtContent>
        <w:p w:rsidR="00000000" w:rsidDel="00000000" w:rsidP="00000000" w:rsidRDefault="00000000" w:rsidRPr="00000000" w14:paraId="000002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57"/>
            </w:sdtPr>
            <w:sdtContent>
              <w:del w:author="ndhien@cit.udn.vn" w:id="16" w:date="2021-03-24T12:11:00Z">
                <w:r w:rsidDel="00000000" w:rsidR="00000000" w:rsidRPr="00000000">
                  <w:rPr>
                    <w:rtl w:val="0"/>
                  </w:rPr>
                </w:r>
              </w:del>
            </w:sdtContent>
          </w:sdt>
        </w:p>
      </w:sdtContent>
    </w:sdt>
    <w:sdt>
      <w:sdtPr>
        <w:tag w:val="goog_rdk_60"/>
      </w:sdtPr>
      <w:sdtContent>
        <w:p w:rsidR="00000000" w:rsidDel="00000000" w:rsidP="00000000" w:rsidRDefault="00000000" w:rsidRPr="00000000" w14:paraId="000002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59"/>
            </w:sdtPr>
            <w:sdtContent>
              <w:del w:author="ndhien@cit.udn.vn" w:id="16" w:date="2021-03-24T12:11:00Z">
                <w:r w:rsidDel="00000000" w:rsidR="00000000" w:rsidRPr="00000000">
                  <w:rPr>
                    <w:rtl w:val="0"/>
                  </w:rPr>
                </w:r>
              </w:del>
            </w:sdtContent>
          </w:sdt>
        </w:p>
      </w:sdtContent>
    </w:sdt>
    <w:sdt>
      <w:sdtPr>
        <w:tag w:val="goog_rdk_62"/>
      </w:sdtPr>
      <w:sdtContent>
        <w:p w:rsidR="00000000" w:rsidDel="00000000" w:rsidP="00000000" w:rsidRDefault="00000000" w:rsidRPr="00000000" w14:paraId="000002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61"/>
            </w:sdtPr>
            <w:sdtContent>
              <w:del w:author="ndhien@cit.udn.vn" w:id="16" w:date="2021-03-24T12:11:00Z">
                <w:r w:rsidDel="00000000" w:rsidR="00000000" w:rsidRPr="00000000">
                  <w:rPr>
                    <w:rtl w:val="0"/>
                  </w:rPr>
                </w:r>
              </w:del>
            </w:sdtContent>
          </w:sdt>
        </w:p>
      </w:sdtContent>
    </w:sdt>
    <w:sdt>
      <w:sdtPr>
        <w:tag w:val="goog_rdk_64"/>
      </w:sdtPr>
      <w:sdtContent>
        <w:p w:rsidR="00000000" w:rsidDel="00000000" w:rsidP="00000000" w:rsidRDefault="00000000" w:rsidRPr="00000000" w14:paraId="000002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63"/>
            </w:sdtPr>
            <w:sdtContent>
              <w:del w:author="ndhien@cit.udn.vn" w:id="16" w:date="2021-03-24T12:11:00Z">
                <w:r w:rsidDel="00000000" w:rsidR="00000000" w:rsidRPr="00000000">
                  <w:rPr>
                    <w:rtl w:val="0"/>
                  </w:rPr>
                </w:r>
              </w:del>
            </w:sdtContent>
          </w:sdt>
        </w:p>
      </w:sdtContent>
    </w:sdt>
    <w:sdt>
      <w:sdtPr>
        <w:tag w:val="goog_rdk_66"/>
      </w:sdtPr>
      <w:sdtContent>
        <w:p w:rsidR="00000000" w:rsidDel="00000000" w:rsidP="00000000" w:rsidRDefault="00000000" w:rsidRPr="00000000" w14:paraId="000002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65"/>
            </w:sdtPr>
            <w:sdtContent>
              <w:del w:author="ndhien@cit.udn.vn" w:id="16" w:date="2021-03-24T12:11:00Z">
                <w:r w:rsidDel="00000000" w:rsidR="00000000" w:rsidRPr="00000000">
                  <w:rPr>
                    <w:rtl w:val="0"/>
                  </w:rPr>
                </w:r>
              </w:del>
            </w:sdtContent>
          </w:sdt>
        </w:p>
      </w:sdtContent>
    </w:sdt>
    <w:sdt>
      <w:sdtPr>
        <w:tag w:val="goog_rdk_68"/>
      </w:sdtPr>
      <w:sdtContent>
        <w:p w:rsidR="00000000" w:rsidDel="00000000" w:rsidP="00000000" w:rsidRDefault="00000000" w:rsidRPr="00000000" w14:paraId="000002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67"/>
            </w:sdtPr>
            <w:sdtContent>
              <w:del w:author="ndhien@cit.udn.vn" w:id="16" w:date="2021-03-24T12:11:00Z">
                <w:r w:rsidDel="00000000" w:rsidR="00000000" w:rsidRPr="00000000">
                  <w:rPr>
                    <w:rtl w:val="0"/>
                  </w:rPr>
                </w:r>
              </w:del>
            </w:sdtContent>
          </w:sdt>
        </w:p>
      </w:sdtContent>
    </w:sdt>
    <w:sdt>
      <w:sdtPr>
        <w:tag w:val="goog_rdk_70"/>
      </w:sdtPr>
      <w:sdtContent>
        <w:p w:rsidR="00000000" w:rsidDel="00000000" w:rsidP="00000000" w:rsidRDefault="00000000" w:rsidRPr="00000000" w14:paraId="000002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6" w:date="2021-03-24T12:11:00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69"/>
            </w:sdtPr>
            <w:sdtContent>
              <w:del w:author="ndhien@cit.udn.vn" w:id="16" w:date="2021-03-24T12:11:00Z">
                <w:r w:rsidDel="00000000" w:rsidR="00000000" w:rsidRPr="00000000">
                  <w:rPr>
                    <w:rtl w:val="0"/>
                  </w:rPr>
                </w:r>
              </w:del>
            </w:sdtContent>
          </w:sdt>
        </w:p>
      </w:sdtContent>
    </w:sdt>
    <w:p w:rsidR="00000000" w:rsidDel="00000000" w:rsidP="00000000" w:rsidRDefault="00000000" w:rsidRPr="00000000" w14:paraId="00000233">
      <w:pPr>
        <w:pStyle w:val="Heading1"/>
        <w:numPr>
          <w:ilvl w:val="0"/>
          <w:numId w:val="6"/>
        </w:numPr>
        <w:tabs>
          <w:tab w:val="left" w:leader="none" w:pos="1299"/>
          <w:tab w:val="center" w:leader="none" w:pos="4536"/>
        </w:tabs>
        <w:spacing w:after="80" w:before="80" w:lineRule="auto"/>
        <w:ind w:left="0" w:firstLine="0"/>
        <w:rPr>
          <w:b w:val="0"/>
          <w:i w:val="1"/>
          <w:sz w:val="36"/>
          <w:szCs w:val="36"/>
        </w:rPr>
      </w:pPr>
      <w:r w:rsidDel="00000000" w:rsidR="00000000" w:rsidRPr="00000000">
        <w:rPr>
          <w:rtl w:val="0"/>
        </w:rPr>
      </w:r>
    </w:p>
    <w:tbl>
      <w:tblPr>
        <w:tblStyle w:val="Table11"/>
        <w:tblW w:w="8676.0" w:type="dxa"/>
        <w:jc w:val="left"/>
        <w:tblInd w:w="-15.0" w:type="dxa"/>
        <w:tblLayout w:type="fixed"/>
        <w:tblLook w:val="0400"/>
      </w:tblPr>
      <w:tblGrid>
        <w:gridCol w:w="8676"/>
        <w:tblGridChange w:id="0">
          <w:tblGrid>
            <w:gridCol w:w="8676"/>
          </w:tblGrid>
        </w:tblGridChange>
      </w:tblGrid>
      <w:sdt>
        <w:sdtPr>
          <w:tag w:val="goog_rdk_72"/>
        </w:sdtPr>
        <w:sdtContent>
          <w:tr>
            <w:trPr>
              <w:cantSplit w:val="0"/>
              <w:trHeight w:val="38" w:hRule="atLeast"/>
              <w:tblHeader w:val="0"/>
              <w:del w:author="ndhien@cit.udn.vn" w:id="17" w:date="2021-03-24T12:02:00Z"/>
            </w:trPr>
            <w:tc>
              <w:tcPr/>
              <w:sdt>
                <w:sdtPr>
                  <w:tag w:val="goog_rdk_74"/>
                </w:sdtPr>
                <w:sdtContent>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del w:author="ndhien@cit.udn.vn" w:id="17" w:date="2021-03-24T12:0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3"/>
                      </w:sdtPr>
                      <w:sdtContent>
                        <w:del w:author="ndhien@cit.udn.vn" w:id="17" w:date="2021-03-24T12:02:00Z">
                          <w:r w:rsidDel="00000000" w:rsidR="00000000" w:rsidRPr="00000000">
                            <w:rPr>
                              <w:rtl w:val="0"/>
                            </w:rPr>
                          </w:r>
                        </w:del>
                      </w:sdtContent>
                    </w:sdt>
                  </w:p>
                </w:sdtContent>
              </w:sdt>
            </w:tc>
          </w:tr>
        </w:sdtContent>
      </w:sdt>
      <w:sdt>
        <w:sdtPr>
          <w:tag w:val="goog_rdk_75"/>
        </w:sdtPr>
        <w:sdtContent>
          <w:tr>
            <w:trPr>
              <w:cantSplit w:val="0"/>
              <w:tblHeader w:val="0"/>
              <w:del w:author="ndhien@cit.udn.vn" w:id="17" w:date="2021-03-24T12:02:00Z"/>
            </w:trPr>
            <w:tc>
              <w:tcPr/>
              <w:sdt>
                <w:sdtPr>
                  <w:tag w:val="goog_rdk_77"/>
                </w:sdtPr>
                <w:sdtContent>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del w:author="ndhien@cit.udn.vn" w:id="17" w:date="2021-03-24T12:0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6"/>
                      </w:sdtPr>
                      <w:sdtContent>
                        <w:del w:author="ndhien@cit.udn.vn" w:id="17" w:date="2021-03-24T12:02:00Z">
                          <w:r w:rsidDel="00000000" w:rsidR="00000000" w:rsidRPr="00000000">
                            <w:rPr>
                              <w:rtl w:val="0"/>
                            </w:rPr>
                          </w:r>
                        </w:del>
                      </w:sdtContent>
                    </w:sdt>
                  </w:p>
                </w:sdtContent>
              </w:sdt>
            </w:tc>
          </w:tr>
        </w:sdtContent>
      </w:sdt>
      <w:sdt>
        <w:sdtPr>
          <w:tag w:val="goog_rdk_78"/>
        </w:sdtPr>
        <w:sdtContent>
          <w:tr>
            <w:trPr>
              <w:cantSplit w:val="0"/>
              <w:tblHeader w:val="0"/>
              <w:del w:author="ndhien@cit.udn.vn" w:id="17" w:date="2021-03-24T12:02:00Z"/>
            </w:trPr>
            <w:tc>
              <w:tcPr/>
              <w:sdt>
                <w:sdtPr>
                  <w:tag w:val="goog_rdk_80"/>
                </w:sdtPr>
                <w:sdtContent>
                  <w:p w:rsidR="00000000" w:rsidDel="00000000" w:rsidP="00000000" w:rsidRDefault="00000000" w:rsidRPr="00000000" w14:paraId="000002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426" w:right="0" w:hanging="426"/>
                      <w:jc w:val="left"/>
                      <w:rPr>
                        <w:del w:author="ndhien@cit.udn.vn" w:id="17" w:date="2021-03-24T12:0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9"/>
                      </w:sdtPr>
                      <w:sdtContent>
                        <w:del w:author="ndhien@cit.udn.vn" w:id="17" w:date="2021-03-24T12:02:00Z">
                          <w:bookmarkStart w:colFirst="0" w:colLast="0" w:name="_heading=h.1x0gk37" w:id="75"/>
                          <w:bookmarkEnd w: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Shi, H., Xu, M., Li, R. (2018). Deep learning for household load forecasting—a novel pooling deep RNNS. IEEE Transactions on Smart Grid, 9(5), 5271–5280. </w:delText>
                          </w:r>
                        </w:del>
                      </w:sdtContent>
                    </w:sdt>
                  </w:p>
                </w:sdtContent>
              </w:sdt>
            </w:tc>
          </w:tr>
        </w:sdtContent>
      </w:sdt>
      <w:sdt>
        <w:sdtPr>
          <w:tag w:val="goog_rdk_81"/>
        </w:sdtPr>
        <w:sdtContent>
          <w:tr>
            <w:trPr>
              <w:cantSplit w:val="0"/>
              <w:tblHeader w:val="0"/>
              <w:del w:author="ndhien@cit.udn.vn" w:id="17" w:date="2021-03-24T12:02:00Z"/>
            </w:trPr>
            <w:tc>
              <w:tcPr/>
              <w:sdt>
                <w:sdtPr>
                  <w:tag w:val="goog_rdk_83"/>
                </w:sdtPr>
                <w:sdtContent>
                  <w:p w:rsidR="00000000" w:rsidDel="00000000" w:rsidP="00000000" w:rsidRDefault="00000000" w:rsidRPr="00000000" w14:paraId="000002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426" w:right="0" w:hanging="426"/>
                      <w:jc w:val="left"/>
                      <w:rPr>
                        <w:del w:author="ndhien@cit.udn.vn" w:id="17" w:date="2021-03-24T12:0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2"/>
                      </w:sdtPr>
                      <w:sdtContent>
                        <w:del w:author="ndhien@cit.udn.vn" w:id="17" w:date="2021-03-24T12:0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Paul Viola and Michael Jones (2001). Rapid Object Detection using a Boosted Cascade of Simple Features. Computer Vision and pattern Recognition</w:delText>
                          </w:r>
                        </w:del>
                      </w:sdtContent>
                    </w:sdt>
                  </w:p>
                </w:sdtContent>
              </w:sdt>
            </w:tc>
          </w:tr>
        </w:sdtContent>
      </w:sdt>
      <w:sdt>
        <w:sdtPr>
          <w:tag w:val="goog_rdk_84"/>
        </w:sdtPr>
        <w:sdtContent>
          <w:tr>
            <w:trPr>
              <w:cantSplit w:val="0"/>
              <w:tblHeader w:val="0"/>
              <w:del w:author="ndhien@cit.udn.vn" w:id="17" w:date="2021-03-24T12:02:00Z"/>
            </w:trPr>
            <w:tc>
              <w:tcPr/>
              <w:sdt>
                <w:sdtPr>
                  <w:tag w:val="goog_rdk_86"/>
                </w:sdtPr>
                <w:sdtContent>
                  <w:p w:rsidR="00000000" w:rsidDel="00000000" w:rsidP="00000000" w:rsidRDefault="00000000" w:rsidRPr="00000000" w14:paraId="000002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426" w:right="0" w:hanging="426"/>
                      <w:jc w:val="left"/>
                      <w:rPr>
                        <w:del w:author="ndhien@cit.udn.vn" w:id="17" w:date="2021-03-24T12:0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5"/>
                      </w:sdtPr>
                      <w:sdtContent>
                        <w:del w:author="ndhien@cit.udn.vn" w:id="17" w:date="2021-03-24T12:02:00Z">
                          <w:r w:rsidDel="00000000" w:rsidR="00000000" w:rsidRPr="00000000">
                            <w:rPr>
                              <w:rtl w:val="0"/>
                            </w:rPr>
                          </w:r>
                        </w:del>
                      </w:sdtContent>
                    </w:sdt>
                  </w:p>
                </w:sdtContent>
              </w:sdt>
            </w:tc>
          </w:tr>
        </w:sdtContent>
      </w:sdt>
      <w:sdt>
        <w:sdtPr>
          <w:tag w:val="goog_rdk_87"/>
        </w:sdtPr>
        <w:sdtContent>
          <w:tr>
            <w:trPr>
              <w:cantSplit w:val="0"/>
              <w:tblHeader w:val="0"/>
              <w:del w:author="ndhien@cit.udn.vn" w:id="17" w:date="2021-03-24T12:02:00Z"/>
            </w:trPr>
            <w:tc>
              <w:tcPr/>
              <w:sdt>
                <w:sdtPr>
                  <w:tag w:val="goog_rdk_89"/>
                </w:sdtPr>
                <w:sdtContent>
                  <w:p w:rsidR="00000000" w:rsidDel="00000000" w:rsidP="00000000" w:rsidRDefault="00000000" w:rsidRPr="00000000" w14:paraId="00000239">
                    <w:pPr>
                      <w:spacing w:before="120" w:lineRule="auto"/>
                      <w:ind w:left="426" w:hanging="426"/>
                      <w:rPr>
                        <w:del w:author="ndhien@cit.udn.vn" w:id="17" w:date="2021-03-24T12:02:00Z"/>
                      </w:rPr>
                    </w:pPr>
                    <w:sdt>
                      <w:sdtPr>
                        <w:tag w:val="goog_rdk_88"/>
                      </w:sdtPr>
                      <w:sdtContent>
                        <w:del w:author="ndhien@cit.udn.vn" w:id="17" w:date="2021-03-24T12:02:00Z">
                          <w:r w:rsidDel="00000000" w:rsidR="00000000" w:rsidRPr="00000000">
                            <w:rPr>
                              <w:rtl w:val="0"/>
                            </w:rPr>
                          </w:r>
                        </w:del>
                      </w:sdtContent>
                    </w:sdt>
                  </w:p>
                </w:sdtContent>
              </w:sdt>
            </w:tc>
          </w:tr>
        </w:sdtContent>
      </w:sdt>
    </w:tbl>
    <w:sdt>
      <w:sdtPr>
        <w:tag w:val="goog_rdk_92"/>
      </w:sdtPr>
      <w:sdtContent>
        <w:p w:rsidR="00000000" w:rsidDel="00000000" w:rsidP="00000000" w:rsidRDefault="00000000" w:rsidRPr="00000000" w14:paraId="000002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80" w:line="240" w:lineRule="auto"/>
            <w:ind w:left="426" w:right="0" w:hanging="426"/>
            <w:jc w:val="left"/>
            <w:rPr>
              <w:del w:author="ndhien@cit.udn.vn" w:id="18" w:date="2021-03-24T11:5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1"/>
            </w:sdtPr>
            <w:sdtContent>
              <w:del w:author="ndhien@cit.udn.vn" w:id="18" w:date="2021-03-24T11:57:00Z">
                <w:r w:rsidDel="00000000" w:rsidR="00000000" w:rsidRPr="00000000">
                  <w:rPr>
                    <w:rtl w:val="0"/>
                  </w:rPr>
                </w:r>
              </w:del>
            </w:sdtContent>
          </w:sdt>
        </w:p>
      </w:sdtContent>
    </w:sdt>
    <w:sdt>
      <w:sdtPr>
        <w:tag w:val="goog_rdk_94"/>
      </w:sdtPr>
      <w:sdtContent>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del w:author="ndhien@cit.udn.vn" w:id="18" w:date="2021-03-24T11:57:00Z"/>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93"/>
            </w:sdtPr>
            <w:sdtContent>
              <w:del w:author="ndhien@cit.udn.vn" w:id="18" w:date="2021-03-24T11:57:00Z">
                <w:r w:rsidDel="00000000" w:rsidR="00000000" w:rsidRPr="00000000">
                  <w:rPr>
                    <w:rtl w:val="0"/>
                  </w:rPr>
                </w:r>
              </w:del>
            </w:sdtContent>
          </w:sdt>
        </w:p>
      </w:sdtContent>
    </w:sdt>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60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3D">
      <w:pPr>
        <w:tabs>
          <w:tab w:val="left" w:leader="none" w:pos="900"/>
          <w:tab w:val="left" w:leader="none" w:pos="1890"/>
        </w:tabs>
        <w:spacing w:after="80" w:before="80" w:line="312" w:lineRule="auto"/>
        <w:ind w:left="284" w:right="283" w:firstLine="0"/>
        <w:jc w:val="both"/>
        <w:rPr>
          <w:b w:val="1"/>
        </w:rPr>
      </w:pPr>
      <w:r w:rsidDel="00000000" w:rsidR="00000000" w:rsidRPr="00000000">
        <w:rPr>
          <w:rtl w:val="0"/>
        </w:rPr>
      </w:r>
    </w:p>
    <w:sectPr>
      <w:footerReference r:id="rId31" w:type="default"/>
      <w:type w:val="nextPage"/>
      <w:pgSz w:h="16840" w:w="11907" w:orient="portrait"/>
      <w:pgMar w:bottom="1418" w:top="1418"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Courier New"/>
  <w:font w:name="Verdana"/>
  <w:font w:name="VNswitzerlandInserat"/>
  <w:font w:name="VNbangkok"/>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Thực hiện: Trần Văn Thanh – Trần Huỳnh Anh Nhật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Page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Phát hiện đám cháy bằng xử lý ảnh</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Chương %1."/>
      <w:lvlJc w:val="left"/>
      <w:pPr>
        <w:ind w:left="0" w:firstLine="0"/>
      </w:pPr>
      <w:rPr>
        <w:rFonts w:ascii="Times New Roman" w:cs="Times New Roman" w:eastAsia="Times New Roman" w:hAnsi="Times New Roman"/>
        <w:b w:val="1"/>
        <w:i w:val="0"/>
        <w:sz w:val="32"/>
        <w:szCs w:val="32"/>
      </w:rPr>
    </w:lvl>
    <w:lvl w:ilvl="1">
      <w:start w:val="1"/>
      <w:numFmt w:val="decimal"/>
      <w:lvlText w:val="%1.%2."/>
      <w:lvlJc w:val="left"/>
      <w:pPr>
        <w:ind w:left="0" w:firstLine="0"/>
      </w:pPr>
      <w:rPr>
        <w:rFonts w:ascii="Times New Roman" w:cs="Times New Roman" w:eastAsia="Times New Roman" w:hAnsi="Times New Roman"/>
        <w:b w:val="1"/>
        <w:i w:val="0"/>
        <w:sz w:val="26"/>
        <w:szCs w:val="26"/>
      </w:rPr>
    </w:lvl>
    <w:lvl w:ilvl="2">
      <w:start w:val="1"/>
      <w:numFmt w:val="decimal"/>
      <w:lvlText w:val="%1.%2.%3."/>
      <w:lvlJc w:val="left"/>
      <w:pPr>
        <w:ind w:left="0" w:firstLine="0"/>
      </w:pPr>
      <w:rPr>
        <w:rFonts w:ascii="Times New Roman" w:cs="Times New Roman" w:eastAsia="Times New Roman" w:hAnsi="Times New Roman"/>
        <w:b w:val="1"/>
        <w:i w:val="0"/>
        <w:sz w:val="26"/>
        <w:szCs w:val="26"/>
      </w:rPr>
    </w:lvl>
    <w:lvl w:ilvl="3">
      <w:start w:val="1"/>
      <w:numFmt w:val="decimal"/>
      <w:lvlText w:val="%1.%2.%3.%4."/>
      <w:lvlJc w:val="left"/>
      <w:pPr>
        <w:ind w:left="0" w:firstLine="0"/>
      </w:pPr>
      <w:rPr>
        <w:rFonts w:ascii="Times New Roman" w:cs="Times New Roman" w:eastAsia="Times New Roman" w:hAnsi="Times New Roman"/>
        <w:b w:val="1"/>
        <w:i w:val="0"/>
        <w:sz w:val="26"/>
        <w:szCs w:val="26"/>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04" w:hanging="360"/>
      </w:pPr>
      <w:rPr>
        <w:rFonts w:ascii="Verdana" w:cs="Verdana" w:eastAsia="Verdana" w:hAnsi="Verdana"/>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6">
    <w:lvl w:ilvl="0">
      <w:start w:val="1"/>
      <w:numFmt w:val="decimal"/>
      <w:lvlText w:val="Chương %1."/>
      <w:lvlJc w:val="left"/>
      <w:pPr>
        <w:ind w:left="0" w:firstLine="0"/>
      </w:pPr>
      <w:rPr>
        <w:rFonts w:ascii="Times New Roman" w:cs="Times New Roman" w:eastAsia="Times New Roman" w:hAnsi="Times New Roman"/>
        <w:b w:val="1"/>
        <w:i w:val="0"/>
        <w:sz w:val="32"/>
        <w:szCs w:val="32"/>
      </w:rPr>
    </w:lvl>
    <w:lvl w:ilvl="1">
      <w:start w:val="1"/>
      <w:numFmt w:val="decimal"/>
      <w:lvlText w:val="%1.%2."/>
      <w:lvlJc w:val="left"/>
      <w:pPr>
        <w:ind w:left="0" w:firstLine="0"/>
      </w:pPr>
      <w:rPr>
        <w:rFonts w:ascii="Times New Roman" w:cs="Times New Roman" w:eastAsia="Times New Roman" w:hAnsi="Times New Roman"/>
        <w:b w:val="1"/>
        <w:i w:val="0"/>
        <w:sz w:val="26"/>
        <w:szCs w:val="26"/>
      </w:rPr>
    </w:lvl>
    <w:lvl w:ilvl="2">
      <w:start w:val="1"/>
      <w:numFmt w:val="decimal"/>
      <w:lvlText w:val="%1.%2.%3."/>
      <w:lvlJc w:val="left"/>
      <w:pPr>
        <w:ind w:left="0" w:firstLine="0"/>
      </w:pPr>
      <w:rPr>
        <w:rFonts w:ascii="Times New Roman" w:cs="Times New Roman" w:eastAsia="Times New Roman" w:hAnsi="Times New Roman"/>
        <w:b w:val="1"/>
        <w:i w:val="0"/>
        <w:sz w:val="26"/>
        <w:szCs w:val="26"/>
      </w:rPr>
    </w:lvl>
    <w:lvl w:ilvl="3">
      <w:start w:val="1"/>
      <w:numFmt w:val="decimal"/>
      <w:lvlText w:val="%1.%2.%3.%4."/>
      <w:lvlJc w:val="left"/>
      <w:pPr>
        <w:ind w:left="0" w:firstLine="0"/>
      </w:pPr>
      <w:rPr>
        <w:rFonts w:ascii="Times New Roman" w:cs="Times New Roman" w:eastAsia="Times New Roman" w:hAnsi="Times New Roman"/>
        <w:b w:val="1"/>
        <w:i w:val="0"/>
        <w:sz w:val="26"/>
        <w:szCs w:val="26"/>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decimal"/>
      <w:lvlText w:val="%1."/>
      <w:lvlJc w:val="left"/>
      <w:pPr>
        <w:ind w:left="360" w:hanging="360"/>
      </w:pPr>
      <w:rPr>
        <w:b w:val="1"/>
        <w:i w:val="0"/>
      </w:rPr>
    </w:lvl>
    <w:lvl w:ilvl="1">
      <w:start w:val="6"/>
      <w:numFmt w:val="decimal"/>
      <w:lvlText w:val="%1.%2."/>
      <w:lvlJc w:val="left"/>
      <w:pPr>
        <w:ind w:left="720" w:hanging="720"/>
      </w:pPr>
      <w:rPr/>
    </w:lvl>
    <w:lvl w:ilvl="2">
      <w:start w:val="2"/>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0"/>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0">
    <w:lvl w:ilvl="0">
      <w:start w:val="1"/>
      <w:numFmt w:val="bullet"/>
      <w:lvlText w:val="●"/>
      <w:lvlJc w:val="left"/>
      <w:pPr>
        <w:ind w:left="1443" w:hanging="360"/>
      </w:pPr>
      <w:rPr>
        <w:rFonts w:ascii="Noto Sans Symbols" w:cs="Noto Sans Symbols" w:eastAsia="Noto Sans Symbols" w:hAnsi="Noto Sans Symbols"/>
      </w:rPr>
    </w:lvl>
    <w:lvl w:ilvl="1">
      <w:start w:val="1"/>
      <w:numFmt w:val="bullet"/>
      <w:lvlText w:val="o"/>
      <w:lvlJc w:val="left"/>
      <w:pPr>
        <w:ind w:left="2163" w:hanging="360"/>
      </w:pPr>
      <w:rPr>
        <w:rFonts w:ascii="Courier New" w:cs="Courier New" w:eastAsia="Courier New" w:hAnsi="Courier New"/>
      </w:rPr>
    </w:lvl>
    <w:lvl w:ilvl="2">
      <w:start w:val="1"/>
      <w:numFmt w:val="bullet"/>
      <w:lvlText w:val="▪"/>
      <w:lvlJc w:val="left"/>
      <w:pPr>
        <w:ind w:left="2883" w:hanging="360"/>
      </w:pPr>
      <w:rPr>
        <w:rFonts w:ascii="Noto Sans Symbols" w:cs="Noto Sans Symbols" w:eastAsia="Noto Sans Symbols" w:hAnsi="Noto Sans Symbols"/>
      </w:rPr>
    </w:lvl>
    <w:lvl w:ilvl="3">
      <w:start w:val="1"/>
      <w:numFmt w:val="bullet"/>
      <w:lvlText w:val="●"/>
      <w:lvlJc w:val="left"/>
      <w:pPr>
        <w:ind w:left="3603" w:hanging="360"/>
      </w:pPr>
      <w:rPr>
        <w:rFonts w:ascii="Noto Sans Symbols" w:cs="Noto Sans Symbols" w:eastAsia="Noto Sans Symbols" w:hAnsi="Noto Sans Symbols"/>
      </w:rPr>
    </w:lvl>
    <w:lvl w:ilvl="4">
      <w:start w:val="1"/>
      <w:numFmt w:val="bullet"/>
      <w:lvlText w:val="o"/>
      <w:lvlJc w:val="left"/>
      <w:pPr>
        <w:ind w:left="4323" w:hanging="360"/>
      </w:pPr>
      <w:rPr>
        <w:rFonts w:ascii="Courier New" w:cs="Courier New" w:eastAsia="Courier New" w:hAnsi="Courier New"/>
      </w:rPr>
    </w:lvl>
    <w:lvl w:ilvl="5">
      <w:start w:val="1"/>
      <w:numFmt w:val="bullet"/>
      <w:lvlText w:val="▪"/>
      <w:lvlJc w:val="left"/>
      <w:pPr>
        <w:ind w:left="5043" w:hanging="360"/>
      </w:pPr>
      <w:rPr>
        <w:rFonts w:ascii="Noto Sans Symbols" w:cs="Noto Sans Symbols" w:eastAsia="Noto Sans Symbols" w:hAnsi="Noto Sans Symbols"/>
      </w:rPr>
    </w:lvl>
    <w:lvl w:ilvl="6">
      <w:start w:val="1"/>
      <w:numFmt w:val="bullet"/>
      <w:lvlText w:val="●"/>
      <w:lvlJc w:val="left"/>
      <w:pPr>
        <w:ind w:left="5763" w:hanging="360"/>
      </w:pPr>
      <w:rPr>
        <w:rFonts w:ascii="Noto Sans Symbols" w:cs="Noto Sans Symbols" w:eastAsia="Noto Sans Symbols" w:hAnsi="Noto Sans Symbols"/>
      </w:rPr>
    </w:lvl>
    <w:lvl w:ilvl="7">
      <w:start w:val="1"/>
      <w:numFmt w:val="bullet"/>
      <w:lvlText w:val="o"/>
      <w:lvlJc w:val="left"/>
      <w:pPr>
        <w:ind w:left="6483" w:hanging="360"/>
      </w:pPr>
      <w:rPr>
        <w:rFonts w:ascii="Courier New" w:cs="Courier New" w:eastAsia="Courier New" w:hAnsi="Courier New"/>
      </w:rPr>
    </w:lvl>
    <w:lvl w:ilvl="8">
      <w:start w:val="1"/>
      <w:numFmt w:val="bullet"/>
      <w:lvlText w:val="▪"/>
      <w:lvlJc w:val="left"/>
      <w:pPr>
        <w:ind w:left="7203"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jc w:val="center"/>
    </w:pPr>
    <w:rPr>
      <w:b w:val="1"/>
      <w:sz w:val="32"/>
      <w:szCs w:val="32"/>
    </w:rPr>
  </w:style>
  <w:style w:type="paragraph" w:styleId="Heading2">
    <w:name w:val="heading 2"/>
    <w:basedOn w:val="Normal"/>
    <w:next w:val="Normal"/>
    <w:pPr>
      <w:keepNext w:val="1"/>
      <w:spacing w:before="300" w:lineRule="auto"/>
      <w:ind w:left="0" w:firstLine="0"/>
      <w:jc w:val="both"/>
    </w:pPr>
    <w:rPr>
      <w:b w:val="1"/>
    </w:rPr>
  </w:style>
  <w:style w:type="paragraph" w:styleId="Heading3">
    <w:name w:val="heading 3"/>
    <w:basedOn w:val="Normal"/>
    <w:next w:val="Normal"/>
    <w:pPr>
      <w:keepNext w:val="1"/>
      <w:spacing w:after="60" w:before="240" w:lineRule="auto"/>
      <w:ind w:left="0" w:firstLine="0"/>
    </w:pPr>
    <w:rPr>
      <w:b w:val="1"/>
    </w:rPr>
  </w:style>
  <w:style w:type="paragraph" w:styleId="Heading4">
    <w:name w:val="heading 4"/>
    <w:basedOn w:val="Normal"/>
    <w:next w:val="Normal"/>
    <w:pPr>
      <w:keepNext w:val="1"/>
      <w:ind w:left="0" w:firstLine="0"/>
      <w:jc w:val="center"/>
    </w:pPr>
    <w:rPr>
      <w:rFonts w:ascii="VNswitzerlandInserat" w:cs="VNswitzerlandInserat" w:eastAsia="VNswitzerlandInserat" w:hAnsi="VNswitzerlandInserat"/>
      <w:sz w:val="56"/>
      <w:szCs w:val="56"/>
    </w:rPr>
  </w:style>
  <w:style w:type="paragraph" w:styleId="Heading5">
    <w:name w:val="heading 5"/>
    <w:basedOn w:val="Normal"/>
    <w:next w:val="Normal"/>
    <w:pPr>
      <w:spacing w:after="60" w:before="240" w:lineRule="auto"/>
    </w:pPr>
    <w:rPr>
      <w:rFonts w:ascii="Calibri" w:cs="Calibri" w:eastAsia="Calibri" w:hAnsi="Calibri"/>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rPr>
  </w:style>
  <w:style w:type="paragraph" w:styleId="Normal" w:default="1">
    <w:name w:val="Normal"/>
    <w:qFormat w:val="1"/>
  </w:style>
  <w:style w:type="paragraph" w:styleId="Heading1">
    <w:name w:val="heading 1"/>
    <w:basedOn w:val="Normal"/>
    <w:next w:val="Normal"/>
    <w:link w:val="Heading1Char"/>
    <w:uiPriority w:val="9"/>
    <w:qFormat w:val="1"/>
    <w:rsid w:val="00C77E3A"/>
    <w:pPr>
      <w:keepNext w:val="1"/>
      <w:numPr>
        <w:numId w:val="127"/>
      </w:numPr>
      <w:jc w:val="center"/>
      <w:outlineLvl w:val="0"/>
    </w:pPr>
    <w:rPr>
      <w:b w:val="1"/>
      <w:iCs w:val="1"/>
      <w:sz w:val="32"/>
    </w:rPr>
  </w:style>
  <w:style w:type="paragraph" w:styleId="Heading2">
    <w:name w:val="heading 2"/>
    <w:basedOn w:val="Normal"/>
    <w:next w:val="Normal"/>
    <w:qFormat w:val="1"/>
    <w:rsid w:val="00530D8E"/>
    <w:pPr>
      <w:keepNext w:val="1"/>
      <w:numPr>
        <w:ilvl w:val="1"/>
        <w:numId w:val="127"/>
      </w:numPr>
      <w:spacing w:before="300"/>
      <w:jc w:val="both"/>
      <w:outlineLvl w:val="1"/>
    </w:pPr>
    <w:rPr>
      <w:b w:val="1"/>
      <w:bCs w:val="1"/>
    </w:rPr>
  </w:style>
  <w:style w:type="paragraph" w:styleId="Heading3">
    <w:name w:val="heading 3"/>
    <w:basedOn w:val="Normal"/>
    <w:next w:val="Normal"/>
    <w:link w:val="Heading3Char"/>
    <w:qFormat w:val="1"/>
    <w:rsid w:val="008179FD"/>
    <w:pPr>
      <w:keepNext w:val="1"/>
      <w:numPr>
        <w:ilvl w:val="2"/>
        <w:numId w:val="127"/>
      </w:numPr>
      <w:spacing w:after="60" w:before="240"/>
      <w:outlineLvl w:val="2"/>
    </w:pPr>
    <w:rPr>
      <w:b w:val="1"/>
      <w:bCs w:val="1"/>
      <w:szCs w:val="26"/>
    </w:rPr>
  </w:style>
  <w:style w:type="paragraph" w:styleId="Heading4">
    <w:name w:val="heading 4"/>
    <w:basedOn w:val="Normal"/>
    <w:next w:val="Normal"/>
    <w:qFormat w:val="1"/>
    <w:pPr>
      <w:keepNext w:val="1"/>
      <w:numPr>
        <w:ilvl w:val="3"/>
        <w:numId w:val="127"/>
      </w:numPr>
      <w:jc w:val="center"/>
      <w:outlineLvl w:val="3"/>
    </w:pPr>
    <w:rPr>
      <w:rFonts w:ascii="VNswitzerlandInserat" w:hAnsi="VNswitzerlandInserat"/>
      <w:sz w:val="56"/>
    </w:rPr>
  </w:style>
  <w:style w:type="paragraph" w:styleId="Heading5">
    <w:name w:val="heading 5"/>
    <w:basedOn w:val="Normal"/>
    <w:next w:val="Normal"/>
    <w:link w:val="Heading5Char"/>
    <w:qFormat w:val="1"/>
    <w:rsid w:val="005E587B"/>
    <w:pPr>
      <w:spacing w:after="60" w:before="240"/>
      <w:outlineLvl w:val="4"/>
    </w:pPr>
    <w:rPr>
      <w:rFonts w:ascii="Calibri" w:hAnsi="Calibri"/>
      <w:b w:val="1"/>
      <w:bCs w:val="1"/>
      <w:i w:val="1"/>
      <w:iCs w:val="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b w:val="1"/>
      <w:bCs w:val="1"/>
    </w:rPr>
  </w:style>
  <w:style w:type="paragraph" w:styleId="Subtitle">
    <w:name w:val="Subtitle"/>
    <w:basedOn w:val="Normal"/>
    <w:qFormat w:val="1"/>
    <w:pPr>
      <w:spacing w:before="100" w:line="400" w:lineRule="exact"/>
      <w:jc w:val="center"/>
    </w:pPr>
    <w:rPr>
      <w:rFonts w:ascii="VNbangkok" w:hAnsi="VNbangkok"/>
      <w:b w:val="1"/>
      <w:bCs w:val="1"/>
      <w:sz w:val="32"/>
    </w:rPr>
  </w:style>
  <w:style w:type="paragraph" w:styleId="Participant" w:customStyle="1">
    <w:name w:val="Participant"/>
    <w:basedOn w:val="Normal"/>
    <w:pPr>
      <w:tabs>
        <w:tab w:val="left" w:pos="5040"/>
      </w:tabs>
      <w:spacing w:after="240"/>
      <w:ind w:left="360" w:right="360"/>
    </w:pPr>
    <w:rPr>
      <w:b w:val="1"/>
      <w:sz w:val="22"/>
      <w:szCs w:val="20"/>
    </w:rPr>
  </w:style>
  <w:style w:type="paragraph" w:styleId="TOC1">
    <w:name w:val="toc 1"/>
    <w:basedOn w:val="Normal"/>
    <w:next w:val="Normal"/>
    <w:autoRedefine w:val="1"/>
    <w:uiPriority w:val="39"/>
    <w:rsid w:val="00E36B26"/>
    <w:pPr>
      <w:tabs>
        <w:tab w:val="right" w:leader="dot" w:pos="9072"/>
      </w:tabs>
      <w:spacing w:line="360" w:lineRule="auto"/>
      <w:jc w:val="center"/>
      <w:outlineLvl w:val="0"/>
    </w:pPr>
    <w:rPr>
      <w:b w:val="1"/>
      <w:noProof w:val="1"/>
      <w:sz w:val="36"/>
      <w:szCs w:val="26"/>
    </w:rPr>
  </w:style>
  <w:style w:type="paragraph" w:styleId="Header">
    <w:name w:val="header"/>
    <w:basedOn w:val="Normal"/>
    <w:link w:val="HeaderChar"/>
    <w:uiPriority w:val="99"/>
    <w:rsid w:val="00366C8D"/>
    <w:pPr>
      <w:tabs>
        <w:tab w:val="center" w:pos="4680"/>
        <w:tab w:val="right" w:pos="9360"/>
      </w:tabs>
    </w:pPr>
  </w:style>
  <w:style w:type="character" w:styleId="HeaderChar" w:customStyle="1">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styleId="FooterChar" w:customStyle="1">
    <w:name w:val="Footer Char"/>
    <w:link w:val="Footer"/>
    <w:uiPriority w:val="99"/>
    <w:rsid w:val="00366C8D"/>
    <w:rPr>
      <w:rFonts w:ascii="VNtimes new roman" w:hAnsi="VNtimes new roman"/>
      <w:sz w:val="28"/>
      <w:szCs w:val="24"/>
    </w:rPr>
  </w:style>
  <w:style w:type="table" w:styleId="TableGrid">
    <w:name w:val="Table Grid"/>
    <w:basedOn w:val="TableNormal"/>
    <w:uiPriority w:val="59"/>
    <w:rsid w:val="00710C2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rsid w:val="00606596"/>
    <w:rPr>
      <w:rFonts w:ascii="Tahoma" w:hAnsi="Tahoma"/>
      <w:sz w:val="16"/>
      <w:szCs w:val="16"/>
    </w:rPr>
  </w:style>
  <w:style w:type="character" w:styleId="BalloonTextChar" w:customStyle="1">
    <w:name w:val="Balloon Text Char"/>
    <w:link w:val="BalloonText"/>
    <w:rsid w:val="00606596"/>
    <w:rPr>
      <w:rFonts w:ascii="Tahoma" w:cs="Tahoma" w:hAnsi="Tahoma"/>
      <w:sz w:val="16"/>
      <w:szCs w:val="16"/>
    </w:rPr>
  </w:style>
  <w:style w:type="paragraph" w:styleId="ListParagraph">
    <w:name w:val="List Paragraph"/>
    <w:basedOn w:val="Normal"/>
    <w:uiPriority w:val="34"/>
    <w:qFormat w:val="1"/>
    <w:rsid w:val="00591DE4"/>
    <w:pPr>
      <w:ind w:left="720"/>
    </w:pPr>
  </w:style>
  <w:style w:type="character" w:styleId="notranslate" w:customStyle="1">
    <w:name w:val="notranslate"/>
    <w:rsid w:val="007C138C"/>
  </w:style>
  <w:style w:type="character" w:styleId="Heading1Char" w:customStyle="1">
    <w:name w:val="Heading 1 Char"/>
    <w:link w:val="Heading1"/>
    <w:uiPriority w:val="9"/>
    <w:rsid w:val="00C77E3A"/>
    <w:rPr>
      <w:b w:val="1"/>
      <w:iCs w:val="1"/>
      <w:sz w:val="32"/>
    </w:rPr>
  </w:style>
  <w:style w:type="paragraph" w:styleId="Bibliography">
    <w:name w:val="Bibliography"/>
    <w:basedOn w:val="Normal"/>
    <w:next w:val="Normal"/>
    <w:uiPriority w:val="37"/>
    <w:unhideWhenUsed w:val="1"/>
    <w:rsid w:val="00CD5EDF"/>
  </w:style>
  <w:style w:type="character" w:styleId="Strong">
    <w:name w:val="Strong"/>
    <w:uiPriority w:val="22"/>
    <w:qFormat w:val="1"/>
    <w:rsid w:val="00044423"/>
    <w:rPr>
      <w:b w:val="1"/>
      <w:bCs w:val="1"/>
    </w:rPr>
  </w:style>
  <w:style w:type="character" w:styleId="Heading3Char" w:customStyle="1">
    <w:name w:val="Heading 3 Char"/>
    <w:link w:val="Heading3"/>
    <w:rsid w:val="008179FD"/>
    <w:rPr>
      <w:b w:val="1"/>
      <w:bCs w:val="1"/>
      <w:szCs w:val="26"/>
    </w:rPr>
  </w:style>
  <w:style w:type="character" w:styleId="Heading5Char" w:customStyle="1">
    <w:name w:val="Heading 5 Char"/>
    <w:link w:val="Heading5"/>
    <w:semiHidden w:val="1"/>
    <w:rsid w:val="005E587B"/>
    <w:rPr>
      <w:rFonts w:ascii="Calibri" w:cs="Times New Roman" w:eastAsia="Times New Roman" w:hAnsi="Calibri"/>
      <w:b w:val="1"/>
      <w:bCs w:val="1"/>
      <w:i w:val="1"/>
      <w:iCs w:val="1"/>
      <w:sz w:val="26"/>
      <w:szCs w:val="26"/>
    </w:rPr>
  </w:style>
  <w:style w:type="character" w:styleId="Hyperlink">
    <w:name w:val="Hyperlink"/>
    <w:uiPriority w:val="99"/>
    <w:unhideWhenUsed w:val="1"/>
    <w:rsid w:val="003D58B7"/>
    <w:rPr>
      <w:color w:val="0000ff"/>
      <w:u w:val="single"/>
    </w:rPr>
  </w:style>
  <w:style w:type="paragraph" w:styleId="NormalWeb">
    <w:name w:val="Normal (Web)"/>
    <w:basedOn w:val="Normal"/>
    <w:uiPriority w:val="99"/>
    <w:unhideWhenUsed w:val="1"/>
    <w:rsid w:val="006730D2"/>
    <w:pPr>
      <w:spacing w:after="100" w:afterAutospacing="1" w:before="100" w:beforeAutospacing="1"/>
    </w:pPr>
    <w:rPr>
      <w:sz w:val="24"/>
    </w:rPr>
  </w:style>
  <w:style w:type="character" w:styleId="Emphasis">
    <w:name w:val="Emphasis"/>
    <w:uiPriority w:val="20"/>
    <w:qFormat w:val="1"/>
    <w:rsid w:val="00580023"/>
    <w:rPr>
      <w:i w:val="1"/>
      <w:iCs w:val="1"/>
    </w:rPr>
  </w:style>
  <w:style w:type="character" w:styleId="tlid-translation" w:customStyle="1">
    <w:name w:val="tlid-translation"/>
    <w:rsid w:val="00EF7B27"/>
  </w:style>
  <w:style w:type="paragraph" w:styleId="MyNormal" w:customStyle="1">
    <w:name w:val="MyNormal"/>
    <w:basedOn w:val="Normal"/>
    <w:qFormat w:val="1"/>
    <w:rsid w:val="00BD4104"/>
    <w:pPr>
      <w:spacing w:after="80" w:before="80" w:line="312" w:lineRule="auto"/>
      <w:ind w:firstLine="720"/>
      <w:jc w:val="both"/>
    </w:pPr>
    <w:rPr>
      <w:szCs w:val="20"/>
    </w:rPr>
  </w:style>
  <w:style w:type="paragraph" w:styleId="TOC2">
    <w:name w:val="toc 2"/>
    <w:basedOn w:val="Normal"/>
    <w:next w:val="Normal"/>
    <w:autoRedefine w:val="1"/>
    <w:uiPriority w:val="39"/>
    <w:rsid w:val="00C84436"/>
    <w:pPr>
      <w:tabs>
        <w:tab w:val="left" w:pos="1120"/>
        <w:tab w:val="right" w:leader="dot" w:pos="9072"/>
      </w:tabs>
      <w:spacing w:after="80" w:before="80" w:line="312" w:lineRule="auto"/>
      <w:ind w:left="851" w:hanging="284"/>
      <w:jc w:val="both"/>
    </w:pPr>
    <w:rPr>
      <w:noProof w:val="1"/>
    </w:rPr>
  </w:style>
  <w:style w:type="paragraph" w:styleId="TOC3">
    <w:name w:val="toc 3"/>
    <w:basedOn w:val="Normal"/>
    <w:next w:val="Normal"/>
    <w:autoRedefine w:val="1"/>
    <w:uiPriority w:val="39"/>
    <w:rsid w:val="001D143E"/>
    <w:pPr>
      <w:tabs>
        <w:tab w:val="left" w:pos="426"/>
        <w:tab w:val="left" w:pos="1276"/>
        <w:tab w:val="right" w:leader="dot" w:pos="9072"/>
      </w:tabs>
      <w:spacing w:after="80" w:before="80" w:line="312" w:lineRule="auto"/>
      <w:ind w:left="851" w:firstLine="142"/>
      <w:jc w:val="both"/>
    </w:pPr>
  </w:style>
  <w:style w:type="paragraph" w:styleId="TOC4">
    <w:name w:val="toc 4"/>
    <w:basedOn w:val="Normal"/>
    <w:next w:val="Normal"/>
    <w:autoRedefine w:val="1"/>
    <w:uiPriority w:val="39"/>
    <w:rsid w:val="0011494A"/>
    <w:pPr>
      <w:ind w:left="840"/>
    </w:pPr>
  </w:style>
  <w:style w:type="paragraph" w:styleId="TOC5">
    <w:name w:val="toc 5"/>
    <w:basedOn w:val="Normal"/>
    <w:next w:val="Normal"/>
    <w:autoRedefine w:val="1"/>
    <w:uiPriority w:val="39"/>
    <w:rsid w:val="0011494A"/>
    <w:pPr>
      <w:ind w:left="1120"/>
    </w:pPr>
  </w:style>
  <w:style w:type="paragraph" w:styleId="TOCHeading">
    <w:name w:val="TOC Heading"/>
    <w:basedOn w:val="Heading1"/>
    <w:next w:val="Normal"/>
    <w:uiPriority w:val="39"/>
    <w:unhideWhenUsed w:val="1"/>
    <w:qFormat w:val="1"/>
    <w:rsid w:val="0011494A"/>
    <w:pPr>
      <w:keepLines w:val="1"/>
      <w:spacing w:before="480" w:line="276" w:lineRule="auto"/>
      <w:outlineLvl w:val="9"/>
    </w:pPr>
    <w:rPr>
      <w:rFonts w:ascii="Cambria" w:hAnsi="Cambria"/>
      <w:b w:val="0"/>
      <w:bCs w:val="1"/>
      <w:i w:val="1"/>
      <w:iCs w:val="0"/>
      <w:color w:val="365f91"/>
      <w:szCs w:val="28"/>
    </w:rPr>
  </w:style>
  <w:style w:type="character" w:styleId="cautl" w:customStyle="1">
    <w:name w:val="cautl"/>
    <w:basedOn w:val="DefaultParagraphFont"/>
    <w:rsid w:val="00433309"/>
  </w:style>
  <w:style w:type="paragraph" w:styleId="z-TopofForm">
    <w:name w:val="HTML Top of Form"/>
    <w:basedOn w:val="Normal"/>
    <w:next w:val="Normal"/>
    <w:link w:val="z-TopofFormChar"/>
    <w:hidden w:val="1"/>
    <w:rsid w:val="00433309"/>
    <w:pPr>
      <w:pBdr>
        <w:bottom w:color="auto" w:space="1" w:sz="6" w:val="single"/>
      </w:pBdr>
      <w:jc w:val="center"/>
    </w:pPr>
    <w:rPr>
      <w:rFonts w:ascii="Arial" w:cs="Arial" w:hAnsi="Arial"/>
      <w:vanish w:val="1"/>
      <w:sz w:val="16"/>
      <w:szCs w:val="16"/>
    </w:rPr>
  </w:style>
  <w:style w:type="character" w:styleId="z-TopofFormChar" w:customStyle="1">
    <w:name w:val="z-Top of Form Char"/>
    <w:basedOn w:val="DefaultParagraphFont"/>
    <w:link w:val="z-TopofForm"/>
    <w:rsid w:val="00433309"/>
    <w:rPr>
      <w:rFonts w:ascii="Arial" w:cs="Arial" w:hAnsi="Arial"/>
      <w:vanish w:val="1"/>
      <w:sz w:val="16"/>
      <w:szCs w:val="16"/>
    </w:rPr>
  </w:style>
  <w:style w:type="paragraph" w:styleId="z-BottomofForm">
    <w:name w:val="HTML Bottom of Form"/>
    <w:basedOn w:val="Normal"/>
    <w:next w:val="Normal"/>
    <w:link w:val="z-BottomofFormChar"/>
    <w:hidden w:val="1"/>
    <w:rsid w:val="00433309"/>
    <w:pPr>
      <w:pBdr>
        <w:top w:color="auto" w:space="1" w:sz="6" w:val="single"/>
      </w:pBdr>
      <w:jc w:val="center"/>
    </w:pPr>
    <w:rPr>
      <w:rFonts w:ascii="Arial" w:cs="Arial" w:hAnsi="Arial"/>
      <w:vanish w:val="1"/>
      <w:sz w:val="16"/>
      <w:szCs w:val="16"/>
    </w:rPr>
  </w:style>
  <w:style w:type="character" w:styleId="z-BottomofFormChar" w:customStyle="1">
    <w:name w:val="z-Bottom of Form Char"/>
    <w:basedOn w:val="DefaultParagraphFont"/>
    <w:link w:val="z-BottomofForm"/>
    <w:rsid w:val="00433309"/>
    <w:rPr>
      <w:rFonts w:ascii="Arial" w:cs="Arial" w:hAnsi="Arial"/>
      <w:vanish w:val="1"/>
      <w:sz w:val="16"/>
      <w:szCs w:val="16"/>
    </w:rPr>
  </w:style>
  <w:style w:type="paragraph" w:styleId="Caption">
    <w:name w:val="caption"/>
    <w:basedOn w:val="Normal"/>
    <w:next w:val="Normal"/>
    <w:unhideWhenUsed w:val="1"/>
    <w:qFormat w:val="1"/>
    <w:rsid w:val="001D3B2E"/>
    <w:pPr>
      <w:spacing w:after="200"/>
      <w:jc w:val="center"/>
    </w:pPr>
    <w:rPr>
      <w:bCs w:val="1"/>
      <w:i w:val="1"/>
      <w:szCs w:val="18"/>
    </w:rPr>
  </w:style>
  <w:style w:type="paragraph" w:styleId="TableofFigures">
    <w:name w:val="table of figures"/>
    <w:basedOn w:val="Normal"/>
    <w:next w:val="Normal"/>
    <w:uiPriority w:val="99"/>
    <w:rsid w:val="001C342F"/>
  </w:style>
  <w:style w:type="paragraph" w:styleId="StyleHeading2TimesNewRoman14pt" w:customStyle="1">
    <w:name w:val="Style Heading 2 + Times New Roman 14 pt"/>
    <w:basedOn w:val="Heading2"/>
    <w:autoRedefine w:val="1"/>
    <w:rsid w:val="0038754C"/>
    <w:pPr>
      <w:spacing w:after="80" w:before="360"/>
      <w:jc w:val="left"/>
    </w:pPr>
    <w:rPr>
      <w:sz w:val="28"/>
    </w:rPr>
  </w:style>
  <w:style w:type="paragraph" w:styleId="StyleHeading3TimesNewRomanJustifiedAfter4ptLinesp" w:customStyle="1">
    <w:name w:val="Style Heading 3 + Times New Roman Justified After:  4 pt Line sp..."/>
    <w:basedOn w:val="Heading3"/>
    <w:rsid w:val="004F457D"/>
    <w:pPr>
      <w:spacing w:after="80" w:line="312" w:lineRule="auto"/>
      <w:jc w:val="both"/>
    </w:pPr>
    <w:rPr>
      <w:szCs w:val="20"/>
    </w:rPr>
  </w:style>
  <w:style w:type="paragraph" w:styleId="StyleHeading2TimesNewRoman14pt1" w:customStyle="1">
    <w:name w:val="Style Heading 2 + Times New Roman 14 pt1"/>
    <w:basedOn w:val="Heading2"/>
    <w:rsid w:val="004F457D"/>
    <w:pPr>
      <w:spacing w:before="360"/>
      <w:jc w:val="left"/>
    </w:pPr>
    <w:rPr>
      <w:sz w:val="28"/>
    </w:rPr>
  </w:style>
  <w:style w:type="paragraph" w:styleId="StyleHeading3TimesNewRomanJustifiedBefore4ptAfter" w:customStyle="1">
    <w:name w:val="Style Heading 3 + Times New Roman Justified Before:  4 pt After:..."/>
    <w:basedOn w:val="Heading3"/>
    <w:rsid w:val="004F457D"/>
    <w:pPr>
      <w:spacing w:after="80" w:line="312" w:lineRule="auto"/>
    </w:pPr>
    <w:rPr>
      <w:szCs w:val="20"/>
    </w:rPr>
  </w:style>
  <w:style w:type="paragraph" w:styleId="StyleHeading4TimesNewRoman12ptBoldJustifiedBefore" w:customStyle="1">
    <w:name w:val="Style Heading 4 + Times New Roman 12 pt Bold Justified Before: ..."/>
    <w:basedOn w:val="Heading4"/>
    <w:autoRedefine w:val="1"/>
    <w:rsid w:val="005750D2"/>
    <w:pPr>
      <w:spacing w:after="80" w:before="120" w:line="312" w:lineRule="auto"/>
      <w:jc w:val="left"/>
    </w:pPr>
    <w:rPr>
      <w:rFonts w:ascii="Times New Roman" w:hAnsi="Times New Roman"/>
      <w:b w:val="1"/>
      <w:bCs w:val="1"/>
      <w:sz w:val="24"/>
      <w:szCs w:val="20"/>
    </w:rPr>
  </w:style>
  <w:style w:type="paragraph" w:styleId="StyleHeading2TimesNewRoman14ptJustifiedBefore4pt" w:customStyle="1">
    <w:name w:val="Style Heading 2 + Times New Roman 14 pt Justified Before:  4 pt..."/>
    <w:basedOn w:val="Heading2"/>
    <w:autoRedefine w:val="1"/>
    <w:rsid w:val="00274D00"/>
    <w:pPr>
      <w:spacing w:after="80" w:before="240" w:line="312" w:lineRule="auto"/>
      <w:jc w:val="left"/>
    </w:pPr>
    <w:rPr>
      <w:sz w:val="28"/>
      <w:szCs w:val="20"/>
    </w:rPr>
  </w:style>
  <w:style w:type="paragraph" w:styleId="Revision">
    <w:name w:val="Revision"/>
    <w:hidden w:val="1"/>
    <w:uiPriority w:val="99"/>
    <w:semiHidden w:val="1"/>
    <w:rsid w:val="00320C61"/>
    <w:rPr>
      <w:rFonts w:ascii="VNtimes new roman" w:hAnsi="VNtimes new roman"/>
      <w:sz w:val="28"/>
    </w:rPr>
  </w:style>
  <w:style w:type="character" w:styleId="PlaceholderText">
    <w:name w:val="Placeholder Text"/>
    <w:basedOn w:val="DefaultParagraphFont"/>
    <w:uiPriority w:val="99"/>
    <w:semiHidden w:val="1"/>
    <w:rsid w:val="005061CB"/>
    <w:rPr>
      <w:color w:val="808080"/>
    </w:rPr>
  </w:style>
  <w:style w:type="paragraph" w:styleId="Subtitle">
    <w:name w:val="Subtitle"/>
    <w:basedOn w:val="Normal"/>
    <w:next w:val="Normal"/>
    <w:pPr>
      <w:spacing w:before="100" w:line="400" w:lineRule="auto"/>
      <w:jc w:val="center"/>
    </w:pPr>
    <w:rPr>
      <w:rFonts w:ascii="VNbangkok" w:cs="VNbangkok" w:eastAsia="VNbangkok" w:hAnsi="VNbangkok"/>
      <w:b w:val="1"/>
      <w:sz w:val="32"/>
      <w:szCs w:val="32"/>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header" Target="header1.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footer" Target="footer4.xml"/><Relationship Id="rId30" Type="http://schemas.openxmlformats.org/officeDocument/2006/relationships/footer" Target="footer2.xml"/><Relationship Id="rId11" Type="http://schemas.openxmlformats.org/officeDocument/2006/relationships/image" Target="media/image7.jpg"/><Relationship Id="rId10" Type="http://schemas.openxmlformats.org/officeDocument/2006/relationships/image" Target="media/image10.jpg"/><Relationship Id="rId13" Type="http://schemas.openxmlformats.org/officeDocument/2006/relationships/image" Target="media/image19.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8fc1hrM5v9re161QAoDmQuus+A==">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2019-05-12T02:25:00Z</dcterms:created>
  <dc:creator>LeNga</dc:creator>
</cp:coreProperties>
</file>